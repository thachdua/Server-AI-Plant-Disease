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13" w:type="dxa"/>
        <w:jc w:val="center"/>
        <w:tblLayout w:type="fixed"/>
        <w:tblLook w:val="01E0" w:firstRow="1" w:lastRow="1" w:firstColumn="1" w:lastColumn="1" w:noHBand="0" w:noVBand="0"/>
      </w:tblPr>
      <w:tblGrid>
        <w:gridCol w:w="4111"/>
        <w:gridCol w:w="5202"/>
      </w:tblGrid>
      <w:tr w:rsidR="00FC2C98" w:rsidRPr="00833388" w14:paraId="2C4EF22F" w14:textId="77777777" w:rsidTr="00833388">
        <w:trPr>
          <w:jc w:val="center"/>
        </w:trPr>
        <w:tc>
          <w:tcPr>
            <w:tcW w:w="4111" w:type="dxa"/>
          </w:tcPr>
          <w:p w14:paraId="0B9FB87E" w14:textId="77777777" w:rsidR="00FC2C98" w:rsidRPr="00833388" w:rsidRDefault="00FC2C98" w:rsidP="003751DE">
            <w:pPr>
              <w:spacing w:line="276" w:lineRule="auto"/>
              <w:ind w:hanging="17"/>
              <w:jc w:val="center"/>
              <w:rPr>
                <w:szCs w:val="26"/>
                <w:lang w:val="de-DE"/>
              </w:rPr>
            </w:pPr>
            <w:r w:rsidRPr="00833388">
              <w:rPr>
                <w:szCs w:val="26"/>
                <w:lang w:val="de-DE"/>
              </w:rPr>
              <w:t>ĐẠI HỌC ĐÀ NẴNG</w:t>
            </w:r>
          </w:p>
          <w:p w14:paraId="0975628A" w14:textId="764F4510" w:rsidR="00FC2C98" w:rsidRPr="00833388" w:rsidRDefault="00FC2C98" w:rsidP="003751DE">
            <w:pPr>
              <w:spacing w:line="276" w:lineRule="auto"/>
              <w:ind w:hanging="17"/>
              <w:jc w:val="center"/>
              <w:rPr>
                <w:b/>
                <w:spacing w:val="-10"/>
                <w:szCs w:val="26"/>
                <w:lang w:val="de-DE"/>
              </w:rPr>
            </w:pPr>
            <w:r w:rsidRPr="00833388">
              <w:rPr>
                <w:b/>
                <w:spacing w:val="-10"/>
                <w:szCs w:val="26"/>
                <w:lang w:val="de-DE"/>
              </w:rPr>
              <w:t>TRƯỜNG ĐẠI HỌC BÁCH KHOA</w:t>
            </w:r>
          </w:p>
          <w:p w14:paraId="7751F46A" w14:textId="25481593" w:rsidR="00FC2C98" w:rsidRPr="00833388" w:rsidRDefault="006277C4" w:rsidP="003751DE">
            <w:pPr>
              <w:spacing w:line="276" w:lineRule="auto"/>
              <w:ind w:hanging="17"/>
              <w:jc w:val="center"/>
              <w:rPr>
                <w:szCs w:val="26"/>
                <w:lang w:val="vi-VN"/>
              </w:rPr>
            </w:pPr>
            <w:r w:rsidRPr="00833388">
              <w:rPr>
                <w:noProof/>
                <w:szCs w:val="26"/>
              </w:rPr>
              <mc:AlternateContent>
                <mc:Choice Requires="wps">
                  <w:drawing>
                    <wp:anchor distT="0" distB="0" distL="114300" distR="114300" simplePos="0" relativeHeight="251660288" behindDoc="0" locked="0" layoutInCell="1" allowOverlap="1" wp14:anchorId="15ADC7B6" wp14:editId="15D84DC2">
                      <wp:simplePos x="0" y="0"/>
                      <wp:positionH relativeFrom="column">
                        <wp:posOffset>380365</wp:posOffset>
                      </wp:positionH>
                      <wp:positionV relativeFrom="paragraph">
                        <wp:posOffset>169545</wp:posOffset>
                      </wp:positionV>
                      <wp:extent cx="1743075" cy="9525"/>
                      <wp:effectExtent l="6985" t="8255" r="12065" b="1079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B8942C" id="_x0000_t32" coordsize="21600,21600" o:spt="32" o:oned="t" path="m,l21600,21600e" filled="f">
                      <v:path arrowok="t" fillok="f" o:connecttype="none"/>
                      <o:lock v:ext="edit" shapetype="t"/>
                    </v:shapetype>
                    <v:shape id="Straight Arrow Connector 8" o:spid="_x0000_s1026" type="#_x0000_t32" style="position:absolute;margin-left:29.95pt;margin-top:13.35pt;width:137.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"/>
                  </w:pict>
                </mc:Fallback>
              </mc:AlternateContent>
            </w:r>
            <w:r w:rsidR="00FC2C98" w:rsidRPr="00833388">
              <w:rPr>
                <w:spacing w:val="-10"/>
                <w:szCs w:val="26"/>
                <w:lang w:val="de-DE"/>
              </w:rPr>
              <w:t xml:space="preserve">KHOA </w:t>
            </w:r>
            <w:r w:rsidR="00FC2C98" w:rsidRPr="00833388">
              <w:rPr>
                <w:spacing w:val="-10"/>
                <w:szCs w:val="26"/>
                <w:lang w:val="vi-VN"/>
              </w:rPr>
              <w:t xml:space="preserve"> CÔNG NGHỆ THÔNG TIN</w:t>
            </w:r>
          </w:p>
        </w:tc>
        <w:tc>
          <w:tcPr>
            <w:tcW w:w="5202" w:type="dxa"/>
          </w:tcPr>
          <w:p w14:paraId="1E1A6DC3" w14:textId="77777777" w:rsidR="00FC2C98" w:rsidRPr="00833388" w:rsidRDefault="00FC2C98" w:rsidP="003751DE">
            <w:pPr>
              <w:spacing w:line="276" w:lineRule="auto"/>
              <w:ind w:hanging="104"/>
              <w:jc w:val="center"/>
              <w:rPr>
                <w:b/>
                <w:sz w:val="24"/>
                <w:lang w:val="de-DE"/>
              </w:rPr>
            </w:pPr>
            <w:r w:rsidRPr="00833388">
              <w:rPr>
                <w:b/>
                <w:sz w:val="24"/>
                <w:lang w:val="de-DE"/>
              </w:rPr>
              <w:t>CỘNG HÒA XÃ HỘI CHỦ NGHĨA VIỆT NAM</w:t>
            </w:r>
          </w:p>
          <w:p w14:paraId="76F190DA" w14:textId="77777777" w:rsidR="00FC2C98" w:rsidRPr="00833388" w:rsidRDefault="00FC2C98" w:rsidP="003751DE">
            <w:pPr>
              <w:spacing w:line="276" w:lineRule="auto"/>
              <w:ind w:hanging="104"/>
              <w:jc w:val="center"/>
              <w:rPr>
                <w:b/>
                <w:bCs/>
                <w:szCs w:val="26"/>
              </w:rPr>
            </w:pPr>
            <w:r w:rsidRPr="00833388">
              <w:rPr>
                <w:b/>
                <w:bCs/>
                <w:noProof/>
                <w:szCs w:val="26"/>
              </w:rPr>
              <mc:AlternateContent>
                <mc:Choice Requires="wps">
                  <w:drawing>
                    <wp:anchor distT="0" distB="0" distL="114300" distR="114300" simplePos="0" relativeHeight="251659264" behindDoc="0" locked="0" layoutInCell="1" allowOverlap="1" wp14:anchorId="3406755B" wp14:editId="76D0E851">
                      <wp:simplePos x="0" y="0"/>
                      <wp:positionH relativeFrom="column">
                        <wp:posOffset>629313</wp:posOffset>
                      </wp:positionH>
                      <wp:positionV relativeFrom="paragraph">
                        <wp:posOffset>180147</wp:posOffset>
                      </wp:positionV>
                      <wp:extent cx="1743075" cy="9525"/>
                      <wp:effectExtent l="6985" t="8255" r="12065" b="10795"/>
                      <wp:wrapNone/>
                      <wp:docPr id="1004626987" name="Straight Arrow Connector 1004626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683469" id="Straight Arrow Connector 1004626987" o:spid="_x0000_s1026" type="#_x0000_t32" style="position:absolute;margin-left:49.55pt;margin-top:14.2pt;width:137.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"/>
                  </w:pict>
                </mc:Fallback>
              </mc:AlternateContent>
            </w:r>
            <w:r w:rsidRPr="00833388">
              <w:rPr>
                <w:b/>
                <w:bCs/>
                <w:szCs w:val="26"/>
              </w:rPr>
              <w:t>Độc lập - Tự do - Hạnh phúc</w:t>
            </w:r>
          </w:p>
        </w:tc>
      </w:tr>
    </w:tbl>
    <w:p w14:paraId="6BADB9A2" w14:textId="634D3DC8" w:rsidR="00FC2C98" w:rsidRPr="00596F2B" w:rsidRDefault="00FC2C98" w:rsidP="00F73A50">
      <w:pPr>
        <w:spacing w:line="276" w:lineRule="auto"/>
        <w:jc w:val="center"/>
        <w:rPr>
          <w:b/>
          <w:bCs/>
          <w:szCs w:val="26"/>
        </w:rPr>
      </w:pPr>
      <w:bookmarkStart w:id="0" w:name="_Toc200008809"/>
      <w:bookmarkStart w:id="1" w:name="_Toc201050387"/>
      <w:r w:rsidRPr="00596F2B">
        <w:rPr>
          <w:b/>
          <w:bCs/>
          <w:szCs w:val="26"/>
        </w:rPr>
        <w:t>NHẬN XÉT ĐỒ ÁN TỐT NGHIỆP</w:t>
      </w:r>
      <w:bookmarkEnd w:id="0"/>
      <w:bookmarkEnd w:id="1"/>
    </w:p>
    <w:p w14:paraId="02B75D6A" w14:textId="77777777" w:rsidR="00FC2C98" w:rsidRPr="00833388" w:rsidRDefault="00FC2C98" w:rsidP="00F85BA6">
      <w:pPr>
        <w:spacing w:line="276" w:lineRule="auto"/>
        <w:jc w:val="both"/>
        <w:rPr>
          <w:b/>
          <w:bCs/>
          <w:szCs w:val="26"/>
          <w:lang w:val="vi-VN"/>
        </w:rPr>
      </w:pPr>
      <w:r w:rsidRPr="00833388">
        <w:rPr>
          <w:rFonts w:eastAsiaTheme="minorEastAsia"/>
          <w:b/>
          <w:bCs/>
          <w:szCs w:val="26"/>
          <w:lang w:val="vi-VN" w:eastAsia="ja-JP"/>
        </w:rPr>
        <w:t>I</w:t>
      </w:r>
      <w:r w:rsidRPr="00833388">
        <w:rPr>
          <w:b/>
          <w:bCs/>
          <w:szCs w:val="26"/>
          <w:lang w:val="vi-VN"/>
        </w:rPr>
        <w:t>. Thông tin chung:</w:t>
      </w:r>
    </w:p>
    <w:p w14:paraId="4F874BA7" w14:textId="59F129E9" w:rsidR="00FC2C98" w:rsidRPr="00833388" w:rsidRDefault="00FC2C98" w:rsidP="00F85BA6">
      <w:pPr>
        <w:spacing w:line="276" w:lineRule="auto"/>
        <w:jc w:val="both"/>
        <w:rPr>
          <w:rFonts w:eastAsiaTheme="minorEastAsia"/>
          <w:szCs w:val="26"/>
          <w:lang w:val="vi-VN" w:eastAsia="ja-JP"/>
        </w:rPr>
      </w:pPr>
      <w:r w:rsidRPr="00833388">
        <w:rPr>
          <w:szCs w:val="26"/>
          <w:lang w:val="vi-VN"/>
        </w:rPr>
        <w:t xml:space="preserve">1. Họ và tên sinh viên: </w:t>
      </w:r>
      <w:r w:rsidRPr="00833388">
        <w:rPr>
          <w:rFonts w:eastAsiaTheme="minorEastAsia"/>
          <w:szCs w:val="26"/>
          <w:lang w:val="vi-VN" w:eastAsia="ja-JP"/>
        </w:rPr>
        <w:t xml:space="preserve">Huỳnh </w:t>
      </w:r>
      <w:r w:rsidR="00901CD9" w:rsidRPr="00833388">
        <w:rPr>
          <w:rFonts w:eastAsiaTheme="minorEastAsia"/>
          <w:szCs w:val="26"/>
          <w:lang w:val="vi-VN" w:eastAsia="ja-JP"/>
        </w:rPr>
        <w:t>Khôi Nguyên</w:t>
      </w:r>
    </w:p>
    <w:p w14:paraId="146E1C97" w14:textId="6A6629ED" w:rsidR="00FC2C98" w:rsidRPr="00833388" w:rsidRDefault="00FC2C98" w:rsidP="00F85BA6">
      <w:pPr>
        <w:spacing w:line="276" w:lineRule="auto"/>
        <w:jc w:val="both"/>
        <w:rPr>
          <w:rFonts w:eastAsiaTheme="minorEastAsia"/>
          <w:szCs w:val="26"/>
          <w:lang w:val="vi-VN" w:eastAsia="ja-JP"/>
        </w:rPr>
      </w:pPr>
      <w:r w:rsidRPr="00833388">
        <w:rPr>
          <w:szCs w:val="26"/>
          <w:lang w:val="vi-VN"/>
        </w:rPr>
        <w:t>2. Lớp:</w:t>
      </w:r>
      <w:r w:rsidR="006277C4">
        <w:rPr>
          <w:szCs w:val="26"/>
        </w:rPr>
        <w:t xml:space="preserve"> </w:t>
      </w:r>
      <w:r w:rsidR="00901CD9" w:rsidRPr="00833388">
        <w:rPr>
          <w:szCs w:val="26"/>
          <w:lang w:val="vi-VN"/>
        </w:rPr>
        <w:t>22T</w:t>
      </w:r>
      <w:r w:rsidR="00833388" w:rsidRPr="00F73A50">
        <w:rPr>
          <w:szCs w:val="26"/>
          <w:lang w:val="vi-VN"/>
          <w:rPrChange w:id="2" w:author="Huỳnh Khôi Nguyên" w:date="2026-06-16T18:30:00Z">
            <w:rPr>
              <w:szCs w:val="26"/>
            </w:rPr>
          </w:rPrChange>
        </w:rPr>
        <w:t>_</w:t>
      </w:r>
      <w:r w:rsidR="00901CD9" w:rsidRPr="00833388">
        <w:rPr>
          <w:szCs w:val="26"/>
          <w:lang w:val="vi-VN"/>
        </w:rPr>
        <w:t>Nhat1</w:t>
      </w:r>
      <w:r w:rsidRPr="00833388">
        <w:rPr>
          <w:szCs w:val="26"/>
          <w:lang w:val="vi-VN"/>
        </w:rPr>
        <w:tab/>
      </w:r>
      <w:r w:rsidRPr="00833388">
        <w:rPr>
          <w:szCs w:val="26"/>
          <w:lang w:val="vi-VN"/>
        </w:rPr>
        <w:tab/>
      </w:r>
      <w:r w:rsidRPr="00833388">
        <w:rPr>
          <w:szCs w:val="26"/>
          <w:lang w:val="vi-VN"/>
        </w:rPr>
        <w:tab/>
      </w:r>
      <w:r w:rsidRPr="00833388">
        <w:rPr>
          <w:szCs w:val="26"/>
          <w:lang w:val="vi-VN"/>
        </w:rPr>
        <w:tab/>
      </w:r>
      <w:r w:rsidRPr="00833388">
        <w:rPr>
          <w:szCs w:val="26"/>
          <w:lang w:val="vi-VN"/>
        </w:rPr>
        <w:tab/>
        <w:t xml:space="preserve"> Số thẻ SV: 1022</w:t>
      </w:r>
      <w:r w:rsidR="00901CD9" w:rsidRPr="00833388">
        <w:rPr>
          <w:rFonts w:eastAsiaTheme="minorEastAsia"/>
          <w:szCs w:val="26"/>
          <w:lang w:val="vi-VN" w:eastAsia="ja-JP"/>
        </w:rPr>
        <w:t>20287</w:t>
      </w:r>
    </w:p>
    <w:p w14:paraId="5F4B8BF2" w14:textId="251684A5" w:rsidR="00FC2C98" w:rsidRPr="006B3580" w:rsidRDefault="00FC2C98" w:rsidP="00F85BA6">
      <w:pPr>
        <w:spacing w:line="276" w:lineRule="auto"/>
        <w:jc w:val="both"/>
        <w:rPr>
          <w:rFonts w:eastAsiaTheme="minorEastAsia"/>
          <w:szCs w:val="26"/>
          <w:lang w:val="vi-VN" w:eastAsia="ja-JP"/>
        </w:rPr>
      </w:pPr>
      <w:r w:rsidRPr="00833388">
        <w:rPr>
          <w:szCs w:val="26"/>
          <w:lang w:val="vi-VN"/>
        </w:rPr>
        <w:t>3. Tên đề tài:</w:t>
      </w:r>
      <w:r w:rsidRPr="00833388">
        <w:rPr>
          <w:rFonts w:eastAsiaTheme="minorEastAsia"/>
          <w:szCs w:val="26"/>
          <w:lang w:val="vi-VN" w:eastAsia="ja-JP"/>
        </w:rPr>
        <w:t xml:space="preserve"> </w:t>
      </w:r>
      <w:r w:rsidR="006B3580" w:rsidRPr="006B3580">
        <w:rPr>
          <w:szCs w:val="26"/>
          <w:lang w:val="vi-VN"/>
        </w:rPr>
        <w:t>Phát hiện và chẩn đoán bệnh của cây thông qua hình ảnh lá</w:t>
      </w:r>
    </w:p>
    <w:p w14:paraId="70449A81" w14:textId="52699E6A" w:rsidR="00FC2C98" w:rsidRPr="00833388" w:rsidRDefault="00FC2C98" w:rsidP="00F85BA6">
      <w:pPr>
        <w:spacing w:line="276" w:lineRule="auto"/>
        <w:jc w:val="both"/>
        <w:rPr>
          <w:rFonts w:eastAsiaTheme="minorEastAsia"/>
          <w:szCs w:val="26"/>
          <w:lang w:val="vi-VN" w:eastAsia="ja-JP"/>
        </w:rPr>
      </w:pPr>
      <w:r w:rsidRPr="00833388">
        <w:rPr>
          <w:szCs w:val="26"/>
          <w:lang w:val="vi-VN"/>
        </w:rPr>
        <w:t xml:space="preserve">4. Người hướng dẫn:  </w:t>
      </w:r>
      <w:r w:rsidR="005079CC" w:rsidRPr="00833388">
        <w:rPr>
          <w:szCs w:val="26"/>
          <w:lang w:val="vi-VN"/>
        </w:rPr>
        <w:t>ThS. Đỗ Thị Tuyết Hoa</w:t>
      </w:r>
      <w:r w:rsidRPr="00833388">
        <w:rPr>
          <w:szCs w:val="26"/>
          <w:lang w:val="vi-VN"/>
        </w:rPr>
        <w:t xml:space="preserve">               Học hàm/ học vị: </w:t>
      </w:r>
      <w:r w:rsidR="005079CC" w:rsidRPr="00833388">
        <w:rPr>
          <w:szCs w:val="26"/>
          <w:lang w:val="vi-VN"/>
        </w:rPr>
        <w:t>Thạc sĩ</w:t>
      </w:r>
    </w:p>
    <w:p w14:paraId="12E82DAB" w14:textId="77777777" w:rsidR="00FC2C98" w:rsidRPr="00833388" w:rsidRDefault="00FC2C98" w:rsidP="00F85BA6">
      <w:pPr>
        <w:spacing w:line="276" w:lineRule="auto"/>
        <w:jc w:val="both"/>
        <w:rPr>
          <w:b/>
          <w:bCs/>
          <w:szCs w:val="26"/>
          <w:lang w:val="vi-VN"/>
        </w:rPr>
      </w:pPr>
      <w:r w:rsidRPr="00833388">
        <w:rPr>
          <w:b/>
          <w:bCs/>
          <w:szCs w:val="26"/>
          <w:lang w:val="vi-VN"/>
        </w:rPr>
        <w:t>II. Nhận xét, đánh giá đồ án tốt nghiệp:</w:t>
      </w:r>
    </w:p>
    <w:p w14:paraId="702CB4B0" w14:textId="77777777" w:rsidR="00FC2C98" w:rsidRPr="00833388" w:rsidRDefault="00FC2C98" w:rsidP="00F85BA6">
      <w:pPr>
        <w:spacing w:line="276" w:lineRule="auto"/>
        <w:jc w:val="both"/>
        <w:rPr>
          <w:szCs w:val="26"/>
          <w:lang w:val="vi-VN"/>
        </w:rPr>
      </w:pPr>
      <w:r w:rsidRPr="00833388">
        <w:rPr>
          <w:szCs w:val="26"/>
          <w:lang w:val="vi-VN"/>
        </w:rPr>
        <w:t xml:space="preserve">1. Về tính cấp thiết, tính mới, khả năng ứng dụng của đề tài: (điểm tối đa là 2đ) </w:t>
      </w:r>
    </w:p>
    <w:p w14:paraId="7E1CAD49" w14:textId="5A021D2F" w:rsidR="00FC2C98" w:rsidRPr="00833388" w:rsidRDefault="00FC2C98" w:rsidP="00F85BA6">
      <w:pPr>
        <w:spacing w:line="276" w:lineRule="auto"/>
        <w:jc w:val="both"/>
        <w:rPr>
          <w:rFonts w:eastAsiaTheme="minorEastAsia"/>
          <w:szCs w:val="26"/>
          <w:lang w:val="vi-VN" w:eastAsia="ja-JP"/>
        </w:rPr>
      </w:pPr>
      <w:r w:rsidRPr="00833388">
        <w:rPr>
          <w:szCs w:val="26"/>
          <w:lang w:val="vi-VN"/>
        </w:rPr>
        <w:t>…………………………………………………………………………………</w:t>
      </w:r>
      <w:r w:rsidRPr="00833388">
        <w:rPr>
          <w:rFonts w:eastAsiaTheme="minorEastAsia"/>
          <w:szCs w:val="26"/>
          <w:lang w:val="vi-VN" w:eastAsia="ja-JP"/>
        </w:rPr>
        <w:t>......</w:t>
      </w:r>
      <w:r w:rsidR="003751DE" w:rsidRPr="00833388">
        <w:rPr>
          <w:szCs w:val="26"/>
          <w:lang w:val="vi-VN"/>
        </w:rPr>
        <w:t>…………………………………………………………………………………</w:t>
      </w:r>
      <w:r w:rsidR="003751DE" w:rsidRPr="00833388">
        <w:rPr>
          <w:rFonts w:eastAsiaTheme="minorEastAsia"/>
          <w:szCs w:val="26"/>
          <w:lang w:val="vi-VN" w:eastAsia="ja-JP"/>
        </w:rPr>
        <w:t>......</w:t>
      </w:r>
    </w:p>
    <w:p w14:paraId="4030F890" w14:textId="77777777" w:rsidR="00FC2C98" w:rsidRPr="00833388" w:rsidRDefault="00FC2C98" w:rsidP="00F85BA6">
      <w:pPr>
        <w:spacing w:line="276" w:lineRule="auto"/>
        <w:jc w:val="both"/>
        <w:rPr>
          <w:szCs w:val="26"/>
          <w:lang w:val="vi-VN"/>
        </w:rPr>
      </w:pPr>
      <w:r w:rsidRPr="00833388">
        <w:rPr>
          <w:szCs w:val="26"/>
          <w:lang w:val="vi-VN"/>
        </w:rPr>
        <w:t>2. Về kết quả giải quyết các nội dung nhiệm vụ yêu cầu của đồ án: (điểm tối đa là 4đ)</w:t>
      </w:r>
    </w:p>
    <w:p w14:paraId="2DAA82BE" w14:textId="77777777" w:rsidR="003751DE" w:rsidRPr="00833388" w:rsidRDefault="003751DE" w:rsidP="003751DE">
      <w:pPr>
        <w:spacing w:line="276" w:lineRule="auto"/>
        <w:jc w:val="both"/>
        <w:rPr>
          <w:rFonts w:eastAsiaTheme="minorEastAsia"/>
          <w:szCs w:val="26"/>
          <w:lang w:val="vi-VN" w:eastAsia="ja-JP"/>
        </w:rPr>
      </w:pPr>
      <w:r w:rsidRPr="00833388">
        <w:rPr>
          <w:szCs w:val="26"/>
          <w:lang w:val="vi-VN"/>
        </w:rPr>
        <w:t>…………………………………………………………………………………</w:t>
      </w:r>
      <w:r w:rsidRPr="00833388">
        <w:rPr>
          <w:rFonts w:eastAsiaTheme="minorEastAsia"/>
          <w:szCs w:val="26"/>
          <w:lang w:val="vi-VN" w:eastAsia="ja-JP"/>
        </w:rPr>
        <w:t>......</w:t>
      </w:r>
      <w:r w:rsidRPr="00833388">
        <w:rPr>
          <w:szCs w:val="26"/>
          <w:lang w:val="vi-VN"/>
        </w:rPr>
        <w:t>…………………………………………………………………………………</w:t>
      </w:r>
      <w:r w:rsidRPr="00833388">
        <w:rPr>
          <w:rFonts w:eastAsiaTheme="minorEastAsia"/>
          <w:szCs w:val="26"/>
          <w:lang w:val="vi-VN" w:eastAsia="ja-JP"/>
        </w:rPr>
        <w:t>......</w:t>
      </w:r>
    </w:p>
    <w:p w14:paraId="73F69411" w14:textId="77777777" w:rsidR="00FC2C98" w:rsidRPr="00833388" w:rsidRDefault="00FC2C98" w:rsidP="00F85BA6">
      <w:pPr>
        <w:spacing w:line="276" w:lineRule="auto"/>
        <w:jc w:val="both"/>
        <w:rPr>
          <w:rFonts w:eastAsiaTheme="minorEastAsia"/>
          <w:szCs w:val="26"/>
          <w:lang w:val="vi-VN" w:eastAsia="ja-JP"/>
        </w:rPr>
      </w:pPr>
      <w:r w:rsidRPr="00833388">
        <w:rPr>
          <w:szCs w:val="26"/>
          <w:lang w:val="vi-VN"/>
        </w:rPr>
        <w:t>3. Về hình thức, cấu trúc, bố cục của đồ án tốt nghiệp: (điểm tối đa là 2đ)</w:t>
      </w:r>
    </w:p>
    <w:p w14:paraId="238F7AD5" w14:textId="77777777" w:rsidR="003751DE" w:rsidRPr="00833388" w:rsidRDefault="003751DE" w:rsidP="003751DE">
      <w:pPr>
        <w:spacing w:line="276" w:lineRule="auto"/>
        <w:jc w:val="both"/>
        <w:rPr>
          <w:rFonts w:eastAsiaTheme="minorEastAsia"/>
          <w:szCs w:val="26"/>
          <w:lang w:val="vi-VN" w:eastAsia="ja-JP"/>
        </w:rPr>
      </w:pPr>
      <w:r w:rsidRPr="00833388">
        <w:rPr>
          <w:szCs w:val="26"/>
          <w:lang w:val="vi-VN"/>
        </w:rPr>
        <w:t>…………………………………………………………………………………</w:t>
      </w:r>
      <w:r w:rsidRPr="00833388">
        <w:rPr>
          <w:rFonts w:eastAsiaTheme="minorEastAsia"/>
          <w:szCs w:val="26"/>
          <w:lang w:val="vi-VN" w:eastAsia="ja-JP"/>
        </w:rPr>
        <w:t>......</w:t>
      </w:r>
      <w:r w:rsidRPr="00833388">
        <w:rPr>
          <w:szCs w:val="26"/>
          <w:lang w:val="vi-VN"/>
        </w:rPr>
        <w:t>…………………………………………………………………………………</w:t>
      </w:r>
      <w:r w:rsidRPr="00833388">
        <w:rPr>
          <w:rFonts w:eastAsiaTheme="minorEastAsia"/>
          <w:szCs w:val="26"/>
          <w:lang w:val="vi-VN" w:eastAsia="ja-JP"/>
        </w:rPr>
        <w:t>......</w:t>
      </w:r>
    </w:p>
    <w:p w14:paraId="048E56C2" w14:textId="77777777" w:rsidR="00FC2C98" w:rsidRPr="00833388" w:rsidRDefault="00FC2C98" w:rsidP="00F85BA6">
      <w:pPr>
        <w:spacing w:line="276" w:lineRule="auto"/>
        <w:jc w:val="both"/>
        <w:rPr>
          <w:szCs w:val="26"/>
          <w:lang w:val="vi-VN"/>
        </w:rPr>
      </w:pPr>
      <w:r w:rsidRPr="00833388">
        <w:rPr>
          <w:szCs w:val="26"/>
          <w:lang w:val="vi-VN"/>
        </w:rPr>
        <w:t>4. Đề tài có giá trị khoa học/ có bài báo/ giải quyết vấn đề đặt ra của doanh nghiệp hoặc nhà trường: (điểm tối đa là 1đ)</w:t>
      </w:r>
    </w:p>
    <w:p w14:paraId="76C9A0B8" w14:textId="77777777" w:rsidR="003751DE" w:rsidRPr="00833388" w:rsidRDefault="003751DE" w:rsidP="003751DE">
      <w:pPr>
        <w:spacing w:line="276" w:lineRule="auto"/>
        <w:jc w:val="both"/>
        <w:rPr>
          <w:rFonts w:eastAsiaTheme="minorEastAsia"/>
          <w:szCs w:val="26"/>
          <w:lang w:val="vi-VN" w:eastAsia="ja-JP"/>
        </w:rPr>
      </w:pPr>
      <w:r w:rsidRPr="00833388">
        <w:rPr>
          <w:szCs w:val="26"/>
          <w:lang w:val="vi-VN"/>
        </w:rPr>
        <w:t>…………………………………………………………………………………</w:t>
      </w:r>
      <w:r w:rsidRPr="00833388">
        <w:rPr>
          <w:rFonts w:eastAsiaTheme="minorEastAsia"/>
          <w:szCs w:val="26"/>
          <w:lang w:val="vi-VN" w:eastAsia="ja-JP"/>
        </w:rPr>
        <w:t>......</w:t>
      </w:r>
      <w:r w:rsidRPr="00833388">
        <w:rPr>
          <w:szCs w:val="26"/>
          <w:lang w:val="vi-VN"/>
        </w:rPr>
        <w:t>…………………………………………………………………………………</w:t>
      </w:r>
      <w:r w:rsidRPr="00833388">
        <w:rPr>
          <w:rFonts w:eastAsiaTheme="minorEastAsia"/>
          <w:szCs w:val="26"/>
          <w:lang w:val="vi-VN" w:eastAsia="ja-JP"/>
        </w:rPr>
        <w:t>......</w:t>
      </w:r>
    </w:p>
    <w:p w14:paraId="4F7A1AA1" w14:textId="77777777" w:rsidR="00FC2C98" w:rsidRPr="00833388" w:rsidRDefault="00FC2C98" w:rsidP="00F85BA6">
      <w:pPr>
        <w:spacing w:line="276" w:lineRule="auto"/>
        <w:jc w:val="both"/>
        <w:rPr>
          <w:szCs w:val="26"/>
          <w:lang w:val="vi-VN"/>
        </w:rPr>
      </w:pPr>
      <w:r w:rsidRPr="00833388">
        <w:rPr>
          <w:szCs w:val="26"/>
          <w:lang w:val="vi-VN"/>
        </w:rPr>
        <w:t>5. Các tồn tại, thiếu sót cần bổ sung, chỉnh sửa:</w:t>
      </w:r>
    </w:p>
    <w:p w14:paraId="7C3CB40A" w14:textId="77777777" w:rsidR="003751DE" w:rsidRPr="00833388" w:rsidRDefault="003751DE" w:rsidP="003751DE">
      <w:pPr>
        <w:spacing w:line="276" w:lineRule="auto"/>
        <w:jc w:val="both"/>
        <w:rPr>
          <w:rFonts w:eastAsiaTheme="minorEastAsia"/>
          <w:szCs w:val="26"/>
          <w:lang w:val="vi-VN" w:eastAsia="ja-JP"/>
        </w:rPr>
      </w:pPr>
      <w:r w:rsidRPr="00833388">
        <w:rPr>
          <w:szCs w:val="26"/>
          <w:lang w:val="vi-VN"/>
        </w:rPr>
        <w:t>…………………………………………………………………………………</w:t>
      </w:r>
      <w:r w:rsidRPr="00833388">
        <w:rPr>
          <w:rFonts w:eastAsiaTheme="minorEastAsia"/>
          <w:szCs w:val="26"/>
          <w:lang w:val="vi-VN" w:eastAsia="ja-JP"/>
        </w:rPr>
        <w:t>......</w:t>
      </w:r>
      <w:r w:rsidRPr="00833388">
        <w:rPr>
          <w:szCs w:val="26"/>
          <w:lang w:val="vi-VN"/>
        </w:rPr>
        <w:t>…………………………………………………………………………………</w:t>
      </w:r>
      <w:r w:rsidRPr="00833388">
        <w:rPr>
          <w:rFonts w:eastAsiaTheme="minorEastAsia"/>
          <w:szCs w:val="26"/>
          <w:lang w:val="vi-VN" w:eastAsia="ja-JP"/>
        </w:rPr>
        <w:t>......</w:t>
      </w:r>
    </w:p>
    <w:p w14:paraId="6F9CCF9E" w14:textId="77777777" w:rsidR="00FC2C98" w:rsidRPr="00833388" w:rsidRDefault="00FC2C98" w:rsidP="00F85BA6">
      <w:pPr>
        <w:spacing w:line="276" w:lineRule="auto"/>
        <w:jc w:val="both"/>
        <w:rPr>
          <w:szCs w:val="26"/>
          <w:lang w:val="vi-VN"/>
        </w:rPr>
      </w:pPr>
      <w:r w:rsidRPr="00833388">
        <w:rPr>
          <w:b/>
          <w:bCs/>
          <w:szCs w:val="26"/>
          <w:lang w:val="vi-VN"/>
        </w:rPr>
        <w:t>III. Tinh thần, thái độ làm việc của sinh viên:</w:t>
      </w:r>
      <w:r w:rsidRPr="00833388">
        <w:rPr>
          <w:szCs w:val="26"/>
          <w:lang w:val="vi-VN"/>
        </w:rPr>
        <w:t xml:space="preserve"> (điểm tối đa 1đ)</w:t>
      </w:r>
    </w:p>
    <w:p w14:paraId="6DD5DA87" w14:textId="6933AD0C" w:rsidR="00FC2C98" w:rsidRPr="003751DE" w:rsidRDefault="003751DE" w:rsidP="00F85BA6">
      <w:pPr>
        <w:spacing w:line="276" w:lineRule="auto"/>
        <w:jc w:val="both"/>
        <w:rPr>
          <w:rFonts w:eastAsiaTheme="minorEastAsia"/>
          <w:szCs w:val="26"/>
          <w:lang w:val="vi-VN" w:eastAsia="ja-JP"/>
        </w:rPr>
      </w:pPr>
      <w:r w:rsidRPr="00833388">
        <w:rPr>
          <w:szCs w:val="26"/>
          <w:lang w:val="vi-VN"/>
        </w:rPr>
        <w:t>…………………………………………………………………………………</w:t>
      </w:r>
      <w:r w:rsidRPr="00833388">
        <w:rPr>
          <w:rFonts w:eastAsiaTheme="minorEastAsia"/>
          <w:szCs w:val="26"/>
          <w:lang w:val="vi-VN" w:eastAsia="ja-JP"/>
        </w:rPr>
        <w:t>......</w:t>
      </w:r>
      <w:r w:rsidRPr="00833388">
        <w:rPr>
          <w:szCs w:val="26"/>
          <w:lang w:val="vi-VN"/>
        </w:rPr>
        <w:t>…………………………………………………………………………………</w:t>
      </w:r>
      <w:r w:rsidRPr="00833388">
        <w:rPr>
          <w:rFonts w:eastAsiaTheme="minorEastAsia"/>
          <w:szCs w:val="26"/>
          <w:lang w:val="vi-VN" w:eastAsia="ja-JP"/>
        </w:rPr>
        <w:t>......</w:t>
      </w:r>
    </w:p>
    <w:p w14:paraId="402D7018" w14:textId="77777777" w:rsidR="00FC2C98" w:rsidRPr="00833388" w:rsidRDefault="00FC2C98" w:rsidP="00F85BA6">
      <w:pPr>
        <w:spacing w:line="276" w:lineRule="auto"/>
        <w:jc w:val="both"/>
        <w:rPr>
          <w:b/>
          <w:bCs/>
          <w:szCs w:val="26"/>
          <w:lang w:val="vi-VN"/>
        </w:rPr>
      </w:pPr>
      <w:r w:rsidRPr="00833388">
        <w:rPr>
          <w:b/>
          <w:bCs/>
          <w:szCs w:val="26"/>
          <w:lang w:val="vi-VN"/>
        </w:rPr>
        <w:t>IV. Đánh giá:</w:t>
      </w:r>
    </w:p>
    <w:p w14:paraId="2A3216B9" w14:textId="77777777" w:rsidR="00FC2C98" w:rsidRPr="00833388" w:rsidRDefault="00FC2C98" w:rsidP="00F85BA6">
      <w:pPr>
        <w:spacing w:line="276" w:lineRule="auto"/>
        <w:jc w:val="both"/>
        <w:rPr>
          <w:szCs w:val="26"/>
          <w:lang w:val="vi-VN"/>
        </w:rPr>
      </w:pPr>
      <w:r w:rsidRPr="00833388">
        <w:rPr>
          <w:szCs w:val="26"/>
          <w:lang w:val="vi-VN"/>
        </w:rPr>
        <w:t>1. Điểm đánh giá:</w:t>
      </w:r>
      <w:r w:rsidRPr="00833388">
        <w:rPr>
          <w:szCs w:val="26"/>
          <w:lang w:val="vi-VN"/>
        </w:rPr>
        <w:tab/>
        <w:t xml:space="preserve"> ……../10  (lấy đến 1 số lẻ thập phân)</w:t>
      </w:r>
    </w:p>
    <w:p w14:paraId="5E9E6E0E" w14:textId="77777777" w:rsidR="00FC2C98" w:rsidRPr="00833388" w:rsidRDefault="00FC2C98" w:rsidP="00F85BA6">
      <w:pPr>
        <w:spacing w:line="276" w:lineRule="auto"/>
        <w:jc w:val="both"/>
        <w:rPr>
          <w:rFonts w:eastAsiaTheme="minorEastAsia"/>
          <w:szCs w:val="26"/>
          <w:lang w:val="vi-VN" w:eastAsia="ja-JP"/>
        </w:rPr>
      </w:pPr>
      <w:r w:rsidRPr="00833388">
        <w:rPr>
          <w:szCs w:val="26"/>
          <w:lang w:val="vi-VN"/>
        </w:rPr>
        <w:t xml:space="preserve">2. Đề nghị: </w:t>
      </w:r>
      <w:sdt>
        <w:sdtPr>
          <w:rPr>
            <w:szCs w:val="26"/>
            <w:lang w:val="vi-VN"/>
          </w:rPr>
          <w:id w:val="-1349779391"/>
          <w14:checkbox>
            <w14:checked w14:val="0"/>
            <w14:checkedState w14:val="2612" w14:font="MS Gothic"/>
            <w14:uncheckedState w14:val="2610" w14:font="MS Gothic"/>
          </w14:checkbox>
        </w:sdtPr>
        <w:sdtContent>
          <w:r w:rsidRPr="00833388">
            <w:rPr>
              <w:rFonts w:ascii="Segoe UI Symbol" w:eastAsia="MS Gothic" w:hAnsi="Segoe UI Symbol" w:cs="Segoe UI Symbol"/>
              <w:szCs w:val="26"/>
              <w:lang w:val="vi-VN"/>
            </w:rPr>
            <w:t>☐</w:t>
          </w:r>
        </w:sdtContent>
      </w:sdt>
      <w:r w:rsidRPr="00833388">
        <w:rPr>
          <w:szCs w:val="26"/>
          <w:lang w:val="vi-VN"/>
        </w:rPr>
        <w:t xml:space="preserve"> Được bảo vệ đồ án    </w:t>
      </w:r>
      <w:sdt>
        <w:sdtPr>
          <w:rPr>
            <w:szCs w:val="26"/>
            <w:lang w:val="vi-VN"/>
          </w:rPr>
          <w:id w:val="286863908"/>
          <w14:checkbox>
            <w14:checked w14:val="0"/>
            <w14:checkedState w14:val="2612" w14:font="MS Gothic"/>
            <w14:uncheckedState w14:val="2610" w14:font="MS Gothic"/>
          </w14:checkbox>
        </w:sdtPr>
        <w:sdtContent>
          <w:r w:rsidRPr="00833388">
            <w:rPr>
              <w:rFonts w:ascii="Segoe UI Symbol" w:eastAsia="MS Gothic" w:hAnsi="Segoe UI Symbol" w:cs="Segoe UI Symbol"/>
              <w:szCs w:val="26"/>
              <w:lang w:val="vi-VN"/>
            </w:rPr>
            <w:t>☐</w:t>
          </w:r>
        </w:sdtContent>
      </w:sdt>
      <w:r w:rsidRPr="00833388">
        <w:rPr>
          <w:szCs w:val="26"/>
          <w:lang w:val="vi-VN"/>
        </w:rPr>
        <w:t xml:space="preserve"> Bổ sung để bảo vệ</w:t>
      </w:r>
      <w:r w:rsidRPr="00833388">
        <w:rPr>
          <w:szCs w:val="26"/>
          <w:lang w:val="vi-VN"/>
        </w:rPr>
        <w:tab/>
      </w:r>
      <w:sdt>
        <w:sdtPr>
          <w:rPr>
            <w:szCs w:val="26"/>
            <w:lang w:val="vi-VN"/>
          </w:rPr>
          <w:id w:val="-297612418"/>
          <w14:checkbox>
            <w14:checked w14:val="0"/>
            <w14:checkedState w14:val="2612" w14:font="MS Gothic"/>
            <w14:uncheckedState w14:val="2610" w14:font="MS Gothic"/>
          </w14:checkbox>
        </w:sdtPr>
        <w:sdtContent>
          <w:r w:rsidRPr="00833388">
            <w:rPr>
              <w:rFonts w:ascii="Segoe UI Symbol" w:eastAsia="MS Gothic" w:hAnsi="Segoe UI Symbol" w:cs="Segoe UI Symbol"/>
              <w:szCs w:val="26"/>
              <w:lang w:val="vi-VN"/>
            </w:rPr>
            <w:t>☐</w:t>
          </w:r>
        </w:sdtContent>
      </w:sdt>
      <w:r w:rsidRPr="00833388">
        <w:rPr>
          <w:szCs w:val="26"/>
          <w:lang w:val="vi-VN"/>
        </w:rPr>
        <w:t xml:space="preserve"> Không được bảo vệ</w:t>
      </w:r>
    </w:p>
    <w:p w14:paraId="7AEB205A" w14:textId="77777777" w:rsidR="00FC2C98" w:rsidRPr="00833388" w:rsidRDefault="00FC2C98" w:rsidP="00F85BA6">
      <w:pPr>
        <w:spacing w:line="276" w:lineRule="auto"/>
        <w:jc w:val="both"/>
        <w:rPr>
          <w:rFonts w:eastAsiaTheme="minorEastAsia"/>
          <w:i/>
          <w:szCs w:val="26"/>
          <w:lang w:val="vi-VN" w:eastAsia="ja-JP"/>
        </w:rPr>
      </w:pPr>
    </w:p>
    <w:tbl>
      <w:tblPr>
        <w:tblW w:w="0" w:type="auto"/>
        <w:tblInd w:w="108" w:type="dxa"/>
        <w:tblLook w:val="01E0" w:firstRow="1" w:lastRow="1" w:firstColumn="1" w:lastColumn="1" w:noHBand="0" w:noVBand="0"/>
      </w:tblPr>
      <w:tblGrid>
        <w:gridCol w:w="4154"/>
        <w:gridCol w:w="4243"/>
      </w:tblGrid>
      <w:tr w:rsidR="00FC2C98" w:rsidRPr="000327AB" w14:paraId="784BDFAC" w14:textId="77777777" w:rsidTr="008D4F77">
        <w:tc>
          <w:tcPr>
            <w:tcW w:w="4462" w:type="dxa"/>
          </w:tcPr>
          <w:p w14:paraId="29452225" w14:textId="77777777" w:rsidR="00FC2C98" w:rsidRPr="00833388" w:rsidRDefault="00FC2C98" w:rsidP="00F85BA6">
            <w:pPr>
              <w:spacing w:line="276" w:lineRule="auto"/>
              <w:jc w:val="both"/>
              <w:rPr>
                <w:szCs w:val="26"/>
                <w:lang w:val="vi-VN"/>
              </w:rPr>
            </w:pPr>
          </w:p>
        </w:tc>
        <w:tc>
          <w:tcPr>
            <w:tcW w:w="4502" w:type="dxa"/>
          </w:tcPr>
          <w:p w14:paraId="5C3BAC3F" w14:textId="1F4DEE18" w:rsidR="00FC2C98" w:rsidRPr="00833388" w:rsidRDefault="00FC2C98" w:rsidP="00F85BA6">
            <w:pPr>
              <w:spacing w:line="276" w:lineRule="auto"/>
              <w:jc w:val="both"/>
              <w:rPr>
                <w:rFonts w:eastAsiaTheme="minorEastAsia"/>
                <w:i/>
                <w:szCs w:val="26"/>
                <w:lang w:val="vi-VN" w:eastAsia="ja-JP"/>
              </w:rPr>
            </w:pPr>
            <w:r w:rsidRPr="00833388">
              <w:rPr>
                <w:i/>
                <w:szCs w:val="26"/>
                <w:lang w:val="vi-VN"/>
              </w:rPr>
              <w:t>Đà Nẵng, ngày       tháng      năm 202</w:t>
            </w:r>
            <w:r w:rsidR="00542FBD" w:rsidRPr="00833388">
              <w:rPr>
                <w:i/>
                <w:szCs w:val="26"/>
                <w:lang w:val="vi-VN"/>
              </w:rPr>
              <w:t>6</w:t>
            </w:r>
          </w:p>
        </w:tc>
      </w:tr>
      <w:tr w:rsidR="00FC2C98" w:rsidRPr="00833388" w14:paraId="307EA0A0" w14:textId="77777777" w:rsidTr="008D4F77">
        <w:trPr>
          <w:trHeight w:val="68"/>
        </w:trPr>
        <w:tc>
          <w:tcPr>
            <w:tcW w:w="4462" w:type="dxa"/>
          </w:tcPr>
          <w:p w14:paraId="11D0D42E" w14:textId="77777777" w:rsidR="00FC2C98" w:rsidRPr="00833388" w:rsidRDefault="00FC2C98" w:rsidP="00F85BA6">
            <w:pPr>
              <w:spacing w:line="276" w:lineRule="auto"/>
              <w:jc w:val="both"/>
              <w:rPr>
                <w:szCs w:val="26"/>
                <w:lang w:val="vi-VN"/>
              </w:rPr>
            </w:pPr>
          </w:p>
        </w:tc>
        <w:tc>
          <w:tcPr>
            <w:tcW w:w="4502" w:type="dxa"/>
          </w:tcPr>
          <w:p w14:paraId="1368A495" w14:textId="77777777" w:rsidR="00FC2C98" w:rsidRPr="00833388" w:rsidRDefault="00FC2C98" w:rsidP="00F85BA6">
            <w:pPr>
              <w:spacing w:line="276" w:lineRule="auto"/>
              <w:jc w:val="both"/>
              <w:rPr>
                <w:b/>
                <w:bCs/>
                <w:szCs w:val="26"/>
                <w:lang w:val="vi-VN"/>
              </w:rPr>
            </w:pPr>
            <w:r w:rsidRPr="00833388">
              <w:rPr>
                <w:rFonts w:eastAsiaTheme="minorEastAsia"/>
                <w:b/>
                <w:bCs/>
                <w:szCs w:val="26"/>
                <w:lang w:val="vi-VN" w:eastAsia="ja-JP"/>
              </w:rPr>
              <w:t xml:space="preserve">               </w:t>
            </w:r>
            <w:r w:rsidRPr="00833388">
              <w:rPr>
                <w:b/>
                <w:bCs/>
                <w:szCs w:val="26"/>
                <w:lang w:val="vi-VN"/>
              </w:rPr>
              <w:t>Người hướng dẫn</w:t>
            </w:r>
          </w:p>
        </w:tc>
      </w:tr>
    </w:tbl>
    <w:p w14:paraId="04E4F252" w14:textId="77777777" w:rsidR="00FC2C98" w:rsidRPr="00833388" w:rsidRDefault="00FC2C98" w:rsidP="00F85BA6">
      <w:pPr>
        <w:spacing w:line="276" w:lineRule="auto"/>
        <w:jc w:val="both"/>
        <w:rPr>
          <w:szCs w:val="26"/>
          <w:lang w:val="vi-VN"/>
        </w:rPr>
      </w:pPr>
      <w:r w:rsidRPr="00833388">
        <w:rPr>
          <w:szCs w:val="26"/>
          <w:lang w:val="vi-VN"/>
        </w:rPr>
        <w:br w:type="page"/>
      </w:r>
    </w:p>
    <w:tbl>
      <w:tblPr>
        <w:tblW w:w="0" w:type="auto"/>
        <w:tblInd w:w="108" w:type="dxa"/>
        <w:tblLook w:val="01E0" w:firstRow="1" w:lastRow="1" w:firstColumn="1" w:lastColumn="1" w:noHBand="0" w:noVBand="0"/>
      </w:tblPr>
      <w:tblGrid>
        <w:gridCol w:w="8397"/>
      </w:tblGrid>
      <w:tr w:rsidR="00FC2C98" w:rsidRPr="000327AB" w14:paraId="2BF207F8" w14:textId="77777777" w:rsidTr="008D4F77">
        <w:tc>
          <w:tcPr>
            <w:tcW w:w="8964" w:type="dxa"/>
          </w:tcPr>
          <w:p w14:paraId="5E30DF3F" w14:textId="7C198285" w:rsidR="00FC2C98" w:rsidRPr="00E97ECC" w:rsidRDefault="00FC2C98" w:rsidP="003751DE">
            <w:pPr>
              <w:spacing w:line="276" w:lineRule="auto"/>
              <w:jc w:val="center"/>
              <w:rPr>
                <w:b/>
                <w:bCs/>
                <w:szCs w:val="26"/>
                <w:lang w:val="vi-VN"/>
              </w:rPr>
            </w:pPr>
            <w:bookmarkStart w:id="3" w:name="_Toc200008810"/>
            <w:bookmarkStart w:id="4" w:name="_Toc201050388"/>
            <w:r w:rsidRPr="00E97ECC">
              <w:rPr>
                <w:b/>
                <w:bCs/>
                <w:szCs w:val="26"/>
                <w:lang w:val="vi-VN"/>
              </w:rPr>
              <w:lastRenderedPageBreak/>
              <w:t>NHẬN XÉT CỦA NGƯỜI PHẢN BIỆN</w:t>
            </w:r>
            <w:bookmarkEnd w:id="3"/>
            <w:bookmarkEnd w:id="4"/>
          </w:p>
          <w:p w14:paraId="2D4512F7" w14:textId="41F6904B" w:rsidR="00FC2C98" w:rsidRPr="00833388" w:rsidRDefault="00FC2C98" w:rsidP="00F85BA6">
            <w:pPr>
              <w:spacing w:line="276" w:lineRule="auto"/>
              <w:jc w:val="both"/>
              <w:rPr>
                <w:rFonts w:eastAsiaTheme="minorEastAsia"/>
                <w:szCs w:val="26"/>
                <w:lang w:val="vi-VN" w:eastAsia="ja-JP"/>
              </w:rPr>
            </w:pPr>
            <w:r w:rsidRPr="00833388">
              <w:rPr>
                <w:szCs w:val="26"/>
                <w:lang w:val="vi-VN"/>
              </w:rPr>
              <w:t>....................................................................................................................................................................................................................................................................................................................................................................................................................................................................................................................................................................................................................................................................................................................................................................................................................................................................................................................................................................................................................................................................................................................................................................................................................................................................................................................................................................................................................................................................................................................................................................................................................................................................................................................................................................................................................................................................................................................................................................................................................................................................................................................................................................................................................................................................................................................................................................................................................................................................................................................................................................................................................................................................................................................................................................................................................................................................................................................................................................................................................................................................................................................................................................................................................................................................................................................</w:t>
            </w:r>
            <w:r w:rsidRPr="00833388">
              <w:rPr>
                <w:rFonts w:eastAsiaTheme="minorEastAsia"/>
                <w:szCs w:val="26"/>
                <w:lang w:val="vi-VN" w:eastAsia="ja-JP"/>
              </w:rPr>
              <w:t>..............................................................................................................................................................................................</w:t>
            </w:r>
            <w:r w:rsidRPr="00833388">
              <w:rPr>
                <w:szCs w:val="26"/>
                <w:lang w:val="vi-VN" w:eastAsia="ja-JP"/>
              </w:rPr>
              <w:t>......................................................................................................</w:t>
            </w:r>
            <w:r w:rsidR="0091246A">
              <w:rPr>
                <w:szCs w:val="26"/>
                <w:lang w:eastAsia="ja-JP"/>
              </w:rPr>
              <w:t>.</w:t>
            </w:r>
            <w:r w:rsidR="0091246A" w:rsidRPr="00833388">
              <w:rPr>
                <w:rFonts w:eastAsiaTheme="minorEastAsia"/>
                <w:szCs w:val="26"/>
                <w:lang w:val="vi-VN" w:eastAsia="ja-JP"/>
              </w:rPr>
              <w:t>................</w:t>
            </w:r>
            <w:r w:rsidR="0091246A">
              <w:rPr>
                <w:rFonts w:eastAsiaTheme="minorEastAsia"/>
                <w:szCs w:val="26"/>
                <w:lang w:eastAsia="ja-JP"/>
              </w:rPr>
              <w:t>.</w:t>
            </w:r>
            <w:r w:rsidRPr="00833388">
              <w:rPr>
                <w:szCs w:val="26"/>
                <w:lang w:val="vi-VN" w:eastAsia="ja-JP"/>
              </w:rPr>
              <w:t>..</w:t>
            </w:r>
          </w:p>
          <w:p w14:paraId="4DF55A3B" w14:textId="77777777" w:rsidR="00FC2C98" w:rsidRPr="00833388" w:rsidRDefault="00FC2C98" w:rsidP="00F85BA6">
            <w:pPr>
              <w:spacing w:line="276" w:lineRule="auto"/>
              <w:jc w:val="both"/>
              <w:rPr>
                <w:rFonts w:eastAsiaTheme="minorEastAsia"/>
                <w:b/>
                <w:bCs/>
                <w:szCs w:val="26"/>
                <w:lang w:val="vi-VN" w:eastAsia="ja-JP"/>
              </w:rPr>
            </w:pPr>
          </w:p>
          <w:p w14:paraId="589374BB" w14:textId="55DE6F02" w:rsidR="00FC2C98" w:rsidRPr="00833388" w:rsidRDefault="00FC2C98" w:rsidP="003751DE">
            <w:pPr>
              <w:spacing w:line="276" w:lineRule="auto"/>
              <w:jc w:val="right"/>
              <w:rPr>
                <w:b/>
                <w:szCs w:val="26"/>
                <w:lang w:val="vi-VN"/>
              </w:rPr>
            </w:pPr>
            <w:r w:rsidRPr="00833388">
              <w:rPr>
                <w:szCs w:val="26"/>
                <w:lang w:val="vi-VN"/>
              </w:rPr>
              <w:t>Đà Nẵng, ngày … tháng … năm</w:t>
            </w:r>
            <w:r w:rsidR="00833388" w:rsidRPr="00833388">
              <w:rPr>
                <w:szCs w:val="26"/>
                <w:lang w:val="vi-VN"/>
              </w:rPr>
              <w:t>..</w:t>
            </w:r>
            <w:r w:rsidRPr="00833388">
              <w:rPr>
                <w:szCs w:val="26"/>
                <w:lang w:val="vi-VN"/>
              </w:rPr>
              <w:t>.</w:t>
            </w:r>
          </w:p>
        </w:tc>
      </w:tr>
    </w:tbl>
    <w:p w14:paraId="7F288D5B" w14:textId="77777777" w:rsidR="00FC2C98" w:rsidRPr="00833388" w:rsidRDefault="00FC2C98" w:rsidP="00F85BA6">
      <w:pPr>
        <w:spacing w:line="276" w:lineRule="auto"/>
        <w:jc w:val="both"/>
        <w:rPr>
          <w:b/>
          <w:color w:val="000000"/>
          <w:szCs w:val="26"/>
          <w:lang w:val="vi-VN"/>
        </w:rPr>
      </w:pPr>
      <w:r w:rsidRPr="00833388">
        <w:rPr>
          <w:b/>
          <w:color w:val="000000"/>
          <w:szCs w:val="26"/>
          <w:lang w:val="vi-VN"/>
        </w:rPr>
        <w:br w:type="page"/>
      </w:r>
    </w:p>
    <w:p w14:paraId="3E664015" w14:textId="77777777" w:rsidR="00FC2C98" w:rsidRPr="00E97ECC" w:rsidRDefault="00FC2C98" w:rsidP="003751DE">
      <w:pPr>
        <w:spacing w:line="276" w:lineRule="auto"/>
        <w:jc w:val="center"/>
        <w:rPr>
          <w:b/>
          <w:bCs/>
          <w:szCs w:val="26"/>
          <w:lang w:val="vi-VN"/>
        </w:rPr>
      </w:pPr>
      <w:bookmarkStart w:id="5" w:name="_Toc200008812"/>
      <w:bookmarkStart w:id="6" w:name="_Toc201050390"/>
      <w:r w:rsidRPr="00E97ECC">
        <w:rPr>
          <w:b/>
          <w:bCs/>
          <w:szCs w:val="26"/>
          <w:lang w:val="vi-VN"/>
        </w:rPr>
        <w:lastRenderedPageBreak/>
        <w:t>TÓM TẮT</w:t>
      </w:r>
      <w:bookmarkEnd w:id="5"/>
      <w:bookmarkEnd w:id="6"/>
    </w:p>
    <w:p w14:paraId="73B53B7E" w14:textId="4DF5AB4D" w:rsidR="00FC2C98" w:rsidRPr="006B3580" w:rsidRDefault="00FC2C98" w:rsidP="00F85BA6">
      <w:pPr>
        <w:spacing w:line="276" w:lineRule="auto"/>
        <w:jc w:val="both"/>
        <w:rPr>
          <w:rFonts w:eastAsiaTheme="minorEastAsia"/>
          <w:szCs w:val="26"/>
          <w:lang w:val="vi-VN" w:eastAsia="ja-JP"/>
        </w:rPr>
      </w:pPr>
      <w:r w:rsidRPr="00833388">
        <w:rPr>
          <w:szCs w:val="26"/>
          <w:lang w:val="vi-VN"/>
        </w:rPr>
        <w:t xml:space="preserve">Tên đề tài: </w:t>
      </w:r>
      <w:r w:rsidR="006B3580" w:rsidRPr="006B3580">
        <w:rPr>
          <w:szCs w:val="26"/>
          <w:lang w:val="vi-VN"/>
        </w:rPr>
        <w:t>Phát hiện và chẩn đoán bệnh của cây thông qua hình ảnh lá</w:t>
      </w:r>
    </w:p>
    <w:p w14:paraId="0AB85720" w14:textId="35463A8C" w:rsidR="00FC2C98" w:rsidRPr="00833388" w:rsidRDefault="00FC2C98" w:rsidP="00F85BA6">
      <w:pPr>
        <w:spacing w:line="276" w:lineRule="auto"/>
        <w:jc w:val="both"/>
        <w:rPr>
          <w:szCs w:val="26"/>
          <w:lang w:val="vi-VN"/>
        </w:rPr>
      </w:pPr>
      <w:r w:rsidRPr="00833388">
        <w:rPr>
          <w:szCs w:val="26"/>
          <w:lang w:val="vi-VN"/>
        </w:rPr>
        <w:t>Sinh viên thực hiện:</w:t>
      </w:r>
      <w:r w:rsidRPr="00833388">
        <w:rPr>
          <w:rFonts w:eastAsiaTheme="minorEastAsia"/>
          <w:szCs w:val="26"/>
          <w:lang w:val="vi-VN" w:eastAsia="ja-JP"/>
        </w:rPr>
        <w:t xml:space="preserve"> Huỳnh </w:t>
      </w:r>
      <w:r w:rsidR="005079CC" w:rsidRPr="00833388">
        <w:rPr>
          <w:rFonts w:eastAsiaTheme="minorEastAsia"/>
          <w:szCs w:val="26"/>
          <w:lang w:val="vi-VN" w:eastAsia="ja-JP"/>
        </w:rPr>
        <w:t>Khôi Nguyên</w:t>
      </w:r>
    </w:p>
    <w:p w14:paraId="5CF30DF6" w14:textId="74B44B56" w:rsidR="00FC2C98" w:rsidRPr="00833388" w:rsidRDefault="00FC2C98" w:rsidP="00F85BA6">
      <w:pPr>
        <w:spacing w:line="276" w:lineRule="auto"/>
        <w:jc w:val="both"/>
        <w:rPr>
          <w:rFonts w:eastAsiaTheme="minorEastAsia"/>
          <w:szCs w:val="26"/>
          <w:lang w:val="vi-VN" w:eastAsia="ja-JP"/>
        </w:rPr>
      </w:pPr>
      <w:r w:rsidRPr="00833388">
        <w:rPr>
          <w:rFonts w:eastAsiaTheme="minorEastAsia"/>
          <w:szCs w:val="26"/>
          <w:lang w:val="vi-VN" w:eastAsia="ja-JP"/>
        </w:rPr>
        <w:t>S</w:t>
      </w:r>
      <w:r w:rsidRPr="00833388">
        <w:rPr>
          <w:szCs w:val="26"/>
          <w:lang w:val="vi-VN"/>
        </w:rPr>
        <w:t xml:space="preserve">ố thẻ SV: </w:t>
      </w:r>
      <w:r w:rsidRPr="00833388">
        <w:rPr>
          <w:rFonts w:eastAsiaTheme="minorEastAsia"/>
          <w:szCs w:val="26"/>
          <w:lang w:val="vi-VN" w:eastAsia="ja-JP"/>
        </w:rPr>
        <w:t>1022</w:t>
      </w:r>
      <w:r w:rsidR="005079CC" w:rsidRPr="00833388">
        <w:rPr>
          <w:rFonts w:eastAsiaTheme="minorEastAsia"/>
          <w:szCs w:val="26"/>
          <w:lang w:val="vi-VN" w:eastAsia="ja-JP"/>
        </w:rPr>
        <w:t>20287</w:t>
      </w:r>
      <w:r w:rsidRPr="00833388">
        <w:rPr>
          <w:rFonts w:eastAsiaTheme="minorEastAsia"/>
          <w:szCs w:val="26"/>
          <w:lang w:val="vi-VN" w:eastAsia="ja-JP"/>
        </w:rPr>
        <w:t xml:space="preserve">                                             </w:t>
      </w:r>
      <w:r w:rsidRPr="00833388">
        <w:rPr>
          <w:szCs w:val="26"/>
          <w:lang w:val="vi-VN"/>
        </w:rPr>
        <w:t xml:space="preserve">Lớp: </w:t>
      </w:r>
      <w:r w:rsidRPr="00833388">
        <w:rPr>
          <w:rFonts w:eastAsiaTheme="minorEastAsia"/>
          <w:szCs w:val="26"/>
          <w:lang w:val="vi-VN" w:eastAsia="ja-JP"/>
        </w:rPr>
        <w:t>2</w:t>
      </w:r>
      <w:r w:rsidR="005079CC" w:rsidRPr="00833388">
        <w:rPr>
          <w:rFonts w:eastAsiaTheme="minorEastAsia"/>
          <w:szCs w:val="26"/>
          <w:lang w:val="vi-VN" w:eastAsia="ja-JP"/>
        </w:rPr>
        <w:t>2T_Nhat1</w:t>
      </w:r>
    </w:p>
    <w:p w14:paraId="736B7E11" w14:textId="77777777" w:rsidR="00FC2C98" w:rsidRPr="00833388" w:rsidRDefault="00FC2C98" w:rsidP="00F85BA6">
      <w:pPr>
        <w:spacing w:line="276" w:lineRule="auto"/>
        <w:jc w:val="both"/>
        <w:rPr>
          <w:rFonts w:eastAsiaTheme="minorEastAsia"/>
          <w:szCs w:val="26"/>
          <w:lang w:val="vi-VN" w:eastAsia="ja-JP"/>
        </w:rPr>
      </w:pPr>
    </w:p>
    <w:p w14:paraId="7FB8C103" w14:textId="03395577" w:rsidR="00FD3287" w:rsidRPr="003751DE" w:rsidRDefault="00FD3287" w:rsidP="00F85BA6">
      <w:pPr>
        <w:pStyle w:val="NormalWeb"/>
        <w:spacing w:before="0" w:beforeAutospacing="0" w:after="0" w:afterAutospacing="0" w:line="276" w:lineRule="auto"/>
        <w:ind w:firstLine="720"/>
        <w:jc w:val="both"/>
        <w:rPr>
          <w:sz w:val="26"/>
          <w:szCs w:val="26"/>
          <w:lang w:val="vi-VN"/>
        </w:rPr>
      </w:pPr>
      <w:r w:rsidRPr="00833388">
        <w:rPr>
          <w:sz w:val="26"/>
          <w:szCs w:val="26"/>
          <w:lang w:val="vi-VN"/>
        </w:rPr>
        <w:t>Các loại b</w:t>
      </w:r>
      <w:r w:rsidRPr="003751DE">
        <w:rPr>
          <w:sz w:val="26"/>
          <w:szCs w:val="26"/>
          <w:lang w:val="vi-VN"/>
        </w:rPr>
        <w:t>ệnh</w:t>
      </w:r>
      <w:r w:rsidRPr="00833388">
        <w:rPr>
          <w:sz w:val="26"/>
          <w:szCs w:val="26"/>
          <w:lang w:val="vi-VN"/>
        </w:rPr>
        <w:t xml:space="preserve"> gây</w:t>
      </w:r>
      <w:r w:rsidRPr="003751DE">
        <w:rPr>
          <w:sz w:val="26"/>
          <w:szCs w:val="26"/>
          <w:lang w:val="vi-VN"/>
        </w:rPr>
        <w:t xml:space="preserve"> hại trên cây trồng là một trong những nguyên nhân chính gây giảm năng suất và chất lượng nông sản. Việc chẩn đoán bệnh bằng mắt thường đòi hỏi nhiều kinh nghiệm và đôi khi không mang lại kết quả chính xác, kịp thời. Nhằm giải quyết vấn đề này, đề tài "Ứng dụng AI phát hiện bệnh trên cây trồng thông qua hình ảnh lá" được thực hiện với mục tiêu xây dựng một hệ thống hỗ trợ chẩn đoán bệnh cây trồng tự động, nhanh chóng và hiệu quả.</w:t>
      </w:r>
    </w:p>
    <w:p w14:paraId="6DD184E7" w14:textId="7ABF20BB" w:rsidR="00FD3287" w:rsidRPr="003751DE" w:rsidRDefault="00FD3287" w:rsidP="00F85BA6">
      <w:pPr>
        <w:pStyle w:val="NormalWeb"/>
        <w:spacing w:before="0" w:beforeAutospacing="0" w:after="0" w:afterAutospacing="0" w:line="276" w:lineRule="auto"/>
        <w:ind w:firstLine="720"/>
        <w:jc w:val="both"/>
        <w:rPr>
          <w:sz w:val="26"/>
          <w:szCs w:val="26"/>
          <w:lang w:val="vi-VN"/>
        </w:rPr>
      </w:pPr>
      <w:r w:rsidRPr="003751DE">
        <w:rPr>
          <w:sz w:val="26"/>
          <w:szCs w:val="26"/>
          <w:lang w:val="vi-VN"/>
        </w:rPr>
        <w:t>Hệ thống được phát triển dưới dạng một ứng dụng di động trên nền tảng iOS sử dụng SwiftUI, mang đến giao diện trực quan và trải nghiệm tiện lợi. Phía hệ thống máy chủ được xây dựng bằng FastAPI, đảm bảo tốc độ xử lý nhanh và độ ổn định cao khi tiếp nhận yêu cầu. Cốt lõi của hệ thống là mô hình học máy ứng dụng công nghệ thị giác máy tính, được huấn luyện để tự động phân tích và nhận diện các loại bệnh khác nhau dựa trên dữ liệu hình ảnh lá cây.</w:t>
      </w:r>
    </w:p>
    <w:p w14:paraId="19E472A7" w14:textId="77777777" w:rsidR="00FD3287" w:rsidRPr="003751DE" w:rsidRDefault="00FD3287" w:rsidP="00F85BA6">
      <w:pPr>
        <w:pStyle w:val="NormalWeb"/>
        <w:spacing w:before="0" w:beforeAutospacing="0" w:after="0" w:afterAutospacing="0" w:line="276" w:lineRule="auto"/>
        <w:ind w:firstLine="720"/>
        <w:jc w:val="both"/>
        <w:rPr>
          <w:sz w:val="26"/>
          <w:szCs w:val="26"/>
          <w:lang w:val="vi-VN"/>
        </w:rPr>
      </w:pPr>
      <w:r w:rsidRPr="003751DE">
        <w:rPr>
          <w:sz w:val="26"/>
          <w:szCs w:val="26"/>
          <w:lang w:val="vi-VN"/>
        </w:rPr>
        <w:t>Thông qua ứng dụng, người dùng có thể dễ dàng chụp ảnh trực tiếp hoặc tải ảnh lá cây có dấu hiệu bị bệnh lên hệ thống. Trí tuệ nhân tạo sẽ tiến hành xử lý hình ảnh và trả về kết quả chẩn đoán trong thời gian ngắn nhất. Đồ án không chỉ mang tính ứng dụng thực tiễn cao, giúp tiết kiệm thời gian và công sức trong việc chăm sóc cây trồng, mà còn góp phần thúc đẩy việc đưa các giải pháp công nghệ hiện đại vào hỗ trợ sản xuất nông nghiệp thông minh.</w:t>
      </w:r>
    </w:p>
    <w:p w14:paraId="60C7AA17" w14:textId="1C979EEE" w:rsidR="00FC2C98" w:rsidRPr="00833388" w:rsidRDefault="00FC2C98" w:rsidP="00F85BA6">
      <w:pPr>
        <w:spacing w:line="276" w:lineRule="auto"/>
        <w:ind w:firstLine="576"/>
        <w:jc w:val="both"/>
        <w:rPr>
          <w:rFonts w:eastAsiaTheme="minorEastAsia"/>
          <w:szCs w:val="26"/>
          <w:lang w:val="vi-VN" w:eastAsia="ja-JP"/>
        </w:rPr>
      </w:pPr>
      <w:r w:rsidRPr="00833388">
        <w:rPr>
          <w:rFonts w:eastAsiaTheme="minorEastAsia"/>
          <w:szCs w:val="26"/>
          <w:lang w:val="vi-VN" w:eastAsia="ja-JP"/>
        </w:rPr>
        <w:br w:type="page"/>
      </w:r>
    </w:p>
    <w:tbl>
      <w:tblPr>
        <w:tblW w:w="9171" w:type="dxa"/>
        <w:jc w:val="center"/>
        <w:tblLayout w:type="fixed"/>
        <w:tblLook w:val="01E0" w:firstRow="1" w:lastRow="1" w:firstColumn="1" w:lastColumn="1" w:noHBand="0" w:noVBand="0"/>
      </w:tblPr>
      <w:tblGrid>
        <w:gridCol w:w="4228"/>
        <w:gridCol w:w="4943"/>
      </w:tblGrid>
      <w:tr w:rsidR="00FC2C98" w:rsidRPr="00833388" w14:paraId="4B35C795" w14:textId="77777777" w:rsidTr="008D4F77">
        <w:trPr>
          <w:jc w:val="center"/>
        </w:trPr>
        <w:tc>
          <w:tcPr>
            <w:tcW w:w="4228" w:type="dxa"/>
          </w:tcPr>
          <w:p w14:paraId="66D529FE" w14:textId="77777777" w:rsidR="00FC2C98" w:rsidRPr="00833388" w:rsidRDefault="00FC2C98" w:rsidP="003751DE">
            <w:pPr>
              <w:spacing w:line="276" w:lineRule="auto"/>
              <w:jc w:val="center"/>
              <w:rPr>
                <w:szCs w:val="26"/>
                <w:lang w:val="de-DE"/>
              </w:rPr>
            </w:pPr>
            <w:r w:rsidRPr="00833388">
              <w:rPr>
                <w:szCs w:val="26"/>
                <w:lang w:val="de-DE"/>
              </w:rPr>
              <w:lastRenderedPageBreak/>
              <w:t>ĐẠI HỌC ĐÀ NẴNG</w:t>
            </w:r>
          </w:p>
          <w:p w14:paraId="1AB8D5DC" w14:textId="3196E155" w:rsidR="00FC2C98" w:rsidRPr="00833388" w:rsidRDefault="00FC2C98" w:rsidP="003751DE">
            <w:pPr>
              <w:spacing w:line="276" w:lineRule="auto"/>
              <w:jc w:val="center"/>
              <w:rPr>
                <w:b/>
                <w:spacing w:val="-10"/>
                <w:szCs w:val="26"/>
                <w:lang w:val="de-DE"/>
              </w:rPr>
            </w:pPr>
            <w:r w:rsidRPr="00833388">
              <w:rPr>
                <w:b/>
                <w:spacing w:val="-10"/>
                <w:szCs w:val="26"/>
                <w:lang w:val="de-DE"/>
              </w:rPr>
              <w:t>TRƯỜNG ĐẠI HỌC BÁCH KHOA</w:t>
            </w:r>
          </w:p>
          <w:p w14:paraId="3FF11191" w14:textId="77777777" w:rsidR="00FC2C98" w:rsidRPr="00833388" w:rsidRDefault="00FC2C98" w:rsidP="003751DE">
            <w:pPr>
              <w:spacing w:line="276" w:lineRule="auto"/>
              <w:jc w:val="center"/>
              <w:rPr>
                <w:rFonts w:eastAsiaTheme="minorEastAsia"/>
                <w:szCs w:val="26"/>
                <w:lang w:val="de-DE" w:eastAsia="ja-JP"/>
              </w:rPr>
            </w:pPr>
            <w:r w:rsidRPr="00833388">
              <w:rPr>
                <w:noProof/>
                <w:szCs w:val="26"/>
              </w:rPr>
              <mc:AlternateContent>
                <mc:Choice Requires="wps">
                  <w:drawing>
                    <wp:anchor distT="0" distB="0" distL="114300" distR="114300" simplePos="0" relativeHeight="251662336" behindDoc="0" locked="0" layoutInCell="1" allowOverlap="1" wp14:anchorId="4A7CA047" wp14:editId="2A1DABF2">
                      <wp:simplePos x="0" y="0"/>
                      <wp:positionH relativeFrom="column">
                        <wp:posOffset>380393</wp:posOffset>
                      </wp:positionH>
                      <wp:positionV relativeFrom="paragraph">
                        <wp:posOffset>139313</wp:posOffset>
                      </wp:positionV>
                      <wp:extent cx="1743075" cy="9525"/>
                      <wp:effectExtent l="6985" t="8255" r="12065" b="10795"/>
                      <wp:wrapNone/>
                      <wp:docPr id="1600199243" name="Straight Arrow Connector 1600199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8E9763" id="Straight Arrow Connector 1600199243" o:spid="_x0000_s1026" type="#_x0000_t32" style="position:absolute;margin-left:29.95pt;margin-top:10.95pt;width:137.25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"/>
                  </w:pict>
                </mc:Fallback>
              </mc:AlternateContent>
            </w:r>
            <w:r w:rsidRPr="00833388">
              <w:rPr>
                <w:spacing w:val="-10"/>
                <w:szCs w:val="26"/>
                <w:lang w:val="de-DE"/>
              </w:rPr>
              <w:t xml:space="preserve">KHOA </w:t>
            </w:r>
            <w:r w:rsidRPr="00833388">
              <w:rPr>
                <w:rFonts w:eastAsiaTheme="minorEastAsia"/>
                <w:spacing w:val="-10"/>
                <w:szCs w:val="26"/>
                <w:lang w:val="de-DE" w:eastAsia="ja-JP"/>
              </w:rPr>
              <w:t>CÔNG NGHỆ THÔNG TIN</w:t>
            </w:r>
          </w:p>
        </w:tc>
        <w:tc>
          <w:tcPr>
            <w:tcW w:w="4943" w:type="dxa"/>
          </w:tcPr>
          <w:p w14:paraId="1E3BCDCE" w14:textId="77777777" w:rsidR="00FC2C98" w:rsidRPr="00833388" w:rsidRDefault="00FC2C98" w:rsidP="003751DE">
            <w:pPr>
              <w:spacing w:line="276" w:lineRule="auto"/>
              <w:jc w:val="center"/>
              <w:rPr>
                <w:b/>
                <w:szCs w:val="26"/>
                <w:lang w:val="de-DE"/>
              </w:rPr>
            </w:pPr>
            <w:r w:rsidRPr="00833388">
              <w:rPr>
                <w:b/>
                <w:szCs w:val="26"/>
                <w:lang w:val="de-DE"/>
              </w:rPr>
              <w:t>CỘNG HÒA XÃ H</w:t>
            </w:r>
            <w:r w:rsidRPr="00833388">
              <w:rPr>
                <w:rFonts w:eastAsiaTheme="minorEastAsia"/>
                <w:b/>
                <w:szCs w:val="26"/>
                <w:lang w:val="de-DE" w:eastAsia="ja-JP"/>
              </w:rPr>
              <w:t>Ộ</w:t>
            </w:r>
            <w:r w:rsidRPr="00833388">
              <w:rPr>
                <w:b/>
                <w:szCs w:val="26"/>
                <w:lang w:val="de-DE"/>
              </w:rPr>
              <w:t>I CHỦ NGHĨA VIỆT NAM</w:t>
            </w:r>
          </w:p>
          <w:p w14:paraId="7753216A" w14:textId="77777777" w:rsidR="00FC2C98" w:rsidRPr="00833388" w:rsidRDefault="00FC2C98" w:rsidP="003751DE">
            <w:pPr>
              <w:spacing w:line="276" w:lineRule="auto"/>
              <w:jc w:val="center"/>
              <w:rPr>
                <w:szCs w:val="26"/>
              </w:rPr>
            </w:pPr>
            <w:r w:rsidRPr="00833388">
              <w:rPr>
                <w:noProof/>
                <w:szCs w:val="26"/>
              </w:rPr>
              <mc:AlternateContent>
                <mc:Choice Requires="wps">
                  <w:drawing>
                    <wp:anchor distT="0" distB="0" distL="114300" distR="114300" simplePos="0" relativeHeight="251661312" behindDoc="0" locked="0" layoutInCell="1" allowOverlap="1" wp14:anchorId="4F5A28D2" wp14:editId="50DCEC2F">
                      <wp:simplePos x="0" y="0"/>
                      <wp:positionH relativeFrom="column">
                        <wp:posOffset>629313</wp:posOffset>
                      </wp:positionH>
                      <wp:positionV relativeFrom="paragraph">
                        <wp:posOffset>180147</wp:posOffset>
                      </wp:positionV>
                      <wp:extent cx="1743075" cy="9525"/>
                      <wp:effectExtent l="6985" t="8255" r="12065" b="1079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403642" id="Straight Arrow Connector 7" o:spid="_x0000_s1026" type="#_x0000_t32" style="position:absolute;margin-left:49.55pt;margin-top:14.2pt;width:137.25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"/>
                  </w:pict>
                </mc:Fallback>
              </mc:AlternateContent>
            </w:r>
            <w:r w:rsidRPr="00833388">
              <w:rPr>
                <w:szCs w:val="26"/>
              </w:rPr>
              <w:t>Độc lập - Tự do - Hạnh phúc</w:t>
            </w:r>
          </w:p>
        </w:tc>
      </w:tr>
    </w:tbl>
    <w:p w14:paraId="69368481" w14:textId="5866342B" w:rsidR="00FC2C98" w:rsidRPr="00596F2B" w:rsidRDefault="00FC2C98" w:rsidP="00F73A50">
      <w:pPr>
        <w:spacing w:line="276" w:lineRule="auto"/>
        <w:jc w:val="center"/>
        <w:rPr>
          <w:b/>
          <w:bCs/>
          <w:szCs w:val="26"/>
        </w:rPr>
      </w:pPr>
      <w:bookmarkStart w:id="7" w:name="_Toc201050391"/>
      <w:commentRangeStart w:id="8"/>
      <w:r w:rsidRPr="00596F2B">
        <w:rPr>
          <w:b/>
          <w:bCs/>
          <w:szCs w:val="26"/>
        </w:rPr>
        <w:t>NHIỆM VỤ ĐỒ ÁN TỐT NGHIỆP</w:t>
      </w:r>
      <w:bookmarkEnd w:id="7"/>
      <w:commentRangeEnd w:id="8"/>
      <w:r w:rsidR="00A0613C" w:rsidRPr="00596F2B">
        <w:rPr>
          <w:rStyle w:val="CommentReference"/>
          <w:b/>
          <w:bCs/>
          <w:sz w:val="26"/>
          <w:szCs w:val="26"/>
        </w:rPr>
        <w:commentReference w:id="8"/>
      </w:r>
    </w:p>
    <w:p w14:paraId="6B863FD9" w14:textId="78730132" w:rsidR="00FC2C98" w:rsidRPr="00833388" w:rsidRDefault="00FC2C98" w:rsidP="00F85BA6">
      <w:pPr>
        <w:spacing w:line="276" w:lineRule="auto"/>
        <w:jc w:val="both"/>
        <w:rPr>
          <w:rFonts w:eastAsiaTheme="minorEastAsia"/>
          <w:szCs w:val="26"/>
          <w:lang w:val="vi-VN" w:eastAsia="ja-JP"/>
        </w:rPr>
      </w:pPr>
      <w:r w:rsidRPr="00833388">
        <w:rPr>
          <w:szCs w:val="26"/>
        </w:rPr>
        <w:t>Họ tên sinh viên:</w:t>
      </w:r>
      <w:r w:rsidRPr="00833388">
        <w:rPr>
          <w:rFonts w:eastAsiaTheme="minorEastAsia"/>
          <w:szCs w:val="26"/>
          <w:lang w:eastAsia="ja-JP"/>
        </w:rPr>
        <w:t xml:space="preserve"> Huỳnh </w:t>
      </w:r>
      <w:r w:rsidR="00FD3287" w:rsidRPr="00833388">
        <w:rPr>
          <w:rFonts w:eastAsiaTheme="minorEastAsia"/>
          <w:szCs w:val="26"/>
          <w:lang w:eastAsia="ja-JP"/>
        </w:rPr>
        <w:t>Khôi</w:t>
      </w:r>
      <w:r w:rsidR="00FD3287" w:rsidRPr="00833388">
        <w:rPr>
          <w:rFonts w:eastAsiaTheme="minorEastAsia"/>
          <w:szCs w:val="26"/>
          <w:lang w:val="vi-VN" w:eastAsia="ja-JP"/>
        </w:rPr>
        <w:t xml:space="preserve"> Nguyên</w:t>
      </w:r>
      <w:r w:rsidRPr="00833388">
        <w:rPr>
          <w:rFonts w:eastAsiaTheme="minorEastAsia"/>
          <w:szCs w:val="26"/>
          <w:lang w:val="vi-VN" w:eastAsia="ja-JP"/>
        </w:rPr>
        <w:t xml:space="preserve">      </w:t>
      </w:r>
      <w:r w:rsidRPr="00833388">
        <w:rPr>
          <w:szCs w:val="26"/>
        </w:rPr>
        <w:t xml:space="preserve"> </w:t>
      </w:r>
      <w:r w:rsidRPr="00833388">
        <w:rPr>
          <w:rFonts w:eastAsiaTheme="minorEastAsia"/>
          <w:szCs w:val="26"/>
          <w:lang w:eastAsia="ja-JP"/>
        </w:rPr>
        <w:t xml:space="preserve">                  </w:t>
      </w:r>
      <w:r w:rsidRPr="00833388">
        <w:rPr>
          <w:szCs w:val="26"/>
        </w:rPr>
        <w:t xml:space="preserve">Số thẻ sinh viên: </w:t>
      </w:r>
      <w:r w:rsidRPr="00833388">
        <w:rPr>
          <w:rFonts w:eastAsiaTheme="minorEastAsia"/>
          <w:szCs w:val="26"/>
          <w:lang w:eastAsia="ja-JP"/>
        </w:rPr>
        <w:t>1022</w:t>
      </w:r>
      <w:r w:rsidR="00FD3287" w:rsidRPr="00833388">
        <w:rPr>
          <w:rFonts w:eastAsiaTheme="minorEastAsia"/>
          <w:szCs w:val="26"/>
          <w:lang w:val="vi-VN" w:eastAsia="ja-JP"/>
        </w:rPr>
        <w:t>20287</w:t>
      </w:r>
    </w:p>
    <w:p w14:paraId="184C52C2" w14:textId="25113CC8" w:rsidR="00FC2C98" w:rsidRPr="00833388" w:rsidRDefault="00FC2C98" w:rsidP="00F85BA6">
      <w:pPr>
        <w:spacing w:line="276" w:lineRule="auto"/>
        <w:jc w:val="both"/>
        <w:rPr>
          <w:rFonts w:eastAsiaTheme="minorEastAsia"/>
          <w:szCs w:val="26"/>
          <w:lang w:val="vi-VN" w:eastAsia="ja-JP"/>
        </w:rPr>
      </w:pPr>
      <w:r w:rsidRPr="00833388">
        <w:rPr>
          <w:szCs w:val="26"/>
          <w:lang w:val="vi-VN"/>
        </w:rPr>
        <w:t>Lớp:</w:t>
      </w:r>
      <w:r w:rsidRPr="00833388">
        <w:rPr>
          <w:rFonts w:eastAsiaTheme="minorEastAsia"/>
          <w:szCs w:val="26"/>
          <w:lang w:val="vi-VN" w:eastAsia="ja-JP"/>
        </w:rPr>
        <w:t xml:space="preserve"> 2</w:t>
      </w:r>
      <w:r w:rsidR="00ED3AF4" w:rsidRPr="00833388">
        <w:rPr>
          <w:rFonts w:eastAsiaTheme="minorEastAsia"/>
          <w:szCs w:val="26"/>
          <w:lang w:val="vi-VN" w:eastAsia="ja-JP"/>
        </w:rPr>
        <w:t>2T_Nhat1</w:t>
      </w:r>
      <w:r w:rsidRPr="00833388">
        <w:rPr>
          <w:szCs w:val="26"/>
          <w:lang w:val="vi-VN"/>
        </w:rPr>
        <w:t xml:space="preserve"> </w:t>
      </w:r>
      <w:r w:rsidRPr="00833388">
        <w:rPr>
          <w:rFonts w:eastAsiaTheme="minorEastAsia"/>
          <w:szCs w:val="26"/>
          <w:lang w:val="vi-VN" w:eastAsia="ja-JP"/>
        </w:rPr>
        <w:t xml:space="preserve">    </w:t>
      </w:r>
      <w:r w:rsidRPr="00833388">
        <w:rPr>
          <w:szCs w:val="26"/>
          <w:lang w:val="vi-VN"/>
        </w:rPr>
        <w:t>Khoa:</w:t>
      </w:r>
      <w:r w:rsidRPr="00833388">
        <w:rPr>
          <w:rFonts w:eastAsiaTheme="minorEastAsia"/>
          <w:szCs w:val="26"/>
          <w:lang w:val="vi-VN" w:eastAsia="ja-JP"/>
        </w:rPr>
        <w:t xml:space="preserve"> Công nghệ thông tin </w:t>
      </w:r>
      <w:r w:rsidRPr="00833388">
        <w:rPr>
          <w:szCs w:val="26"/>
          <w:lang w:val="vi-VN"/>
        </w:rPr>
        <w:t xml:space="preserve"> </w:t>
      </w:r>
      <w:r w:rsidRPr="00833388">
        <w:rPr>
          <w:rFonts w:eastAsiaTheme="minorEastAsia"/>
          <w:szCs w:val="26"/>
          <w:lang w:val="vi-VN" w:eastAsia="ja-JP"/>
        </w:rPr>
        <w:t xml:space="preserve">   </w:t>
      </w:r>
      <w:r w:rsidRPr="00833388">
        <w:rPr>
          <w:szCs w:val="26"/>
          <w:lang w:val="vi-VN"/>
        </w:rPr>
        <w:t xml:space="preserve">Ngành: </w:t>
      </w:r>
      <w:bookmarkStart w:id="9" w:name="_Hlk200022260"/>
      <w:r w:rsidRPr="00833388">
        <w:rPr>
          <w:rFonts w:eastAsiaTheme="minorEastAsia"/>
          <w:szCs w:val="26"/>
          <w:lang w:val="vi-VN" w:eastAsia="ja-JP"/>
        </w:rPr>
        <w:t>CNTT Việt - Nhật</w:t>
      </w:r>
      <w:bookmarkEnd w:id="9"/>
    </w:p>
    <w:p w14:paraId="430F97BF" w14:textId="77777777" w:rsidR="00FC2C98" w:rsidRPr="00833388" w:rsidRDefault="00FC2C98" w:rsidP="00F85BA6">
      <w:pPr>
        <w:numPr>
          <w:ilvl w:val="0"/>
          <w:numId w:val="1"/>
        </w:numPr>
        <w:tabs>
          <w:tab w:val="clear" w:pos="720"/>
          <w:tab w:val="num" w:pos="360"/>
        </w:tabs>
        <w:spacing w:line="276" w:lineRule="auto"/>
        <w:ind w:left="480" w:hanging="480"/>
        <w:jc w:val="both"/>
        <w:rPr>
          <w:i/>
          <w:szCs w:val="26"/>
          <w:lang w:val="vi-VN"/>
        </w:rPr>
      </w:pPr>
      <w:r w:rsidRPr="00833388">
        <w:rPr>
          <w:i/>
          <w:szCs w:val="26"/>
          <w:lang w:val="vi-VN"/>
        </w:rPr>
        <w:t>Tên đề tài đồ án:</w:t>
      </w:r>
    </w:p>
    <w:p w14:paraId="09B51CC3" w14:textId="77777777" w:rsidR="006B3580" w:rsidRDefault="006B3580" w:rsidP="00F85BA6">
      <w:pPr>
        <w:numPr>
          <w:ilvl w:val="0"/>
          <w:numId w:val="1"/>
        </w:numPr>
        <w:tabs>
          <w:tab w:val="clear" w:pos="720"/>
          <w:tab w:val="num" w:pos="360"/>
        </w:tabs>
        <w:spacing w:line="276" w:lineRule="auto"/>
        <w:ind w:left="480" w:hanging="480"/>
        <w:jc w:val="both"/>
        <w:rPr>
          <w:szCs w:val="26"/>
          <w:lang w:val="vi-VN"/>
        </w:rPr>
      </w:pPr>
      <w:bookmarkStart w:id="10" w:name="OLE_LINK19"/>
      <w:bookmarkStart w:id="11" w:name="OLE_LINK20"/>
      <w:bookmarkStart w:id="12" w:name="OLE_LINK21"/>
      <w:r w:rsidRPr="006B3580">
        <w:rPr>
          <w:szCs w:val="26"/>
          <w:lang w:val="vi-VN"/>
        </w:rPr>
        <w:t xml:space="preserve">Phát hiện và chẩn đoán bệnh của cây thông qua hình ảnh lá </w:t>
      </w:r>
    </w:p>
    <w:p w14:paraId="71FABC14" w14:textId="16BA7206" w:rsidR="00FC2C98" w:rsidRPr="00833388" w:rsidRDefault="00FC2C98" w:rsidP="00F85BA6">
      <w:pPr>
        <w:numPr>
          <w:ilvl w:val="0"/>
          <w:numId w:val="1"/>
        </w:numPr>
        <w:tabs>
          <w:tab w:val="clear" w:pos="720"/>
          <w:tab w:val="num" w:pos="360"/>
        </w:tabs>
        <w:spacing w:line="276" w:lineRule="auto"/>
        <w:ind w:left="480" w:hanging="480"/>
        <w:jc w:val="both"/>
        <w:rPr>
          <w:szCs w:val="26"/>
          <w:lang w:val="vi-VN"/>
        </w:rPr>
      </w:pPr>
      <w:r w:rsidRPr="00833388">
        <w:rPr>
          <w:i/>
          <w:szCs w:val="26"/>
          <w:lang w:val="vi-VN"/>
        </w:rPr>
        <w:t xml:space="preserve">Đề tài thuộc diện: </w:t>
      </w:r>
      <w:sdt>
        <w:sdtPr>
          <w:rPr>
            <w:rFonts w:eastAsia="MS Gothic"/>
            <w:szCs w:val="26"/>
            <w:lang w:val="vi-VN"/>
          </w:rPr>
          <w:id w:val="2027277222"/>
          <w14:checkbox>
            <w14:checked w14:val="0"/>
            <w14:checkedState w14:val="2612" w14:font="MS Gothic"/>
            <w14:uncheckedState w14:val="2610" w14:font="MS Gothic"/>
          </w14:checkbox>
        </w:sdtPr>
        <w:sdtContent>
          <w:r w:rsidRPr="00833388">
            <w:rPr>
              <w:rFonts w:ascii="Segoe UI Symbol" w:eastAsia="MS Gothic" w:hAnsi="Segoe UI Symbol" w:cs="Segoe UI Symbol"/>
              <w:szCs w:val="26"/>
              <w:lang w:val="vi-VN"/>
            </w:rPr>
            <w:t>☐</w:t>
          </w:r>
        </w:sdtContent>
      </w:sdt>
      <w:r w:rsidRPr="00833388">
        <w:rPr>
          <w:szCs w:val="26"/>
          <w:lang w:val="vi-VN"/>
        </w:rPr>
        <w:t xml:space="preserve"> </w:t>
      </w:r>
      <w:r w:rsidRPr="00833388">
        <w:rPr>
          <w:i/>
          <w:szCs w:val="26"/>
          <w:lang w:val="vi-VN"/>
        </w:rPr>
        <w:t>Có ký kết thỏa thuận sở hữu trí tuệ đối với kết quả thực hiện</w:t>
      </w:r>
    </w:p>
    <w:bookmarkEnd w:id="10"/>
    <w:bookmarkEnd w:id="11"/>
    <w:bookmarkEnd w:id="12"/>
    <w:p w14:paraId="3B0E4074" w14:textId="77777777" w:rsidR="00FC2C98" w:rsidRPr="00833388" w:rsidRDefault="00FC2C98" w:rsidP="00F85BA6">
      <w:pPr>
        <w:numPr>
          <w:ilvl w:val="0"/>
          <w:numId w:val="1"/>
        </w:numPr>
        <w:tabs>
          <w:tab w:val="clear" w:pos="720"/>
          <w:tab w:val="num" w:pos="360"/>
        </w:tabs>
        <w:spacing w:line="276" w:lineRule="auto"/>
        <w:ind w:left="480" w:hanging="480"/>
        <w:jc w:val="both"/>
        <w:rPr>
          <w:i/>
          <w:szCs w:val="26"/>
          <w:lang w:val="vi-VN"/>
        </w:rPr>
      </w:pPr>
      <w:r w:rsidRPr="00833388">
        <w:rPr>
          <w:i/>
          <w:szCs w:val="26"/>
          <w:lang w:val="vi-VN"/>
        </w:rPr>
        <w:t>Các số liệu và dữ liệu ban đầu:</w:t>
      </w:r>
      <w:r w:rsidRPr="00833388">
        <w:rPr>
          <w:rFonts w:eastAsiaTheme="minorEastAsia"/>
          <w:i/>
          <w:szCs w:val="26"/>
          <w:lang w:val="vi-VN" w:eastAsia="ja-JP"/>
        </w:rPr>
        <w:tab/>
      </w:r>
    </w:p>
    <w:p w14:paraId="2CCB7F47" w14:textId="77777777" w:rsidR="00FC2C98" w:rsidRPr="00833388" w:rsidRDefault="00FC2C98" w:rsidP="00F85BA6">
      <w:pPr>
        <w:spacing w:line="276" w:lineRule="auto"/>
        <w:ind w:firstLine="480"/>
        <w:jc w:val="both"/>
        <w:rPr>
          <w:i/>
          <w:szCs w:val="26"/>
          <w:lang w:val="vi-VN"/>
        </w:rPr>
      </w:pPr>
      <w:r w:rsidRPr="00833388">
        <w:rPr>
          <w:rFonts w:eastAsiaTheme="minorEastAsia"/>
          <w:i/>
          <w:szCs w:val="26"/>
          <w:lang w:val="vi-VN" w:eastAsia="ja-JP"/>
        </w:rPr>
        <w:t>Không có</w:t>
      </w:r>
    </w:p>
    <w:p w14:paraId="15DE982B" w14:textId="77777777" w:rsidR="00FC2C98" w:rsidRPr="00833388" w:rsidRDefault="00FC2C98" w:rsidP="00F85BA6">
      <w:pPr>
        <w:numPr>
          <w:ilvl w:val="0"/>
          <w:numId w:val="1"/>
        </w:numPr>
        <w:tabs>
          <w:tab w:val="clear" w:pos="720"/>
          <w:tab w:val="num" w:pos="360"/>
        </w:tabs>
        <w:spacing w:line="276" w:lineRule="auto"/>
        <w:ind w:left="480" w:hanging="480"/>
        <w:jc w:val="both"/>
        <w:rPr>
          <w:i/>
          <w:szCs w:val="26"/>
          <w:lang w:val="vi-VN"/>
        </w:rPr>
      </w:pPr>
      <w:r w:rsidRPr="00833388">
        <w:rPr>
          <w:i/>
          <w:szCs w:val="26"/>
          <w:lang w:val="vi-VN"/>
        </w:rPr>
        <w:t>Nội dung các phần thuyết minh và tính toán:</w:t>
      </w:r>
    </w:p>
    <w:p w14:paraId="17806724" w14:textId="77777777" w:rsidR="00FC2C98" w:rsidRPr="00833388" w:rsidRDefault="00FC2C98" w:rsidP="00F85BA6">
      <w:pPr>
        <w:spacing w:line="276" w:lineRule="auto"/>
        <w:ind w:firstLine="360"/>
        <w:jc w:val="both"/>
        <w:rPr>
          <w:rFonts w:eastAsiaTheme="minorEastAsia"/>
          <w:iCs/>
          <w:szCs w:val="26"/>
          <w:lang w:val="vi-VN" w:eastAsia="ja-JP"/>
        </w:rPr>
      </w:pPr>
      <w:r w:rsidRPr="00833388">
        <w:rPr>
          <w:rFonts w:eastAsiaTheme="minorEastAsia"/>
          <w:iCs/>
          <w:szCs w:val="26"/>
          <w:lang w:val="vi-VN" w:eastAsia="ja-JP"/>
        </w:rPr>
        <w:t>Nội dung các phần thuyết minh bao gồm:</w:t>
      </w:r>
    </w:p>
    <w:p w14:paraId="3401886D" w14:textId="77777777" w:rsidR="00FC2C98" w:rsidRPr="00833388" w:rsidRDefault="00FC2C98" w:rsidP="00F85BA6">
      <w:pPr>
        <w:pStyle w:val="ListParagraph"/>
        <w:numPr>
          <w:ilvl w:val="0"/>
          <w:numId w:val="2"/>
        </w:numPr>
        <w:spacing w:line="276" w:lineRule="auto"/>
        <w:ind w:left="340" w:hanging="340"/>
        <w:jc w:val="both"/>
        <w:rPr>
          <w:szCs w:val="26"/>
          <w:lang w:val="vi-VN"/>
        </w:rPr>
      </w:pPr>
      <w:r w:rsidRPr="00833388">
        <w:rPr>
          <w:szCs w:val="26"/>
          <w:lang w:val="vi-VN" w:eastAsia="ja-JP"/>
        </w:rPr>
        <w:t>Tổng quan đề tài</w:t>
      </w:r>
      <w:r w:rsidRPr="00833388">
        <w:rPr>
          <w:szCs w:val="26"/>
          <w:lang w:val="vi-VN"/>
        </w:rPr>
        <w:t>: Giới thiệu tổng quan, mục đích và ý nghĩa của đề tài và những kết quả dự kiến đạt được.</w:t>
      </w:r>
    </w:p>
    <w:p w14:paraId="39DB87DA" w14:textId="77777777" w:rsidR="00FC2C98" w:rsidRPr="00833388" w:rsidRDefault="00FC2C98" w:rsidP="00F85BA6">
      <w:pPr>
        <w:pStyle w:val="ListParagraph"/>
        <w:numPr>
          <w:ilvl w:val="0"/>
          <w:numId w:val="2"/>
        </w:numPr>
        <w:spacing w:line="276" w:lineRule="auto"/>
        <w:ind w:left="340" w:hanging="340"/>
        <w:jc w:val="both"/>
        <w:rPr>
          <w:szCs w:val="26"/>
          <w:lang w:val="vi-VN"/>
        </w:rPr>
      </w:pPr>
      <w:r w:rsidRPr="00833388">
        <w:rPr>
          <w:szCs w:val="26"/>
          <w:lang w:val="vi-VN"/>
        </w:rPr>
        <w:t>Cơ sở lý thuyết: Trình bày những cơ sở lý thuyết</w:t>
      </w:r>
      <w:r w:rsidRPr="00833388">
        <w:rPr>
          <w:rFonts w:eastAsiaTheme="minorEastAsia"/>
          <w:szCs w:val="26"/>
          <w:lang w:val="vi-VN" w:eastAsia="ja-JP"/>
        </w:rPr>
        <w:t>, công cụ sử dụng</w:t>
      </w:r>
      <w:r w:rsidRPr="00833388">
        <w:rPr>
          <w:szCs w:val="26"/>
          <w:lang w:val="vi-VN"/>
        </w:rPr>
        <w:t xml:space="preserve"> được áp dụng</w:t>
      </w:r>
      <w:r w:rsidRPr="00833388">
        <w:rPr>
          <w:rFonts w:eastAsiaTheme="minorEastAsia"/>
          <w:szCs w:val="26"/>
          <w:lang w:val="vi-VN" w:eastAsia="ja-JP"/>
        </w:rPr>
        <w:t>.</w:t>
      </w:r>
    </w:p>
    <w:p w14:paraId="35F79043" w14:textId="77777777" w:rsidR="00FC2C98" w:rsidRPr="00833388" w:rsidRDefault="00FC2C98" w:rsidP="00F85BA6">
      <w:pPr>
        <w:pStyle w:val="ListParagraph"/>
        <w:numPr>
          <w:ilvl w:val="0"/>
          <w:numId w:val="2"/>
        </w:numPr>
        <w:spacing w:line="276" w:lineRule="auto"/>
        <w:ind w:left="340" w:hanging="340"/>
        <w:jc w:val="both"/>
        <w:rPr>
          <w:szCs w:val="26"/>
          <w:lang w:val="vi-VN"/>
        </w:rPr>
      </w:pPr>
      <w:r w:rsidRPr="00833388">
        <w:rPr>
          <w:szCs w:val="26"/>
          <w:lang w:val="vi-VN"/>
        </w:rPr>
        <w:t>Phân tích thiết kế hệ thống: Phân tích các yêu cầu về chức năng và phi chức năng của hệ thống và triển khai thiết kế hệ thống thông qua các biểu đồ thiết kế hệ thống.</w:t>
      </w:r>
    </w:p>
    <w:p w14:paraId="75661A8D" w14:textId="77777777" w:rsidR="00FC2C98" w:rsidRPr="00833388" w:rsidRDefault="00FC2C98" w:rsidP="00F85BA6">
      <w:pPr>
        <w:pStyle w:val="ListParagraph"/>
        <w:numPr>
          <w:ilvl w:val="0"/>
          <w:numId w:val="2"/>
        </w:numPr>
        <w:spacing w:line="276" w:lineRule="auto"/>
        <w:ind w:left="340" w:hanging="340"/>
        <w:jc w:val="both"/>
        <w:rPr>
          <w:szCs w:val="26"/>
          <w:lang w:val="vi-VN"/>
        </w:rPr>
      </w:pPr>
      <w:r w:rsidRPr="00833388">
        <w:rPr>
          <w:rFonts w:eastAsiaTheme="minorEastAsia"/>
          <w:szCs w:val="26"/>
          <w:lang w:val="vi-VN" w:eastAsia="ja-JP"/>
        </w:rPr>
        <w:t>Thuật toán triển khai</w:t>
      </w:r>
      <w:r w:rsidRPr="00833388">
        <w:rPr>
          <w:szCs w:val="26"/>
          <w:lang w:val="vi-VN"/>
        </w:rPr>
        <w:t xml:space="preserve">: Trình bày </w:t>
      </w:r>
      <w:r w:rsidRPr="00833388">
        <w:rPr>
          <w:rFonts w:eastAsiaTheme="minorEastAsia"/>
          <w:szCs w:val="26"/>
          <w:lang w:val="vi-VN" w:eastAsia="ja-JP"/>
        </w:rPr>
        <w:t>bài toán, luồng hoạt động của thuật toán</w:t>
      </w:r>
      <w:r w:rsidRPr="00833388">
        <w:rPr>
          <w:szCs w:val="26"/>
          <w:lang w:val="vi-VN"/>
        </w:rPr>
        <w:t>.</w:t>
      </w:r>
    </w:p>
    <w:p w14:paraId="6915869C" w14:textId="77777777" w:rsidR="00FC2C98" w:rsidRPr="00833388" w:rsidRDefault="00FC2C98" w:rsidP="00F85BA6">
      <w:pPr>
        <w:pStyle w:val="ListParagraph"/>
        <w:numPr>
          <w:ilvl w:val="0"/>
          <w:numId w:val="2"/>
        </w:numPr>
        <w:spacing w:line="276" w:lineRule="auto"/>
        <w:ind w:left="340" w:hanging="340"/>
        <w:jc w:val="both"/>
        <w:rPr>
          <w:szCs w:val="26"/>
          <w:lang w:val="vi-VN"/>
        </w:rPr>
      </w:pPr>
      <w:r w:rsidRPr="00833388">
        <w:rPr>
          <w:szCs w:val="26"/>
          <w:lang w:val="vi-VN"/>
        </w:rPr>
        <w:t>Triển khai thực tế: Trình bày môi trường triên khai và kết quả thực tế đạt được.</w:t>
      </w:r>
    </w:p>
    <w:p w14:paraId="79DA0462" w14:textId="77777777" w:rsidR="00FC2C98" w:rsidRPr="00833388" w:rsidRDefault="00FC2C98" w:rsidP="00F85BA6">
      <w:pPr>
        <w:pStyle w:val="ListParagraph"/>
        <w:numPr>
          <w:ilvl w:val="0"/>
          <w:numId w:val="2"/>
        </w:numPr>
        <w:spacing w:line="276" w:lineRule="auto"/>
        <w:ind w:left="340" w:hanging="340"/>
        <w:jc w:val="both"/>
        <w:rPr>
          <w:szCs w:val="26"/>
          <w:lang w:val="vi-VN"/>
        </w:rPr>
      </w:pPr>
      <w:r w:rsidRPr="00833388">
        <w:rPr>
          <w:szCs w:val="26"/>
          <w:lang w:val="vi-VN"/>
        </w:rPr>
        <w:t>Kết luận và hướng phát triển: Đánh giá kết quả đạt được, chưa đạt được và đưa ra những định hướng phát triển thêm trong tương lai.</w:t>
      </w:r>
    </w:p>
    <w:p w14:paraId="3BE70B27" w14:textId="77777777" w:rsidR="00FC2C98" w:rsidRPr="00833388" w:rsidRDefault="00FC2C98" w:rsidP="00F85BA6">
      <w:pPr>
        <w:pStyle w:val="ListParagraph"/>
        <w:numPr>
          <w:ilvl w:val="0"/>
          <w:numId w:val="2"/>
        </w:numPr>
        <w:spacing w:line="276" w:lineRule="auto"/>
        <w:ind w:left="340" w:hanging="340"/>
        <w:jc w:val="both"/>
        <w:rPr>
          <w:szCs w:val="26"/>
          <w:lang w:val="vi-VN"/>
        </w:rPr>
      </w:pPr>
      <w:r w:rsidRPr="00833388">
        <w:rPr>
          <w:szCs w:val="26"/>
          <w:lang w:val="vi-VN"/>
        </w:rPr>
        <w:t>Tài liệu tham khảo: Liệt kê các tài liệu tham khảo sử dụng trong đề tài.</w:t>
      </w:r>
    </w:p>
    <w:p w14:paraId="29A3B20F" w14:textId="77777777" w:rsidR="00FC2C98" w:rsidRPr="00833388" w:rsidRDefault="00FC2C98" w:rsidP="00F85BA6">
      <w:pPr>
        <w:numPr>
          <w:ilvl w:val="0"/>
          <w:numId w:val="1"/>
        </w:numPr>
        <w:tabs>
          <w:tab w:val="clear" w:pos="720"/>
          <w:tab w:val="num" w:pos="360"/>
        </w:tabs>
        <w:spacing w:line="276" w:lineRule="auto"/>
        <w:ind w:left="480" w:hanging="480"/>
        <w:jc w:val="both"/>
        <w:rPr>
          <w:i/>
          <w:szCs w:val="26"/>
          <w:lang w:val="vi-VN"/>
        </w:rPr>
      </w:pPr>
      <w:r w:rsidRPr="00833388">
        <w:rPr>
          <w:i/>
          <w:szCs w:val="26"/>
          <w:lang w:val="vi-VN"/>
        </w:rPr>
        <w:t>Các bản vẽ, đồ thị ( ghi rõ các loại và kích thước bản vẽ ):</w:t>
      </w:r>
    </w:p>
    <w:p w14:paraId="07F2A997" w14:textId="77777777" w:rsidR="00FC2C98" w:rsidRPr="00833388" w:rsidRDefault="00FC2C98" w:rsidP="00F85BA6">
      <w:pPr>
        <w:spacing w:line="276" w:lineRule="auto"/>
        <w:ind w:left="480"/>
        <w:jc w:val="both"/>
        <w:rPr>
          <w:i/>
          <w:szCs w:val="26"/>
          <w:lang w:val="vi-VN"/>
        </w:rPr>
      </w:pPr>
      <w:r w:rsidRPr="00833388">
        <w:rPr>
          <w:rFonts w:eastAsiaTheme="minorEastAsia"/>
          <w:i/>
          <w:szCs w:val="26"/>
          <w:lang w:val="vi-VN" w:eastAsia="ja-JP"/>
        </w:rPr>
        <w:t>Không có</w:t>
      </w:r>
    </w:p>
    <w:p w14:paraId="0360CBEB" w14:textId="1E55FCE3" w:rsidR="00FC2C98" w:rsidRPr="00833388" w:rsidRDefault="00FC2C98" w:rsidP="00F85BA6">
      <w:pPr>
        <w:numPr>
          <w:ilvl w:val="0"/>
          <w:numId w:val="1"/>
        </w:numPr>
        <w:tabs>
          <w:tab w:val="clear" w:pos="720"/>
          <w:tab w:val="num" w:pos="360"/>
        </w:tabs>
        <w:spacing w:line="276" w:lineRule="auto"/>
        <w:ind w:left="480" w:hanging="480"/>
        <w:jc w:val="both"/>
        <w:rPr>
          <w:i/>
          <w:szCs w:val="26"/>
          <w:lang w:val="vi-VN"/>
        </w:rPr>
      </w:pPr>
      <w:r w:rsidRPr="00833388">
        <w:rPr>
          <w:i/>
          <w:szCs w:val="26"/>
          <w:lang w:val="vi-VN"/>
        </w:rPr>
        <w:t xml:space="preserve">Họ tên người hướng dẫn: </w:t>
      </w:r>
      <w:r w:rsidR="00222745" w:rsidRPr="00833388">
        <w:rPr>
          <w:szCs w:val="26"/>
          <w:lang w:val="vi-VN"/>
        </w:rPr>
        <w:t>ThS. Đỗ Thị Tuyết Hoa</w:t>
      </w:r>
    </w:p>
    <w:p w14:paraId="337BA37B" w14:textId="3EAAFAA4" w:rsidR="00FC2C98" w:rsidRPr="00833388" w:rsidRDefault="00FC2C98" w:rsidP="00F85BA6">
      <w:pPr>
        <w:numPr>
          <w:ilvl w:val="0"/>
          <w:numId w:val="1"/>
        </w:numPr>
        <w:tabs>
          <w:tab w:val="clear" w:pos="720"/>
          <w:tab w:val="num" w:pos="360"/>
        </w:tabs>
        <w:spacing w:line="276" w:lineRule="auto"/>
        <w:ind w:left="480" w:hanging="480"/>
        <w:jc w:val="both"/>
        <w:rPr>
          <w:i/>
          <w:szCs w:val="26"/>
          <w:lang w:val="vi-VN"/>
        </w:rPr>
      </w:pPr>
      <w:r w:rsidRPr="00833388">
        <w:rPr>
          <w:i/>
          <w:szCs w:val="26"/>
          <w:lang w:val="vi-VN"/>
        </w:rPr>
        <w:t xml:space="preserve">Ngày giao nhiệm vụ đồ án: </w:t>
      </w:r>
      <w:bookmarkStart w:id="13" w:name="OLE_LINK24"/>
      <w:bookmarkStart w:id="14" w:name="OLE_LINK25"/>
      <w:r w:rsidRPr="00833388">
        <w:rPr>
          <w:i/>
          <w:szCs w:val="26"/>
          <w:lang w:val="vi-VN"/>
        </w:rPr>
        <w:tab/>
        <w:t>……../……./20</w:t>
      </w:r>
      <w:bookmarkEnd w:id="13"/>
      <w:bookmarkEnd w:id="14"/>
      <w:r w:rsidRPr="00833388">
        <w:rPr>
          <w:rFonts w:eastAsiaTheme="minorEastAsia"/>
          <w:i/>
          <w:szCs w:val="26"/>
          <w:lang w:val="vi-VN" w:eastAsia="ja-JP"/>
        </w:rPr>
        <w:t>2</w:t>
      </w:r>
      <w:r w:rsidR="00222745" w:rsidRPr="00833388">
        <w:rPr>
          <w:rFonts w:eastAsiaTheme="minorEastAsia"/>
          <w:i/>
          <w:szCs w:val="26"/>
          <w:lang w:val="vi-VN" w:eastAsia="ja-JP"/>
        </w:rPr>
        <w:t>6</w:t>
      </w:r>
    </w:p>
    <w:p w14:paraId="293B6680" w14:textId="797A6BA3" w:rsidR="00FC2C98" w:rsidRPr="00833388" w:rsidRDefault="00FC2C98" w:rsidP="00F85BA6">
      <w:pPr>
        <w:numPr>
          <w:ilvl w:val="0"/>
          <w:numId w:val="1"/>
        </w:numPr>
        <w:tabs>
          <w:tab w:val="clear" w:pos="720"/>
          <w:tab w:val="num" w:pos="360"/>
        </w:tabs>
        <w:spacing w:line="276" w:lineRule="auto"/>
        <w:ind w:left="480" w:hanging="480"/>
        <w:jc w:val="both"/>
        <w:rPr>
          <w:i/>
          <w:szCs w:val="26"/>
          <w:lang w:val="vi-VN"/>
        </w:rPr>
      </w:pPr>
      <w:r w:rsidRPr="00833388">
        <w:rPr>
          <w:i/>
          <w:szCs w:val="26"/>
          <w:lang w:val="vi-VN"/>
        </w:rPr>
        <w:t xml:space="preserve">Ngày hoàn thành đồ án: </w:t>
      </w:r>
      <w:r w:rsidRPr="00833388">
        <w:rPr>
          <w:i/>
          <w:szCs w:val="26"/>
          <w:lang w:val="vi-VN"/>
        </w:rPr>
        <w:tab/>
        <w:t>……../……./20</w:t>
      </w:r>
      <w:r w:rsidRPr="00833388">
        <w:rPr>
          <w:rFonts w:eastAsiaTheme="minorEastAsia"/>
          <w:i/>
          <w:szCs w:val="26"/>
          <w:lang w:val="vi-VN" w:eastAsia="ja-JP"/>
        </w:rPr>
        <w:t>2</w:t>
      </w:r>
      <w:r w:rsidR="00222745" w:rsidRPr="00833388">
        <w:rPr>
          <w:rFonts w:eastAsiaTheme="minorEastAsia"/>
          <w:i/>
          <w:szCs w:val="26"/>
          <w:lang w:val="vi-VN" w:eastAsia="ja-JP"/>
        </w:rPr>
        <w:t>6</w:t>
      </w:r>
    </w:p>
    <w:p w14:paraId="66D7F48B" w14:textId="77777777" w:rsidR="00FC2C98" w:rsidRPr="00833388" w:rsidRDefault="00FC2C98" w:rsidP="00F85BA6">
      <w:pPr>
        <w:spacing w:line="276" w:lineRule="auto"/>
        <w:ind w:left="480"/>
        <w:jc w:val="both"/>
        <w:rPr>
          <w:i/>
          <w:szCs w:val="26"/>
          <w:lang w:val="vi-VN"/>
        </w:rPr>
      </w:pPr>
    </w:p>
    <w:tbl>
      <w:tblPr>
        <w:tblW w:w="0" w:type="auto"/>
        <w:tblInd w:w="108" w:type="dxa"/>
        <w:tblLook w:val="01E0" w:firstRow="1" w:lastRow="1" w:firstColumn="1" w:lastColumn="1" w:noHBand="0" w:noVBand="0"/>
      </w:tblPr>
      <w:tblGrid>
        <w:gridCol w:w="4260"/>
        <w:gridCol w:w="4137"/>
      </w:tblGrid>
      <w:tr w:rsidR="00FC2C98" w:rsidRPr="000327AB" w14:paraId="581D57DA" w14:textId="77777777" w:rsidTr="008D4F77">
        <w:tc>
          <w:tcPr>
            <w:tcW w:w="4677" w:type="dxa"/>
          </w:tcPr>
          <w:p w14:paraId="05CD739B" w14:textId="77777777" w:rsidR="00FC2C98" w:rsidRPr="00833388" w:rsidRDefault="00FC2C98" w:rsidP="00F85BA6">
            <w:pPr>
              <w:spacing w:line="276" w:lineRule="auto"/>
              <w:jc w:val="both"/>
              <w:rPr>
                <w:szCs w:val="26"/>
                <w:lang w:val="vi-VN"/>
              </w:rPr>
            </w:pPr>
          </w:p>
        </w:tc>
        <w:tc>
          <w:tcPr>
            <w:tcW w:w="4683" w:type="dxa"/>
          </w:tcPr>
          <w:p w14:paraId="35D8C57F" w14:textId="4C17B776" w:rsidR="00FC2C98" w:rsidRPr="00833388" w:rsidRDefault="00FC2C98" w:rsidP="00F85BA6">
            <w:pPr>
              <w:spacing w:line="276" w:lineRule="auto"/>
              <w:jc w:val="both"/>
              <w:rPr>
                <w:i/>
                <w:szCs w:val="26"/>
                <w:lang w:val="vi-VN"/>
              </w:rPr>
            </w:pPr>
            <w:r w:rsidRPr="00833388">
              <w:rPr>
                <w:i/>
                <w:szCs w:val="26"/>
                <w:lang w:val="vi-VN"/>
              </w:rPr>
              <w:t>Đà Nẵng, ngày</w:t>
            </w:r>
            <w:r w:rsidR="00F64507" w:rsidRPr="00F64507">
              <w:rPr>
                <w:i/>
                <w:szCs w:val="26"/>
                <w:lang w:val="vi-VN"/>
              </w:rPr>
              <w:t>…...</w:t>
            </w:r>
            <w:r w:rsidRPr="00833388">
              <w:rPr>
                <w:i/>
                <w:szCs w:val="26"/>
                <w:lang w:val="vi-VN"/>
              </w:rPr>
              <w:t xml:space="preserve">tháng </w:t>
            </w:r>
            <w:r w:rsidR="00F64507" w:rsidRPr="00F64507">
              <w:rPr>
                <w:i/>
                <w:szCs w:val="26"/>
                <w:lang w:val="vi-VN"/>
              </w:rPr>
              <w:t>…….năm</w:t>
            </w:r>
            <w:r w:rsidR="00F64507">
              <w:rPr>
                <w:i/>
                <w:szCs w:val="26"/>
                <w:lang w:val="vi-VN"/>
              </w:rPr>
              <w:t>…</w:t>
            </w:r>
            <w:r w:rsidR="00F64507" w:rsidRPr="00F64507">
              <w:rPr>
                <w:i/>
                <w:szCs w:val="26"/>
                <w:lang w:val="vi-VN"/>
              </w:rPr>
              <w:t>.</w:t>
            </w:r>
            <w:r w:rsidRPr="00833388">
              <w:rPr>
                <w:i/>
                <w:szCs w:val="26"/>
                <w:lang w:val="vi-VN"/>
              </w:rPr>
              <w:t xml:space="preserve"> </w:t>
            </w:r>
          </w:p>
        </w:tc>
      </w:tr>
      <w:tr w:rsidR="00FC2C98" w:rsidRPr="00833388" w14:paraId="17986353" w14:textId="77777777" w:rsidTr="008D4F77">
        <w:trPr>
          <w:trHeight w:val="300"/>
        </w:trPr>
        <w:tc>
          <w:tcPr>
            <w:tcW w:w="4677" w:type="dxa"/>
          </w:tcPr>
          <w:p w14:paraId="78C0214E" w14:textId="77777777" w:rsidR="00FC2C98" w:rsidRPr="00833388" w:rsidRDefault="00FC2C98" w:rsidP="00F85BA6">
            <w:pPr>
              <w:spacing w:line="276" w:lineRule="auto"/>
              <w:jc w:val="both"/>
              <w:rPr>
                <w:b/>
                <w:szCs w:val="26"/>
              </w:rPr>
            </w:pPr>
            <w:r w:rsidRPr="00833388">
              <w:rPr>
                <w:b/>
                <w:szCs w:val="26"/>
              </w:rPr>
              <w:t xml:space="preserve">Trưởng Bộ môn </w:t>
            </w:r>
            <w:r w:rsidRPr="00833388">
              <w:rPr>
                <w:szCs w:val="26"/>
              </w:rPr>
              <w:t>……………………..</w:t>
            </w:r>
          </w:p>
        </w:tc>
        <w:tc>
          <w:tcPr>
            <w:tcW w:w="4683" w:type="dxa"/>
          </w:tcPr>
          <w:p w14:paraId="7DCAA8BD" w14:textId="77777777" w:rsidR="00FC2C98" w:rsidRPr="00833388" w:rsidRDefault="00FC2C98" w:rsidP="003751DE">
            <w:pPr>
              <w:spacing w:line="276" w:lineRule="auto"/>
              <w:jc w:val="center"/>
              <w:rPr>
                <w:rFonts w:eastAsiaTheme="minorEastAsia"/>
                <w:b/>
                <w:szCs w:val="26"/>
                <w:lang w:eastAsia="ja-JP"/>
              </w:rPr>
            </w:pPr>
            <w:r w:rsidRPr="00833388">
              <w:rPr>
                <w:b/>
                <w:szCs w:val="26"/>
              </w:rPr>
              <w:t>Người hướng dẫn</w:t>
            </w:r>
          </w:p>
          <w:p w14:paraId="62B86128" w14:textId="77777777" w:rsidR="00FC2C98" w:rsidRPr="00833388" w:rsidRDefault="00FC2C98" w:rsidP="003751DE">
            <w:pPr>
              <w:spacing w:line="276" w:lineRule="auto"/>
              <w:jc w:val="center"/>
              <w:rPr>
                <w:rFonts w:eastAsiaTheme="minorEastAsia"/>
                <w:b/>
                <w:szCs w:val="26"/>
                <w:lang w:eastAsia="ja-JP"/>
              </w:rPr>
            </w:pPr>
          </w:p>
          <w:p w14:paraId="5674172B" w14:textId="77777777" w:rsidR="00FC2C98" w:rsidRPr="00833388" w:rsidRDefault="00FC2C98" w:rsidP="003751DE">
            <w:pPr>
              <w:spacing w:line="276" w:lineRule="auto"/>
              <w:jc w:val="center"/>
              <w:rPr>
                <w:rFonts w:eastAsiaTheme="minorEastAsia"/>
                <w:b/>
                <w:szCs w:val="26"/>
                <w:lang w:eastAsia="ja-JP"/>
              </w:rPr>
            </w:pPr>
          </w:p>
          <w:p w14:paraId="3EA9AC15" w14:textId="77777777" w:rsidR="00FC2C98" w:rsidRPr="00833388" w:rsidRDefault="00FC2C98" w:rsidP="003751DE">
            <w:pPr>
              <w:spacing w:line="276" w:lineRule="auto"/>
              <w:jc w:val="center"/>
              <w:rPr>
                <w:rFonts w:eastAsiaTheme="minorEastAsia"/>
                <w:b/>
                <w:szCs w:val="26"/>
                <w:lang w:eastAsia="ja-JP"/>
              </w:rPr>
            </w:pPr>
          </w:p>
          <w:p w14:paraId="0E3B64D8" w14:textId="34C3F40A" w:rsidR="00FC2C98" w:rsidRPr="00833388" w:rsidRDefault="00FC2C98" w:rsidP="003751DE">
            <w:pPr>
              <w:spacing w:line="276" w:lineRule="auto"/>
              <w:jc w:val="center"/>
              <w:rPr>
                <w:rFonts w:eastAsiaTheme="minorEastAsia"/>
                <w:bCs/>
                <w:szCs w:val="26"/>
                <w:lang w:eastAsia="ja-JP"/>
              </w:rPr>
            </w:pPr>
            <w:r w:rsidRPr="00833388">
              <w:rPr>
                <w:rFonts w:eastAsiaTheme="minorEastAsia"/>
                <w:bCs/>
                <w:szCs w:val="26"/>
                <w:lang w:eastAsia="ja-JP"/>
              </w:rPr>
              <w:t xml:space="preserve">GVHD: </w:t>
            </w:r>
            <w:r w:rsidR="00222745" w:rsidRPr="00833388">
              <w:rPr>
                <w:szCs w:val="26"/>
                <w:lang w:val="vi-VN"/>
              </w:rPr>
              <w:t>ThS. Đỗ Thị Tuyết Hoa</w:t>
            </w:r>
          </w:p>
        </w:tc>
      </w:tr>
    </w:tbl>
    <w:p w14:paraId="4C272B1D" w14:textId="77777777" w:rsidR="00FC2C98" w:rsidRPr="00833388" w:rsidRDefault="00FC2C98" w:rsidP="00F85BA6">
      <w:pPr>
        <w:pStyle w:val="Heading1"/>
        <w:spacing w:before="0" w:after="0" w:line="276" w:lineRule="auto"/>
        <w:jc w:val="both"/>
        <w:rPr>
          <w:rFonts w:cs="Times New Roman"/>
          <w:szCs w:val="26"/>
        </w:rPr>
        <w:sectPr w:rsidR="00FC2C98" w:rsidRPr="00833388" w:rsidSect="00F64507">
          <w:footerReference w:type="even" r:id="rId15"/>
          <w:footerReference w:type="default" r:id="rId16"/>
          <w:pgSz w:w="11907" w:h="16840" w:code="9"/>
          <w:pgMar w:top="1701" w:right="1701" w:bottom="1701" w:left="1701" w:header="737" w:footer="0" w:gutter="0"/>
          <w:pgNumType w:fmt="lowerRoman" w:start="7"/>
          <w:cols w:space="708"/>
          <w:docGrid w:linePitch="360"/>
        </w:sectPr>
      </w:pPr>
    </w:p>
    <w:p w14:paraId="0DFE7CFD" w14:textId="1279A1C6" w:rsidR="00143233" w:rsidRDefault="005E50FB" w:rsidP="003751DE">
      <w:pPr>
        <w:spacing w:line="276" w:lineRule="auto"/>
        <w:jc w:val="center"/>
        <w:rPr>
          <w:b/>
          <w:bCs/>
          <w:szCs w:val="26"/>
          <w:lang w:val="vi-VN"/>
        </w:rPr>
      </w:pPr>
      <w:r w:rsidRPr="00833388">
        <w:rPr>
          <w:b/>
          <w:bCs/>
          <w:szCs w:val="26"/>
        </w:rPr>
        <w:lastRenderedPageBreak/>
        <w:t>L</w:t>
      </w:r>
      <w:r w:rsidR="006277C4">
        <w:rPr>
          <w:b/>
          <w:bCs/>
          <w:szCs w:val="26"/>
        </w:rPr>
        <w:t>Ờ</w:t>
      </w:r>
      <w:r w:rsidRPr="00833388">
        <w:rPr>
          <w:b/>
          <w:bCs/>
          <w:szCs w:val="26"/>
        </w:rPr>
        <w:t>I NÓI ĐẦU</w:t>
      </w:r>
    </w:p>
    <w:p w14:paraId="226DD22B" w14:textId="77777777" w:rsidR="006277C4" w:rsidRDefault="006277C4" w:rsidP="00F85BA6">
      <w:pPr>
        <w:pStyle w:val="NormalWeb"/>
        <w:spacing w:before="0" w:beforeAutospacing="0" w:after="0" w:afterAutospacing="0" w:line="276" w:lineRule="auto"/>
        <w:jc w:val="both"/>
        <w:rPr>
          <w:sz w:val="26"/>
          <w:szCs w:val="26"/>
        </w:rPr>
      </w:pPr>
    </w:p>
    <w:p w14:paraId="56E38E63" w14:textId="4574870D" w:rsidR="00027DBB" w:rsidRPr="003751DE" w:rsidRDefault="00027DBB" w:rsidP="00F85BA6">
      <w:pPr>
        <w:pStyle w:val="NormalWeb"/>
        <w:spacing w:before="0" w:beforeAutospacing="0" w:after="0" w:afterAutospacing="0" w:line="276" w:lineRule="auto"/>
        <w:jc w:val="both"/>
        <w:rPr>
          <w:sz w:val="26"/>
          <w:szCs w:val="26"/>
          <w:lang w:val="vi-VN"/>
        </w:rPr>
      </w:pPr>
      <w:r w:rsidRPr="003751DE">
        <w:rPr>
          <w:sz w:val="26"/>
          <w:szCs w:val="26"/>
          <w:lang w:val="vi-VN"/>
        </w:rPr>
        <w:t>Trong bối cảnh công nghệ số và trí tuệ nhân tạo</w:t>
      </w:r>
      <w:r w:rsidR="00705F51" w:rsidRPr="00833388">
        <w:rPr>
          <w:sz w:val="26"/>
          <w:szCs w:val="26"/>
          <w:lang w:val="vi-VN"/>
        </w:rPr>
        <w:t xml:space="preserve"> AI </w:t>
      </w:r>
      <w:r w:rsidRPr="003751DE">
        <w:rPr>
          <w:sz w:val="26"/>
          <w:szCs w:val="26"/>
          <w:lang w:val="vi-VN"/>
        </w:rPr>
        <w:t>đang ngày càng phát triển mạnh mẽ, việc ứng dụng AI vào lĩnh vực nông nghiệp đang mở ra nhiều hướng tiếp cận mới mẻ và mang lại hiệu quả cao. Đặc biệt, các công cụ hỗ trợ tự động nhận diện và chẩn đoán bệnh trên cây trồng đang dần trở thành xu hướng thiết thực, giúp người nông dân phát hiện bệnh kịp thời, từ đó bảo vệ mùa màng và tối ưu hóa năng suất.</w:t>
      </w:r>
    </w:p>
    <w:p w14:paraId="221E2693" w14:textId="77777777" w:rsidR="00F64507" w:rsidRPr="003751DE" w:rsidRDefault="00F64507" w:rsidP="00F85BA6">
      <w:pPr>
        <w:pStyle w:val="NormalWeb"/>
        <w:spacing w:before="0" w:beforeAutospacing="0" w:after="0" w:afterAutospacing="0" w:line="276" w:lineRule="auto"/>
        <w:jc w:val="both"/>
        <w:rPr>
          <w:sz w:val="26"/>
          <w:szCs w:val="26"/>
          <w:lang w:val="vi-VN"/>
        </w:rPr>
      </w:pPr>
    </w:p>
    <w:p w14:paraId="72DA4FFE" w14:textId="79BA9AEF" w:rsidR="00027DBB" w:rsidRPr="003751DE" w:rsidRDefault="00027DBB" w:rsidP="00F85BA6">
      <w:pPr>
        <w:pStyle w:val="NormalWeb"/>
        <w:spacing w:before="0" w:beforeAutospacing="0" w:after="0" w:afterAutospacing="0" w:line="276" w:lineRule="auto"/>
        <w:jc w:val="both"/>
        <w:rPr>
          <w:sz w:val="26"/>
          <w:szCs w:val="26"/>
          <w:lang w:val="vi-VN"/>
        </w:rPr>
      </w:pPr>
      <w:r w:rsidRPr="003751DE">
        <w:rPr>
          <w:sz w:val="26"/>
          <w:szCs w:val="26"/>
          <w:lang w:val="vi-VN"/>
        </w:rPr>
        <w:t>Xuất phát từ thực tiễn đó, em đã lựa chọn thực hiện đề tài "Ứng dụng AI phát hiện bệnh trên cây trồng thông qua hình ảnh lá" với mong muốn tạo ra một ứng dụng di động tiện lợi, thông minh và có khả năng hỗ trợ chẩn đoán bệnh cây trồng một cách nhanh chóng, chính xác. Đây không chỉ là cơ hội để em áp dụng những kiến thức đã học vào thực tế, mà còn là dịp để em khám phá sâu hơn về các công nghệ hiện đại như học máy, thị giác máy tính, phát triển ứng dụng di động trên iOS và xây dựng hệ thống máy chủ.</w:t>
      </w:r>
    </w:p>
    <w:p w14:paraId="06D6B23F" w14:textId="77777777" w:rsidR="00F64507" w:rsidRPr="003751DE" w:rsidRDefault="00F64507" w:rsidP="00F85BA6">
      <w:pPr>
        <w:pStyle w:val="NormalWeb"/>
        <w:spacing w:before="0" w:beforeAutospacing="0" w:after="0" w:afterAutospacing="0" w:line="276" w:lineRule="auto"/>
        <w:jc w:val="both"/>
        <w:rPr>
          <w:sz w:val="26"/>
          <w:szCs w:val="26"/>
          <w:lang w:val="vi-VN"/>
        </w:rPr>
      </w:pPr>
    </w:p>
    <w:p w14:paraId="3C3BAFEC" w14:textId="7580D241" w:rsidR="00027DBB" w:rsidRPr="003751DE" w:rsidRDefault="00027DBB" w:rsidP="00F85BA6">
      <w:pPr>
        <w:pStyle w:val="NormalWeb"/>
        <w:spacing w:before="0" w:beforeAutospacing="0" w:after="0" w:afterAutospacing="0" w:line="276" w:lineRule="auto"/>
        <w:jc w:val="both"/>
        <w:rPr>
          <w:sz w:val="26"/>
          <w:szCs w:val="26"/>
          <w:lang w:val="vi-VN"/>
        </w:rPr>
      </w:pPr>
      <w:r w:rsidRPr="003751DE">
        <w:rPr>
          <w:sz w:val="26"/>
          <w:szCs w:val="26"/>
          <w:lang w:val="vi-VN"/>
        </w:rPr>
        <w:t>Trong suốt quá trình nghiên cứu và triển khai đề tài, em đã nhận được rất nhiều sự quan tâm, hướng dẫn và hỗ trợ tận tình từ quý thầy cô trong Khoa Công nghệ Thông tin – Trường Đại học Bách khoa – Đại học Đà Nẵng. Em xin gửi lời cảm ơn chân thành đến tập thể giảng viên đã luôn đồng hành, truyền cảm hứng và tạo điều kiện thuận lợi cho em trong suốt quá trình học tập.</w:t>
      </w:r>
    </w:p>
    <w:p w14:paraId="6A0F10BB" w14:textId="77777777" w:rsidR="00F64507" w:rsidRPr="003751DE" w:rsidRDefault="00F64507" w:rsidP="00F85BA6">
      <w:pPr>
        <w:pStyle w:val="NormalWeb"/>
        <w:spacing w:before="0" w:beforeAutospacing="0" w:after="0" w:afterAutospacing="0" w:line="276" w:lineRule="auto"/>
        <w:jc w:val="both"/>
        <w:rPr>
          <w:sz w:val="26"/>
          <w:szCs w:val="26"/>
          <w:lang w:val="vi-VN"/>
        </w:rPr>
      </w:pPr>
    </w:p>
    <w:p w14:paraId="58D8B2BF" w14:textId="6C8832B5" w:rsidR="00027DBB" w:rsidRPr="003751DE" w:rsidRDefault="00027DBB" w:rsidP="00F85BA6">
      <w:pPr>
        <w:pStyle w:val="NormalWeb"/>
        <w:spacing w:before="0" w:beforeAutospacing="0" w:after="0" w:afterAutospacing="0" w:line="276" w:lineRule="auto"/>
        <w:jc w:val="both"/>
        <w:rPr>
          <w:sz w:val="26"/>
          <w:szCs w:val="26"/>
          <w:lang w:val="vi-VN"/>
        </w:rPr>
      </w:pPr>
      <w:r w:rsidRPr="003751DE">
        <w:rPr>
          <w:sz w:val="26"/>
          <w:szCs w:val="26"/>
          <w:lang w:val="vi-VN"/>
        </w:rPr>
        <w:t xml:space="preserve">Đặc biệt, em muốn bày tỏ lòng biết ơn sâu sắc đến cô </w:t>
      </w:r>
      <w:r w:rsidR="00CB44B9" w:rsidRPr="003751DE">
        <w:rPr>
          <w:sz w:val="26"/>
          <w:szCs w:val="26"/>
          <w:lang w:val="vi-VN"/>
        </w:rPr>
        <w:t>Đỗ</w:t>
      </w:r>
      <w:r w:rsidR="00CB44B9" w:rsidRPr="00833388">
        <w:rPr>
          <w:sz w:val="26"/>
          <w:szCs w:val="26"/>
          <w:lang w:val="vi-VN"/>
        </w:rPr>
        <w:t xml:space="preserve"> </w:t>
      </w:r>
      <w:r w:rsidR="00E718F4" w:rsidRPr="00833388">
        <w:rPr>
          <w:sz w:val="26"/>
          <w:szCs w:val="26"/>
          <w:lang w:val="vi-VN"/>
        </w:rPr>
        <w:t>Thị Tuyết Hoa</w:t>
      </w:r>
      <w:r w:rsidRPr="003751DE">
        <w:rPr>
          <w:sz w:val="26"/>
          <w:szCs w:val="26"/>
          <w:lang w:val="vi-VN"/>
        </w:rPr>
        <w:t xml:space="preserve"> người đã trực tiếp hướng dẫn, định hướng chuyên môn và luôn theo sát quá trình thực hiện đề tài.</w:t>
      </w:r>
      <w:r w:rsidR="00671BF6" w:rsidRPr="003751DE">
        <w:rPr>
          <w:sz w:val="26"/>
          <w:szCs w:val="26"/>
          <w:lang w:val="vi-VN"/>
        </w:rPr>
        <w:t xml:space="preserve"> Đồng thời, em xin gửi lời cảm ơn chân thành đến chị Eugenia Owusuaa Amoakwah từ GCI Omnicompus. Chị đã tận tình hỗ trợ em trong việc thu thập và chuẩn bị bộ dữ liệu hình ảnh quan trọng để huấn luyện mô hình nhận diện các loại cây trồng. Nếu không có sự giúp đỡ và nguồn dữ liệu phong phú từ chị, đồ án của em sẽ không thể hoàn thiện và đạt được kết quả như mong đợi</w:t>
      </w:r>
      <w:r w:rsidRPr="003751DE">
        <w:rPr>
          <w:sz w:val="26"/>
          <w:szCs w:val="26"/>
          <w:lang w:val="vi-VN"/>
        </w:rPr>
        <w:t>.</w:t>
      </w:r>
    </w:p>
    <w:p w14:paraId="400E32A7" w14:textId="77777777" w:rsidR="00DC20AB" w:rsidRPr="003751DE" w:rsidRDefault="00DC20AB" w:rsidP="00F85BA6">
      <w:pPr>
        <w:pStyle w:val="NormalWeb"/>
        <w:spacing w:before="0" w:beforeAutospacing="0" w:after="0" w:afterAutospacing="0" w:line="276" w:lineRule="auto"/>
        <w:jc w:val="both"/>
        <w:rPr>
          <w:sz w:val="26"/>
          <w:szCs w:val="26"/>
          <w:lang w:val="vi-VN"/>
        </w:rPr>
      </w:pPr>
    </w:p>
    <w:p w14:paraId="0C4E2434" w14:textId="14D723FE" w:rsidR="00027DBB" w:rsidRPr="003751DE" w:rsidRDefault="00027DBB" w:rsidP="00F85BA6">
      <w:pPr>
        <w:pStyle w:val="NormalWeb"/>
        <w:spacing w:before="0" w:beforeAutospacing="0" w:after="0" w:afterAutospacing="0" w:line="276" w:lineRule="auto"/>
        <w:jc w:val="both"/>
        <w:rPr>
          <w:sz w:val="26"/>
          <w:szCs w:val="26"/>
          <w:lang w:val="vi-VN"/>
        </w:rPr>
      </w:pPr>
      <w:r w:rsidRPr="003751DE">
        <w:rPr>
          <w:sz w:val="26"/>
          <w:szCs w:val="26"/>
          <w:lang w:val="vi-VN"/>
        </w:rPr>
        <w:t>Mặc dù đã nỗ lực hết sức, nhưng do kiến thức và kinh nghiệm thực tế còn hạn chế, đề tài chắc chắn không tránh khỏi những thiếu sót. Em rất mong nhận được sự góp ý quý báu từ quý thầy cô và các bạn để ứng dụng có thể được hoàn thiện và phát triển hơn nữa trong tương lai.</w:t>
      </w:r>
    </w:p>
    <w:p w14:paraId="1C8C9008" w14:textId="77777777" w:rsidR="00F64507" w:rsidRPr="003751DE" w:rsidRDefault="00F64507" w:rsidP="00F85BA6">
      <w:pPr>
        <w:pStyle w:val="NormalWeb"/>
        <w:spacing w:before="0" w:beforeAutospacing="0" w:after="0" w:afterAutospacing="0" w:line="276" w:lineRule="auto"/>
        <w:jc w:val="both"/>
        <w:rPr>
          <w:sz w:val="26"/>
          <w:szCs w:val="26"/>
          <w:lang w:val="vi-VN"/>
        </w:rPr>
      </w:pPr>
    </w:p>
    <w:p w14:paraId="2CCF9810" w14:textId="77777777" w:rsidR="00027DBB" w:rsidRPr="003751DE" w:rsidRDefault="00027DBB" w:rsidP="00F85BA6">
      <w:pPr>
        <w:pStyle w:val="NormalWeb"/>
        <w:spacing w:before="0" w:beforeAutospacing="0" w:after="0" w:afterAutospacing="0" w:line="276" w:lineRule="auto"/>
        <w:jc w:val="both"/>
        <w:rPr>
          <w:sz w:val="26"/>
          <w:szCs w:val="26"/>
          <w:lang w:val="vi-VN"/>
        </w:rPr>
      </w:pPr>
      <w:r w:rsidRPr="003751DE">
        <w:rPr>
          <w:sz w:val="26"/>
          <w:szCs w:val="26"/>
          <w:lang w:val="vi-VN"/>
        </w:rPr>
        <w:t>Em xin chân thành cảm ơn!</w:t>
      </w:r>
    </w:p>
    <w:p w14:paraId="16DA54D0" w14:textId="77777777" w:rsidR="006277C4" w:rsidRPr="007C3E94" w:rsidRDefault="006277C4">
      <w:pPr>
        <w:spacing w:after="160" w:line="278" w:lineRule="auto"/>
        <w:rPr>
          <w:b/>
          <w:bCs/>
          <w:szCs w:val="26"/>
          <w:lang w:val="vi-VN"/>
        </w:rPr>
      </w:pPr>
      <w:bookmarkStart w:id="15" w:name="_Toc200008814"/>
      <w:bookmarkStart w:id="16" w:name="_Toc201050393"/>
      <w:r w:rsidRPr="007C3E94">
        <w:rPr>
          <w:b/>
          <w:bCs/>
          <w:szCs w:val="26"/>
          <w:lang w:val="vi-VN"/>
        </w:rPr>
        <w:br w:type="page"/>
      </w:r>
    </w:p>
    <w:p w14:paraId="055D792E" w14:textId="6A248A4B" w:rsidR="00E83499" w:rsidRPr="003751DE" w:rsidRDefault="00E83499" w:rsidP="003751DE">
      <w:pPr>
        <w:spacing w:after="160" w:line="276" w:lineRule="auto"/>
        <w:jc w:val="center"/>
        <w:rPr>
          <w:rFonts w:eastAsiaTheme="majorEastAsia"/>
          <w:b/>
          <w:bCs/>
          <w:color w:val="000000" w:themeColor="text1"/>
          <w:szCs w:val="26"/>
          <w:lang w:val="vi-VN"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F2B">
        <w:rPr>
          <w:b/>
          <w:bCs/>
          <w:szCs w:val="26"/>
        </w:rPr>
        <w:lastRenderedPageBreak/>
        <w:t>LỜI CAM ĐOAN</w:t>
      </w:r>
      <w:bookmarkEnd w:id="15"/>
      <w:bookmarkEnd w:id="16"/>
    </w:p>
    <w:p w14:paraId="6DFE87F0" w14:textId="77777777" w:rsidR="00E83499" w:rsidRPr="00833388" w:rsidRDefault="00E83499" w:rsidP="00F85BA6">
      <w:pPr>
        <w:spacing w:line="276" w:lineRule="auto"/>
        <w:jc w:val="both"/>
        <w:rPr>
          <w:rFonts w:eastAsiaTheme="minorEastAsia"/>
          <w:szCs w:val="26"/>
          <w:lang w:val="vi-VN" w:eastAsia="ja-JP"/>
        </w:rPr>
      </w:pPr>
    </w:p>
    <w:p w14:paraId="58B20529" w14:textId="77777777" w:rsidR="00E83499" w:rsidRPr="00833388" w:rsidRDefault="00E83499" w:rsidP="00F85BA6">
      <w:pPr>
        <w:spacing w:line="276" w:lineRule="auto"/>
        <w:jc w:val="both"/>
        <w:rPr>
          <w:b/>
          <w:bCs/>
          <w:iCs/>
          <w:szCs w:val="26"/>
          <w:lang w:val="vi-VN"/>
        </w:rPr>
      </w:pPr>
      <w:r w:rsidRPr="00833388">
        <w:rPr>
          <w:b/>
          <w:bCs/>
          <w:iCs/>
          <w:szCs w:val="26"/>
          <w:lang w:val="vi-VN" w:eastAsia="ja-JP"/>
        </w:rPr>
        <w:t>Em</w:t>
      </w:r>
      <w:r w:rsidRPr="00833388">
        <w:rPr>
          <w:b/>
          <w:bCs/>
          <w:iCs/>
          <w:szCs w:val="26"/>
          <w:lang w:val="vi-VN"/>
        </w:rPr>
        <w:t xml:space="preserve"> xin cam đoan:</w:t>
      </w:r>
    </w:p>
    <w:p w14:paraId="407CE337" w14:textId="79777F16" w:rsidR="00E83499" w:rsidRPr="00833388" w:rsidRDefault="00E83499" w:rsidP="00F85BA6">
      <w:pPr>
        <w:pStyle w:val="ListParagraph"/>
        <w:numPr>
          <w:ilvl w:val="0"/>
          <w:numId w:val="3"/>
        </w:numPr>
        <w:tabs>
          <w:tab w:val="left" w:pos="540"/>
        </w:tabs>
        <w:overflowPunct w:val="0"/>
        <w:autoSpaceDE w:val="0"/>
        <w:autoSpaceDN w:val="0"/>
        <w:adjustRightInd w:val="0"/>
        <w:spacing w:line="276" w:lineRule="auto"/>
        <w:ind w:left="357" w:hanging="357"/>
        <w:jc w:val="both"/>
        <w:textAlignment w:val="baseline"/>
        <w:rPr>
          <w:szCs w:val="26"/>
          <w:lang w:val="vi-VN"/>
        </w:rPr>
      </w:pPr>
      <w:r w:rsidRPr="00833388">
        <w:rPr>
          <w:szCs w:val="26"/>
          <w:lang w:val="vi-VN"/>
        </w:rPr>
        <w:t xml:space="preserve">Nội dung trong đồ án này em thực hiện dưới sự hướng dẫn trực tiếp của </w:t>
      </w:r>
      <w:r w:rsidR="005F565E" w:rsidRPr="00833388">
        <w:rPr>
          <w:szCs w:val="26"/>
          <w:lang w:val="vi-VN"/>
        </w:rPr>
        <w:t>ThS. Đỗ Thị Tuyết Hoa</w:t>
      </w:r>
      <w:r w:rsidRPr="00833388">
        <w:rPr>
          <w:szCs w:val="26"/>
          <w:lang w:val="vi-VN"/>
        </w:rPr>
        <w:t xml:space="preserve">. Các kết quả trong đồ án đều được thực hiện trong quá trình em đang học tập tại Khoa Công Nghệ Thông Tin, trường Đại học Bách Khoa Đà Nẵng. </w:t>
      </w:r>
    </w:p>
    <w:p w14:paraId="12258F59" w14:textId="77777777" w:rsidR="00E83499" w:rsidRPr="00833388" w:rsidRDefault="00E83499" w:rsidP="00F85BA6">
      <w:pPr>
        <w:pStyle w:val="ListParagraph"/>
        <w:numPr>
          <w:ilvl w:val="0"/>
          <w:numId w:val="3"/>
        </w:numPr>
        <w:tabs>
          <w:tab w:val="left" w:pos="540"/>
        </w:tabs>
        <w:overflowPunct w:val="0"/>
        <w:autoSpaceDE w:val="0"/>
        <w:autoSpaceDN w:val="0"/>
        <w:adjustRightInd w:val="0"/>
        <w:spacing w:line="276" w:lineRule="auto"/>
        <w:ind w:left="357" w:hanging="357"/>
        <w:jc w:val="both"/>
        <w:textAlignment w:val="baseline"/>
        <w:rPr>
          <w:szCs w:val="26"/>
          <w:lang w:val="vi-VN"/>
        </w:rPr>
      </w:pPr>
      <w:r w:rsidRPr="00833388">
        <w:rPr>
          <w:szCs w:val="26"/>
          <w:lang w:val="vi-VN"/>
        </w:rPr>
        <w:t xml:space="preserve">Các tham khảo dùng trong đồ án đều được trích dẫn rõ ràng tên tác giả, tên công trình, thời gian, địa điểm công bố, được kèm với đường dẫn hợp lệ. </w:t>
      </w:r>
    </w:p>
    <w:p w14:paraId="45F8FF0E" w14:textId="77777777" w:rsidR="00E83499" w:rsidRPr="00833388" w:rsidRDefault="00E83499" w:rsidP="00F85BA6">
      <w:pPr>
        <w:pStyle w:val="ListParagraph"/>
        <w:numPr>
          <w:ilvl w:val="0"/>
          <w:numId w:val="3"/>
        </w:numPr>
        <w:tabs>
          <w:tab w:val="left" w:pos="540"/>
        </w:tabs>
        <w:overflowPunct w:val="0"/>
        <w:autoSpaceDE w:val="0"/>
        <w:autoSpaceDN w:val="0"/>
        <w:adjustRightInd w:val="0"/>
        <w:spacing w:line="276" w:lineRule="auto"/>
        <w:ind w:left="357" w:hanging="357"/>
        <w:jc w:val="both"/>
        <w:textAlignment w:val="baseline"/>
        <w:rPr>
          <w:iCs/>
          <w:szCs w:val="26"/>
          <w:lang w:val="vi-VN"/>
        </w:rPr>
      </w:pPr>
      <w:r w:rsidRPr="00833388">
        <w:rPr>
          <w:szCs w:val="26"/>
          <w:lang w:val="vi-VN"/>
        </w:rPr>
        <w:t>Nếu có những sao chép không hợp lệ, vi phạm quy chế đào tạo, em xin chịu hoàn toàn trách nhiệm.</w:t>
      </w:r>
    </w:p>
    <w:p w14:paraId="7C5D9EFD" w14:textId="77777777" w:rsidR="00E83499" w:rsidRPr="00833388" w:rsidRDefault="00E83499" w:rsidP="00F85BA6">
      <w:pPr>
        <w:tabs>
          <w:tab w:val="center" w:pos="6480"/>
        </w:tabs>
        <w:overflowPunct w:val="0"/>
        <w:autoSpaceDE w:val="0"/>
        <w:autoSpaceDN w:val="0"/>
        <w:adjustRightInd w:val="0"/>
        <w:spacing w:line="276" w:lineRule="auto"/>
        <w:jc w:val="both"/>
        <w:textAlignment w:val="baseline"/>
        <w:rPr>
          <w:i/>
          <w:szCs w:val="26"/>
          <w:lang w:val="vi-VN"/>
        </w:rPr>
      </w:pPr>
      <w:r w:rsidRPr="00833388">
        <w:rPr>
          <w:i/>
          <w:szCs w:val="26"/>
          <w:lang w:val="vi-VN"/>
        </w:rPr>
        <w:tab/>
      </w:r>
    </w:p>
    <w:p w14:paraId="2EA9471F" w14:textId="30234DD9" w:rsidR="00E83499" w:rsidRPr="00833388" w:rsidRDefault="00E83499" w:rsidP="00F85BA6">
      <w:pPr>
        <w:tabs>
          <w:tab w:val="center" w:pos="6480"/>
        </w:tabs>
        <w:overflowPunct w:val="0"/>
        <w:autoSpaceDE w:val="0"/>
        <w:autoSpaceDN w:val="0"/>
        <w:adjustRightInd w:val="0"/>
        <w:spacing w:line="276" w:lineRule="auto"/>
        <w:jc w:val="both"/>
        <w:textAlignment w:val="baseline"/>
        <w:rPr>
          <w:rFonts w:eastAsiaTheme="minorEastAsia"/>
          <w:i/>
          <w:szCs w:val="26"/>
          <w:lang w:val="vi-VN" w:eastAsia="ja-JP"/>
        </w:rPr>
      </w:pPr>
      <w:r w:rsidRPr="00833388">
        <w:rPr>
          <w:i/>
          <w:szCs w:val="26"/>
          <w:lang w:val="vi-VN"/>
        </w:rPr>
        <w:tab/>
        <w:t>Đà Nẵng, ngày……tháng……năm 202</w:t>
      </w:r>
      <w:r w:rsidR="005F565E" w:rsidRPr="00833388">
        <w:rPr>
          <w:rFonts w:eastAsiaTheme="minorEastAsia"/>
          <w:i/>
          <w:szCs w:val="26"/>
          <w:lang w:val="vi-VN" w:eastAsia="ja-JP"/>
        </w:rPr>
        <w:t>6</w:t>
      </w:r>
    </w:p>
    <w:p w14:paraId="2F1A49CD" w14:textId="77777777" w:rsidR="00E83499" w:rsidRPr="00833388" w:rsidRDefault="00E83499" w:rsidP="00F85BA6">
      <w:pPr>
        <w:tabs>
          <w:tab w:val="center" w:pos="6480"/>
        </w:tabs>
        <w:overflowPunct w:val="0"/>
        <w:autoSpaceDE w:val="0"/>
        <w:autoSpaceDN w:val="0"/>
        <w:adjustRightInd w:val="0"/>
        <w:spacing w:line="276" w:lineRule="auto"/>
        <w:jc w:val="both"/>
        <w:textAlignment w:val="baseline"/>
        <w:rPr>
          <w:b/>
          <w:szCs w:val="26"/>
          <w:lang w:val="vi-VN"/>
        </w:rPr>
      </w:pPr>
      <w:r w:rsidRPr="00833388">
        <w:rPr>
          <w:i/>
          <w:szCs w:val="26"/>
          <w:lang w:val="vi-VN"/>
        </w:rPr>
        <w:tab/>
      </w:r>
      <w:r w:rsidRPr="00833388">
        <w:rPr>
          <w:b/>
          <w:szCs w:val="26"/>
          <w:lang w:val="vi-VN"/>
        </w:rPr>
        <w:t>Sinh viên thực hiện</w:t>
      </w:r>
    </w:p>
    <w:p w14:paraId="1E8E19A3" w14:textId="77777777" w:rsidR="00E83499" w:rsidRPr="00833388" w:rsidRDefault="00E83499" w:rsidP="00F85BA6">
      <w:pPr>
        <w:tabs>
          <w:tab w:val="center" w:pos="6480"/>
        </w:tabs>
        <w:overflowPunct w:val="0"/>
        <w:autoSpaceDE w:val="0"/>
        <w:autoSpaceDN w:val="0"/>
        <w:adjustRightInd w:val="0"/>
        <w:spacing w:line="276" w:lineRule="auto"/>
        <w:jc w:val="both"/>
        <w:textAlignment w:val="baseline"/>
        <w:rPr>
          <w:b/>
          <w:szCs w:val="26"/>
          <w:lang w:val="vi-VN"/>
        </w:rPr>
      </w:pPr>
    </w:p>
    <w:p w14:paraId="448118E3" w14:textId="7BBA15E5" w:rsidR="001402BD" w:rsidRDefault="001436ED" w:rsidP="00F85BA6">
      <w:pPr>
        <w:spacing w:line="276" w:lineRule="auto"/>
        <w:jc w:val="both"/>
        <w:rPr>
          <w:b/>
          <w:bCs/>
          <w:szCs w:val="26"/>
          <w:lang w:val="vi-VN"/>
        </w:rPr>
      </w:pPr>
      <w:r w:rsidRPr="00833388">
        <w:rPr>
          <w:b/>
          <w:bCs/>
          <w:szCs w:val="26"/>
          <w:lang w:val="vi-VN"/>
        </w:rPr>
        <w:tab/>
      </w:r>
      <w:r w:rsidRPr="00833388">
        <w:rPr>
          <w:b/>
          <w:bCs/>
          <w:szCs w:val="26"/>
          <w:lang w:val="vi-VN"/>
        </w:rPr>
        <w:tab/>
      </w:r>
      <w:r w:rsidRPr="00833388">
        <w:rPr>
          <w:b/>
          <w:bCs/>
          <w:szCs w:val="26"/>
          <w:lang w:val="vi-VN"/>
        </w:rPr>
        <w:tab/>
      </w:r>
      <w:r w:rsidRPr="00833388">
        <w:rPr>
          <w:b/>
          <w:bCs/>
          <w:szCs w:val="26"/>
          <w:lang w:val="vi-VN"/>
        </w:rPr>
        <w:tab/>
      </w:r>
      <w:r w:rsidRPr="00833388">
        <w:rPr>
          <w:b/>
          <w:bCs/>
          <w:szCs w:val="26"/>
          <w:lang w:val="vi-VN"/>
        </w:rPr>
        <w:tab/>
      </w:r>
      <w:r w:rsidRPr="00833388">
        <w:rPr>
          <w:b/>
          <w:bCs/>
          <w:szCs w:val="26"/>
          <w:lang w:val="vi-VN"/>
        </w:rPr>
        <w:tab/>
      </w:r>
      <w:r w:rsidRPr="00833388">
        <w:rPr>
          <w:b/>
          <w:bCs/>
          <w:szCs w:val="26"/>
          <w:lang w:val="vi-VN"/>
        </w:rPr>
        <w:tab/>
      </w:r>
    </w:p>
    <w:p w14:paraId="2CE6DB3E" w14:textId="2F75A67A" w:rsidR="00DC20AB" w:rsidRDefault="00DC20AB" w:rsidP="00F85BA6">
      <w:pPr>
        <w:spacing w:line="276" w:lineRule="auto"/>
        <w:jc w:val="both"/>
        <w:rPr>
          <w:b/>
          <w:bCs/>
          <w:szCs w:val="26"/>
          <w:lang w:val="vi-VN"/>
        </w:rPr>
      </w:pPr>
    </w:p>
    <w:p w14:paraId="4F805EB3" w14:textId="0ABDE4B4" w:rsidR="00DC20AB" w:rsidRDefault="00DC20AB" w:rsidP="00F85BA6">
      <w:pPr>
        <w:spacing w:line="276" w:lineRule="auto"/>
        <w:jc w:val="both"/>
        <w:rPr>
          <w:b/>
          <w:bCs/>
          <w:szCs w:val="26"/>
          <w:lang w:val="vi-VN"/>
        </w:rPr>
      </w:pPr>
    </w:p>
    <w:p w14:paraId="3A4516CC" w14:textId="77777777" w:rsidR="00F73A50" w:rsidRDefault="00F73A50" w:rsidP="00F73A50">
      <w:pPr>
        <w:spacing w:line="276" w:lineRule="auto"/>
        <w:ind w:left="5040"/>
        <w:jc w:val="both"/>
        <w:rPr>
          <w:szCs w:val="26"/>
          <w:lang w:val="vi-VN"/>
        </w:rPr>
      </w:pPr>
      <w:r>
        <w:rPr>
          <w:szCs w:val="26"/>
          <w:lang w:val="vi-VN"/>
        </w:rPr>
        <w:t xml:space="preserve">     </w:t>
      </w:r>
    </w:p>
    <w:p w14:paraId="203B6184" w14:textId="146A678C" w:rsidR="001436ED" w:rsidRPr="00833388" w:rsidRDefault="00F73A50" w:rsidP="00F73A50">
      <w:pPr>
        <w:spacing w:line="276" w:lineRule="auto"/>
        <w:ind w:left="5040"/>
        <w:jc w:val="both"/>
        <w:rPr>
          <w:szCs w:val="26"/>
          <w:lang w:val="vi-VN"/>
        </w:rPr>
      </w:pPr>
      <w:r>
        <w:rPr>
          <w:szCs w:val="26"/>
          <w:lang w:val="vi-VN"/>
        </w:rPr>
        <w:t xml:space="preserve">      </w:t>
      </w:r>
      <w:r w:rsidR="001436ED" w:rsidRPr="00833388">
        <w:rPr>
          <w:szCs w:val="26"/>
          <w:lang w:val="vi-VN"/>
        </w:rPr>
        <w:t>Huỳnh Khôi Nguyên</w:t>
      </w:r>
    </w:p>
    <w:p w14:paraId="4C0F09A4" w14:textId="1D34433B" w:rsidR="001436ED" w:rsidRPr="00833388" w:rsidRDefault="001436ED" w:rsidP="00F85BA6">
      <w:pPr>
        <w:spacing w:line="276" w:lineRule="auto"/>
        <w:jc w:val="both"/>
        <w:rPr>
          <w:b/>
          <w:bCs/>
          <w:szCs w:val="26"/>
          <w:lang w:val="vi-VN"/>
        </w:rPr>
      </w:pPr>
      <w:r w:rsidRPr="00833388">
        <w:rPr>
          <w:b/>
          <w:bCs/>
          <w:szCs w:val="26"/>
          <w:lang w:val="vi-VN"/>
        </w:rPr>
        <w:tab/>
      </w:r>
      <w:r w:rsidRPr="00833388">
        <w:rPr>
          <w:b/>
          <w:bCs/>
          <w:szCs w:val="26"/>
          <w:lang w:val="vi-VN"/>
        </w:rPr>
        <w:tab/>
      </w:r>
      <w:r w:rsidRPr="00833388">
        <w:rPr>
          <w:b/>
          <w:bCs/>
          <w:szCs w:val="26"/>
          <w:lang w:val="vi-VN"/>
        </w:rPr>
        <w:tab/>
      </w:r>
      <w:r w:rsidRPr="00833388">
        <w:rPr>
          <w:b/>
          <w:bCs/>
          <w:szCs w:val="26"/>
          <w:lang w:val="vi-VN"/>
        </w:rPr>
        <w:tab/>
      </w:r>
      <w:r w:rsidRPr="00833388">
        <w:rPr>
          <w:b/>
          <w:bCs/>
          <w:szCs w:val="26"/>
          <w:lang w:val="vi-VN"/>
        </w:rPr>
        <w:tab/>
      </w:r>
      <w:r w:rsidRPr="00833388">
        <w:rPr>
          <w:b/>
          <w:bCs/>
          <w:szCs w:val="26"/>
          <w:lang w:val="vi-VN"/>
        </w:rPr>
        <w:tab/>
      </w:r>
    </w:p>
    <w:p w14:paraId="470C49B8" w14:textId="46C88B79" w:rsidR="00F64507" w:rsidRPr="00F73A50" w:rsidRDefault="00F73A50" w:rsidP="00F73A50">
      <w:pPr>
        <w:spacing w:after="160" w:line="278" w:lineRule="auto"/>
        <w:rPr>
          <w:b/>
          <w:bCs/>
          <w:szCs w:val="26"/>
          <w:lang w:val="vi-VN"/>
        </w:rPr>
      </w:pPr>
      <w:r>
        <w:rPr>
          <w:b/>
          <w:bCs/>
          <w:szCs w:val="26"/>
          <w:lang w:val="vi-VN"/>
        </w:rPr>
        <w:br w:type="page"/>
      </w:r>
      <w:bookmarkStart w:id="17" w:name="_Toc201050394"/>
    </w:p>
    <w:p w14:paraId="33DFC94B" w14:textId="04FCD63B" w:rsidR="00D5618C" w:rsidRDefault="00D5618C" w:rsidP="00AA7E5C">
      <w:pPr>
        <w:pStyle w:val="NormalWeb"/>
        <w:spacing w:before="0" w:beforeAutospacing="0" w:after="0" w:afterAutospacing="0" w:line="276" w:lineRule="auto"/>
        <w:jc w:val="center"/>
        <w:rPr>
          <w:b/>
          <w:bCs/>
          <w:sz w:val="26"/>
          <w:szCs w:val="26"/>
          <w:lang w:val="vi-VN"/>
        </w:rPr>
      </w:pPr>
      <w:commentRangeStart w:id="18"/>
      <w:r w:rsidRPr="003751DE">
        <w:rPr>
          <w:b/>
          <w:bCs/>
          <w:sz w:val="26"/>
          <w:szCs w:val="26"/>
          <w:lang w:val="vi-VN"/>
        </w:rPr>
        <w:lastRenderedPageBreak/>
        <w:t>MỤC LỤC</w:t>
      </w:r>
      <w:bookmarkEnd w:id="17"/>
      <w:commentRangeEnd w:id="18"/>
      <w:r w:rsidR="00057EBD">
        <w:rPr>
          <w:rStyle w:val="CommentReference"/>
          <w:b/>
          <w:bCs/>
          <w:sz w:val="26"/>
          <w:szCs w:val="26"/>
          <w:lang w:val="vi-VN"/>
        </w:rPr>
        <w:commentReference w:id="18"/>
      </w:r>
    </w:p>
    <w:p w14:paraId="04648D49" w14:textId="0993AC5D" w:rsidR="001D533E" w:rsidRDefault="008562E3">
      <w:pPr>
        <w:pStyle w:val="TOC1"/>
        <w:tabs>
          <w:tab w:val="right" w:leader="dot" w:pos="8498"/>
        </w:tabs>
        <w:rPr>
          <w:rFonts w:asciiTheme="minorHAnsi" w:eastAsiaTheme="minorEastAsia" w:hAnsiTheme="minorHAnsi" w:cstheme="minorBidi"/>
          <w:b w:val="0"/>
          <w:noProof/>
          <w:kern w:val="2"/>
          <w:sz w:val="24"/>
          <w14:ligatures w14:val="standardContextual"/>
        </w:rPr>
      </w:pPr>
      <w:r>
        <w:rPr>
          <w:bCs/>
          <w:szCs w:val="26"/>
          <w:lang w:val="vi-VN"/>
        </w:rPr>
        <w:fldChar w:fldCharType="begin"/>
      </w:r>
      <w:r>
        <w:rPr>
          <w:bCs/>
          <w:szCs w:val="26"/>
          <w:lang w:val="vi-VN"/>
        </w:rPr>
        <w:instrText xml:space="preserve"> TOC \o "1-3" \h \z \u </w:instrText>
      </w:r>
      <w:r>
        <w:rPr>
          <w:bCs/>
          <w:szCs w:val="26"/>
          <w:lang w:val="vi-VN"/>
        </w:rPr>
        <w:fldChar w:fldCharType="separate"/>
      </w:r>
      <w:hyperlink w:anchor="_Toc232669886" w:history="1">
        <w:r w:rsidR="001D533E" w:rsidRPr="001057CC">
          <w:rPr>
            <w:rStyle w:val="Hyperlink"/>
            <w:noProof/>
            <w:lang w:val="vi-VN" w:eastAsia="ja-JP"/>
          </w:rPr>
          <w:t>MỞ ĐẦU</w:t>
        </w:r>
        <w:r w:rsidR="001D533E">
          <w:rPr>
            <w:noProof/>
            <w:webHidden/>
          </w:rPr>
          <w:tab/>
        </w:r>
        <w:r w:rsidR="001D533E">
          <w:rPr>
            <w:noProof/>
            <w:webHidden/>
          </w:rPr>
          <w:fldChar w:fldCharType="begin"/>
        </w:r>
        <w:r w:rsidR="001D533E">
          <w:rPr>
            <w:noProof/>
            <w:webHidden/>
          </w:rPr>
          <w:instrText xml:space="preserve"> PAGEREF _Toc232669886 \h </w:instrText>
        </w:r>
        <w:r w:rsidR="001D533E">
          <w:rPr>
            <w:noProof/>
            <w:webHidden/>
          </w:rPr>
        </w:r>
        <w:r w:rsidR="001D533E">
          <w:rPr>
            <w:noProof/>
            <w:webHidden/>
          </w:rPr>
          <w:fldChar w:fldCharType="separate"/>
        </w:r>
        <w:r w:rsidR="001D533E">
          <w:rPr>
            <w:noProof/>
            <w:webHidden/>
          </w:rPr>
          <w:t>1</w:t>
        </w:r>
        <w:r w:rsidR="001D533E">
          <w:rPr>
            <w:noProof/>
            <w:webHidden/>
          </w:rPr>
          <w:fldChar w:fldCharType="end"/>
        </w:r>
      </w:hyperlink>
    </w:p>
    <w:p w14:paraId="208CDF9F" w14:textId="324F88D3" w:rsidR="001D533E" w:rsidRDefault="001D533E">
      <w:pPr>
        <w:pStyle w:val="TOC1"/>
        <w:tabs>
          <w:tab w:val="right" w:leader="dot" w:pos="8498"/>
        </w:tabs>
        <w:rPr>
          <w:rFonts w:asciiTheme="minorHAnsi" w:eastAsiaTheme="minorEastAsia" w:hAnsiTheme="minorHAnsi" w:cstheme="minorBidi"/>
          <w:b w:val="0"/>
          <w:noProof/>
          <w:kern w:val="2"/>
          <w:sz w:val="24"/>
          <w14:ligatures w14:val="standardContextual"/>
        </w:rPr>
      </w:pPr>
      <w:hyperlink w:anchor="_Toc232669887" w:history="1">
        <w:r w:rsidRPr="001057CC">
          <w:rPr>
            <w:rStyle w:val="Hyperlink"/>
            <w:bCs/>
            <w:noProof/>
          </w:rPr>
          <w:t>CHƯƠNG 1:</w:t>
        </w:r>
        <w:r w:rsidRPr="001057CC">
          <w:rPr>
            <w:rStyle w:val="Hyperlink"/>
            <w:noProof/>
          </w:rPr>
          <w:t xml:space="preserve"> CƠ SỞ LÝ THUYẾT</w:t>
        </w:r>
        <w:r>
          <w:rPr>
            <w:noProof/>
            <w:webHidden/>
          </w:rPr>
          <w:tab/>
        </w:r>
        <w:r>
          <w:rPr>
            <w:noProof/>
            <w:webHidden/>
          </w:rPr>
          <w:fldChar w:fldCharType="begin"/>
        </w:r>
        <w:r>
          <w:rPr>
            <w:noProof/>
            <w:webHidden/>
          </w:rPr>
          <w:instrText xml:space="preserve"> PAGEREF _Toc232669887 \h </w:instrText>
        </w:r>
        <w:r>
          <w:rPr>
            <w:noProof/>
            <w:webHidden/>
          </w:rPr>
        </w:r>
        <w:r>
          <w:rPr>
            <w:noProof/>
            <w:webHidden/>
          </w:rPr>
          <w:fldChar w:fldCharType="separate"/>
        </w:r>
        <w:r>
          <w:rPr>
            <w:noProof/>
            <w:webHidden/>
          </w:rPr>
          <w:t>6</w:t>
        </w:r>
        <w:r>
          <w:rPr>
            <w:noProof/>
            <w:webHidden/>
          </w:rPr>
          <w:fldChar w:fldCharType="end"/>
        </w:r>
      </w:hyperlink>
    </w:p>
    <w:p w14:paraId="576B8FC8" w14:textId="40537D17"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88" w:history="1">
        <w:r w:rsidRPr="001057CC">
          <w:rPr>
            <w:rStyle w:val="Hyperlink"/>
            <w:noProof/>
          </w:rPr>
          <w:t>1.1 Tổng quan về trí tuệ nhân tạo</w:t>
        </w:r>
        <w:r>
          <w:rPr>
            <w:noProof/>
            <w:webHidden/>
          </w:rPr>
          <w:tab/>
        </w:r>
        <w:r>
          <w:rPr>
            <w:noProof/>
            <w:webHidden/>
          </w:rPr>
          <w:fldChar w:fldCharType="begin"/>
        </w:r>
        <w:r>
          <w:rPr>
            <w:noProof/>
            <w:webHidden/>
          </w:rPr>
          <w:instrText xml:space="preserve"> PAGEREF _Toc232669888 \h </w:instrText>
        </w:r>
        <w:r>
          <w:rPr>
            <w:noProof/>
            <w:webHidden/>
          </w:rPr>
        </w:r>
        <w:r>
          <w:rPr>
            <w:noProof/>
            <w:webHidden/>
          </w:rPr>
          <w:fldChar w:fldCharType="separate"/>
        </w:r>
        <w:r>
          <w:rPr>
            <w:noProof/>
            <w:webHidden/>
          </w:rPr>
          <w:t>6</w:t>
        </w:r>
        <w:r>
          <w:rPr>
            <w:noProof/>
            <w:webHidden/>
          </w:rPr>
          <w:fldChar w:fldCharType="end"/>
        </w:r>
      </w:hyperlink>
    </w:p>
    <w:p w14:paraId="5477CE43" w14:textId="40B12CC5"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89" w:history="1">
        <w:r w:rsidRPr="001057CC">
          <w:rPr>
            <w:rStyle w:val="Hyperlink"/>
            <w:noProof/>
          </w:rPr>
          <w:t>1.2 Tổng quan về học máy và học sâu</w:t>
        </w:r>
        <w:r>
          <w:rPr>
            <w:noProof/>
            <w:webHidden/>
          </w:rPr>
          <w:tab/>
        </w:r>
        <w:r>
          <w:rPr>
            <w:noProof/>
            <w:webHidden/>
          </w:rPr>
          <w:fldChar w:fldCharType="begin"/>
        </w:r>
        <w:r>
          <w:rPr>
            <w:noProof/>
            <w:webHidden/>
          </w:rPr>
          <w:instrText xml:space="preserve"> PAGEREF _Toc232669889 \h </w:instrText>
        </w:r>
        <w:r>
          <w:rPr>
            <w:noProof/>
            <w:webHidden/>
          </w:rPr>
        </w:r>
        <w:r>
          <w:rPr>
            <w:noProof/>
            <w:webHidden/>
          </w:rPr>
          <w:fldChar w:fldCharType="separate"/>
        </w:r>
        <w:r>
          <w:rPr>
            <w:noProof/>
            <w:webHidden/>
          </w:rPr>
          <w:t>7</w:t>
        </w:r>
        <w:r>
          <w:rPr>
            <w:noProof/>
            <w:webHidden/>
          </w:rPr>
          <w:fldChar w:fldCharType="end"/>
        </w:r>
      </w:hyperlink>
    </w:p>
    <w:p w14:paraId="1330BBAE" w14:textId="314C29C8"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890" w:history="1">
        <w:r w:rsidRPr="001057CC">
          <w:rPr>
            <w:rStyle w:val="Hyperlink"/>
            <w:noProof/>
            <w:lang w:val="vi-VN"/>
          </w:rPr>
          <w:t>1.2.1</w:t>
        </w:r>
        <w:r w:rsidRPr="001057CC">
          <w:rPr>
            <w:rStyle w:val="Hyperlink"/>
            <w:noProof/>
          </w:rPr>
          <w:t xml:space="preserve"> Học máy</w:t>
        </w:r>
        <w:r>
          <w:rPr>
            <w:noProof/>
            <w:webHidden/>
          </w:rPr>
          <w:tab/>
        </w:r>
        <w:r>
          <w:rPr>
            <w:noProof/>
            <w:webHidden/>
          </w:rPr>
          <w:fldChar w:fldCharType="begin"/>
        </w:r>
        <w:r>
          <w:rPr>
            <w:noProof/>
            <w:webHidden/>
          </w:rPr>
          <w:instrText xml:space="preserve"> PAGEREF _Toc232669890 \h </w:instrText>
        </w:r>
        <w:r>
          <w:rPr>
            <w:noProof/>
            <w:webHidden/>
          </w:rPr>
        </w:r>
        <w:r>
          <w:rPr>
            <w:noProof/>
            <w:webHidden/>
          </w:rPr>
          <w:fldChar w:fldCharType="separate"/>
        </w:r>
        <w:r>
          <w:rPr>
            <w:noProof/>
            <w:webHidden/>
          </w:rPr>
          <w:t>7</w:t>
        </w:r>
        <w:r>
          <w:rPr>
            <w:noProof/>
            <w:webHidden/>
          </w:rPr>
          <w:fldChar w:fldCharType="end"/>
        </w:r>
      </w:hyperlink>
    </w:p>
    <w:p w14:paraId="4F9CC5CC" w14:textId="57D1F880"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891" w:history="1">
        <w:r w:rsidRPr="001057CC">
          <w:rPr>
            <w:rStyle w:val="Hyperlink"/>
            <w:noProof/>
            <w:lang w:val="vi-VN"/>
          </w:rPr>
          <w:t>1.2.2</w:t>
        </w:r>
        <w:r w:rsidRPr="001057CC">
          <w:rPr>
            <w:rStyle w:val="Hyperlink"/>
            <w:noProof/>
          </w:rPr>
          <w:t xml:space="preserve"> Học sâu</w:t>
        </w:r>
        <w:r>
          <w:rPr>
            <w:noProof/>
            <w:webHidden/>
          </w:rPr>
          <w:tab/>
        </w:r>
        <w:r>
          <w:rPr>
            <w:noProof/>
            <w:webHidden/>
          </w:rPr>
          <w:fldChar w:fldCharType="begin"/>
        </w:r>
        <w:r>
          <w:rPr>
            <w:noProof/>
            <w:webHidden/>
          </w:rPr>
          <w:instrText xml:space="preserve"> PAGEREF _Toc232669891 \h </w:instrText>
        </w:r>
        <w:r>
          <w:rPr>
            <w:noProof/>
            <w:webHidden/>
          </w:rPr>
        </w:r>
        <w:r>
          <w:rPr>
            <w:noProof/>
            <w:webHidden/>
          </w:rPr>
          <w:fldChar w:fldCharType="separate"/>
        </w:r>
        <w:r>
          <w:rPr>
            <w:noProof/>
            <w:webHidden/>
          </w:rPr>
          <w:t>8</w:t>
        </w:r>
        <w:r>
          <w:rPr>
            <w:noProof/>
            <w:webHidden/>
          </w:rPr>
          <w:fldChar w:fldCharType="end"/>
        </w:r>
      </w:hyperlink>
    </w:p>
    <w:p w14:paraId="4C5CF6CE" w14:textId="3A89911E"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92" w:history="1">
        <w:r w:rsidRPr="001057CC">
          <w:rPr>
            <w:rStyle w:val="Hyperlink"/>
            <w:noProof/>
          </w:rPr>
          <w:t>1.3 Tổng quan về xử lý ảnh</w:t>
        </w:r>
        <w:r>
          <w:rPr>
            <w:noProof/>
            <w:webHidden/>
          </w:rPr>
          <w:tab/>
        </w:r>
        <w:r>
          <w:rPr>
            <w:noProof/>
            <w:webHidden/>
          </w:rPr>
          <w:fldChar w:fldCharType="begin"/>
        </w:r>
        <w:r>
          <w:rPr>
            <w:noProof/>
            <w:webHidden/>
          </w:rPr>
          <w:instrText xml:space="preserve"> PAGEREF _Toc232669892 \h </w:instrText>
        </w:r>
        <w:r>
          <w:rPr>
            <w:noProof/>
            <w:webHidden/>
          </w:rPr>
        </w:r>
        <w:r>
          <w:rPr>
            <w:noProof/>
            <w:webHidden/>
          </w:rPr>
          <w:fldChar w:fldCharType="separate"/>
        </w:r>
        <w:r>
          <w:rPr>
            <w:noProof/>
            <w:webHidden/>
          </w:rPr>
          <w:t>8</w:t>
        </w:r>
        <w:r>
          <w:rPr>
            <w:noProof/>
            <w:webHidden/>
          </w:rPr>
          <w:fldChar w:fldCharType="end"/>
        </w:r>
      </w:hyperlink>
    </w:p>
    <w:p w14:paraId="2575128E" w14:textId="3867F767"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93" w:history="1">
        <w:r w:rsidRPr="001057CC">
          <w:rPr>
            <w:rStyle w:val="Hyperlink"/>
            <w:noProof/>
            <w:lang w:val="vi-VN"/>
          </w:rPr>
          <w:t>1.4 Tổng quan về mạng nơ-ron tích chập CNN</w:t>
        </w:r>
        <w:r>
          <w:rPr>
            <w:noProof/>
            <w:webHidden/>
          </w:rPr>
          <w:tab/>
        </w:r>
        <w:r>
          <w:rPr>
            <w:noProof/>
            <w:webHidden/>
          </w:rPr>
          <w:fldChar w:fldCharType="begin"/>
        </w:r>
        <w:r>
          <w:rPr>
            <w:noProof/>
            <w:webHidden/>
          </w:rPr>
          <w:instrText xml:space="preserve"> PAGEREF _Toc232669893 \h </w:instrText>
        </w:r>
        <w:r>
          <w:rPr>
            <w:noProof/>
            <w:webHidden/>
          </w:rPr>
        </w:r>
        <w:r>
          <w:rPr>
            <w:noProof/>
            <w:webHidden/>
          </w:rPr>
          <w:fldChar w:fldCharType="separate"/>
        </w:r>
        <w:r>
          <w:rPr>
            <w:noProof/>
            <w:webHidden/>
          </w:rPr>
          <w:t>10</w:t>
        </w:r>
        <w:r>
          <w:rPr>
            <w:noProof/>
            <w:webHidden/>
          </w:rPr>
          <w:fldChar w:fldCharType="end"/>
        </w:r>
      </w:hyperlink>
    </w:p>
    <w:p w14:paraId="1755A3A3" w14:textId="797FFD0B"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94" w:history="1">
        <w:r w:rsidRPr="001057CC">
          <w:rPr>
            <w:rStyle w:val="Hyperlink"/>
            <w:noProof/>
          </w:rPr>
          <w:t>1.5 Tổng quan về Swift</w:t>
        </w:r>
        <w:r>
          <w:rPr>
            <w:noProof/>
            <w:webHidden/>
          </w:rPr>
          <w:tab/>
        </w:r>
        <w:r>
          <w:rPr>
            <w:noProof/>
            <w:webHidden/>
          </w:rPr>
          <w:fldChar w:fldCharType="begin"/>
        </w:r>
        <w:r>
          <w:rPr>
            <w:noProof/>
            <w:webHidden/>
          </w:rPr>
          <w:instrText xml:space="preserve"> PAGEREF _Toc232669894 \h </w:instrText>
        </w:r>
        <w:r>
          <w:rPr>
            <w:noProof/>
            <w:webHidden/>
          </w:rPr>
        </w:r>
        <w:r>
          <w:rPr>
            <w:noProof/>
            <w:webHidden/>
          </w:rPr>
          <w:fldChar w:fldCharType="separate"/>
        </w:r>
        <w:r>
          <w:rPr>
            <w:noProof/>
            <w:webHidden/>
          </w:rPr>
          <w:t>12</w:t>
        </w:r>
        <w:r>
          <w:rPr>
            <w:noProof/>
            <w:webHidden/>
          </w:rPr>
          <w:fldChar w:fldCharType="end"/>
        </w:r>
      </w:hyperlink>
    </w:p>
    <w:p w14:paraId="4B7353B8" w14:textId="42E6E28D"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95" w:history="1">
        <w:r w:rsidRPr="001057CC">
          <w:rPr>
            <w:rStyle w:val="Hyperlink"/>
            <w:noProof/>
          </w:rPr>
          <w:t>1.6 Tổng quan về SwiftUI</w:t>
        </w:r>
        <w:r>
          <w:rPr>
            <w:noProof/>
            <w:webHidden/>
          </w:rPr>
          <w:tab/>
        </w:r>
        <w:r>
          <w:rPr>
            <w:noProof/>
            <w:webHidden/>
          </w:rPr>
          <w:fldChar w:fldCharType="begin"/>
        </w:r>
        <w:r>
          <w:rPr>
            <w:noProof/>
            <w:webHidden/>
          </w:rPr>
          <w:instrText xml:space="preserve"> PAGEREF _Toc232669895 \h </w:instrText>
        </w:r>
        <w:r>
          <w:rPr>
            <w:noProof/>
            <w:webHidden/>
          </w:rPr>
        </w:r>
        <w:r>
          <w:rPr>
            <w:noProof/>
            <w:webHidden/>
          </w:rPr>
          <w:fldChar w:fldCharType="separate"/>
        </w:r>
        <w:r>
          <w:rPr>
            <w:noProof/>
            <w:webHidden/>
          </w:rPr>
          <w:t>13</w:t>
        </w:r>
        <w:r>
          <w:rPr>
            <w:noProof/>
            <w:webHidden/>
          </w:rPr>
          <w:fldChar w:fldCharType="end"/>
        </w:r>
      </w:hyperlink>
    </w:p>
    <w:p w14:paraId="225F99D4" w14:textId="19669409"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96" w:history="1">
        <w:r w:rsidRPr="001057CC">
          <w:rPr>
            <w:rStyle w:val="Hyperlink"/>
            <w:noProof/>
          </w:rPr>
          <w:t>1.7 Tổng quan về FastAPI</w:t>
        </w:r>
        <w:r>
          <w:rPr>
            <w:noProof/>
            <w:webHidden/>
          </w:rPr>
          <w:tab/>
        </w:r>
        <w:r>
          <w:rPr>
            <w:noProof/>
            <w:webHidden/>
          </w:rPr>
          <w:fldChar w:fldCharType="begin"/>
        </w:r>
        <w:r>
          <w:rPr>
            <w:noProof/>
            <w:webHidden/>
          </w:rPr>
          <w:instrText xml:space="preserve"> PAGEREF _Toc232669896 \h </w:instrText>
        </w:r>
        <w:r>
          <w:rPr>
            <w:noProof/>
            <w:webHidden/>
          </w:rPr>
        </w:r>
        <w:r>
          <w:rPr>
            <w:noProof/>
            <w:webHidden/>
          </w:rPr>
          <w:fldChar w:fldCharType="separate"/>
        </w:r>
        <w:r>
          <w:rPr>
            <w:noProof/>
            <w:webHidden/>
          </w:rPr>
          <w:t>14</w:t>
        </w:r>
        <w:r>
          <w:rPr>
            <w:noProof/>
            <w:webHidden/>
          </w:rPr>
          <w:fldChar w:fldCharType="end"/>
        </w:r>
      </w:hyperlink>
    </w:p>
    <w:p w14:paraId="489D27A4" w14:textId="1D1969BA" w:rsidR="001D533E" w:rsidRDefault="001D533E">
      <w:pPr>
        <w:pStyle w:val="TOC1"/>
        <w:tabs>
          <w:tab w:val="right" w:leader="dot" w:pos="8498"/>
        </w:tabs>
        <w:rPr>
          <w:rFonts w:asciiTheme="minorHAnsi" w:eastAsiaTheme="minorEastAsia" w:hAnsiTheme="minorHAnsi" w:cstheme="minorBidi"/>
          <w:b w:val="0"/>
          <w:noProof/>
          <w:kern w:val="2"/>
          <w:sz w:val="24"/>
          <w14:ligatures w14:val="standardContextual"/>
        </w:rPr>
      </w:pPr>
      <w:hyperlink w:anchor="_Toc232669897" w:history="1">
        <w:r w:rsidRPr="001057CC">
          <w:rPr>
            <w:rStyle w:val="Hyperlink"/>
            <w:bCs/>
            <w:noProof/>
          </w:rPr>
          <w:t>CHƯƠNG 2:</w:t>
        </w:r>
        <w:r w:rsidRPr="001057CC">
          <w:rPr>
            <w:rStyle w:val="Hyperlink"/>
            <w:noProof/>
          </w:rPr>
          <w:t xml:space="preserve"> PHÂN TÍCH VÀ THIẾT KẾ</w:t>
        </w:r>
        <w:r>
          <w:rPr>
            <w:noProof/>
            <w:webHidden/>
          </w:rPr>
          <w:tab/>
        </w:r>
        <w:r>
          <w:rPr>
            <w:noProof/>
            <w:webHidden/>
          </w:rPr>
          <w:fldChar w:fldCharType="begin"/>
        </w:r>
        <w:r>
          <w:rPr>
            <w:noProof/>
            <w:webHidden/>
          </w:rPr>
          <w:instrText xml:space="preserve"> PAGEREF _Toc232669897 \h </w:instrText>
        </w:r>
        <w:r>
          <w:rPr>
            <w:noProof/>
            <w:webHidden/>
          </w:rPr>
        </w:r>
        <w:r>
          <w:rPr>
            <w:noProof/>
            <w:webHidden/>
          </w:rPr>
          <w:fldChar w:fldCharType="separate"/>
        </w:r>
        <w:r>
          <w:rPr>
            <w:noProof/>
            <w:webHidden/>
          </w:rPr>
          <w:t>17</w:t>
        </w:r>
        <w:r>
          <w:rPr>
            <w:noProof/>
            <w:webHidden/>
          </w:rPr>
          <w:fldChar w:fldCharType="end"/>
        </w:r>
      </w:hyperlink>
    </w:p>
    <w:p w14:paraId="50069F4F" w14:textId="722789BE"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898" w:history="1">
        <w:r w:rsidRPr="001057CC">
          <w:rPr>
            <w:rStyle w:val="Hyperlink"/>
            <w:noProof/>
            <w:lang w:val="vi-VN"/>
          </w:rPr>
          <w:t>2.1 Phân tích yêu cầu</w:t>
        </w:r>
        <w:r>
          <w:rPr>
            <w:noProof/>
            <w:webHidden/>
          </w:rPr>
          <w:tab/>
        </w:r>
        <w:r>
          <w:rPr>
            <w:noProof/>
            <w:webHidden/>
          </w:rPr>
          <w:fldChar w:fldCharType="begin"/>
        </w:r>
        <w:r>
          <w:rPr>
            <w:noProof/>
            <w:webHidden/>
          </w:rPr>
          <w:instrText xml:space="preserve"> PAGEREF _Toc232669898 \h </w:instrText>
        </w:r>
        <w:r>
          <w:rPr>
            <w:noProof/>
            <w:webHidden/>
          </w:rPr>
        </w:r>
        <w:r>
          <w:rPr>
            <w:noProof/>
            <w:webHidden/>
          </w:rPr>
          <w:fldChar w:fldCharType="separate"/>
        </w:r>
        <w:r>
          <w:rPr>
            <w:noProof/>
            <w:webHidden/>
          </w:rPr>
          <w:t>17</w:t>
        </w:r>
        <w:r>
          <w:rPr>
            <w:noProof/>
            <w:webHidden/>
          </w:rPr>
          <w:fldChar w:fldCharType="end"/>
        </w:r>
      </w:hyperlink>
    </w:p>
    <w:p w14:paraId="291A86A6" w14:textId="280FD70B"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899" w:history="1">
        <w:r w:rsidRPr="001057CC">
          <w:rPr>
            <w:rStyle w:val="Hyperlink"/>
            <w:noProof/>
            <w:lang w:val="vi-VN"/>
          </w:rPr>
          <w:t>2.1.1 Tác nhân của hệ thống</w:t>
        </w:r>
        <w:r>
          <w:rPr>
            <w:noProof/>
            <w:webHidden/>
          </w:rPr>
          <w:tab/>
        </w:r>
        <w:r>
          <w:rPr>
            <w:noProof/>
            <w:webHidden/>
          </w:rPr>
          <w:fldChar w:fldCharType="begin"/>
        </w:r>
        <w:r>
          <w:rPr>
            <w:noProof/>
            <w:webHidden/>
          </w:rPr>
          <w:instrText xml:space="preserve"> PAGEREF _Toc232669899 \h </w:instrText>
        </w:r>
        <w:r>
          <w:rPr>
            <w:noProof/>
            <w:webHidden/>
          </w:rPr>
        </w:r>
        <w:r>
          <w:rPr>
            <w:noProof/>
            <w:webHidden/>
          </w:rPr>
          <w:fldChar w:fldCharType="separate"/>
        </w:r>
        <w:r>
          <w:rPr>
            <w:noProof/>
            <w:webHidden/>
          </w:rPr>
          <w:t>17</w:t>
        </w:r>
        <w:r>
          <w:rPr>
            <w:noProof/>
            <w:webHidden/>
          </w:rPr>
          <w:fldChar w:fldCharType="end"/>
        </w:r>
      </w:hyperlink>
    </w:p>
    <w:p w14:paraId="79AC45D3" w14:textId="25649631"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00" w:history="1">
        <w:r w:rsidRPr="001057CC">
          <w:rPr>
            <w:rStyle w:val="Hyperlink"/>
            <w:noProof/>
            <w:lang w:val="vi-VN"/>
          </w:rPr>
          <w:t>2.1.2</w:t>
        </w:r>
        <w:r w:rsidRPr="001057CC">
          <w:rPr>
            <w:rStyle w:val="Hyperlink"/>
            <w:noProof/>
          </w:rPr>
          <w:t xml:space="preserve"> Yêu cầu chức năng</w:t>
        </w:r>
        <w:r>
          <w:rPr>
            <w:noProof/>
            <w:webHidden/>
          </w:rPr>
          <w:tab/>
        </w:r>
        <w:r>
          <w:rPr>
            <w:noProof/>
            <w:webHidden/>
          </w:rPr>
          <w:fldChar w:fldCharType="begin"/>
        </w:r>
        <w:r>
          <w:rPr>
            <w:noProof/>
            <w:webHidden/>
          </w:rPr>
          <w:instrText xml:space="preserve"> PAGEREF _Toc232669900 \h </w:instrText>
        </w:r>
        <w:r>
          <w:rPr>
            <w:noProof/>
            <w:webHidden/>
          </w:rPr>
        </w:r>
        <w:r>
          <w:rPr>
            <w:noProof/>
            <w:webHidden/>
          </w:rPr>
          <w:fldChar w:fldCharType="separate"/>
        </w:r>
        <w:r>
          <w:rPr>
            <w:noProof/>
            <w:webHidden/>
          </w:rPr>
          <w:t>18</w:t>
        </w:r>
        <w:r>
          <w:rPr>
            <w:noProof/>
            <w:webHidden/>
          </w:rPr>
          <w:fldChar w:fldCharType="end"/>
        </w:r>
      </w:hyperlink>
    </w:p>
    <w:p w14:paraId="60FFA058" w14:textId="775CA790"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01" w:history="1">
        <w:r w:rsidRPr="001057CC">
          <w:rPr>
            <w:rStyle w:val="Hyperlink"/>
            <w:noProof/>
            <w:lang w:val="vi-VN"/>
          </w:rPr>
          <w:t>2.1.3</w:t>
        </w:r>
        <w:r w:rsidRPr="001057CC">
          <w:rPr>
            <w:rStyle w:val="Hyperlink"/>
            <w:noProof/>
          </w:rPr>
          <w:t xml:space="preserve"> Yêu cầu phi chức năng</w:t>
        </w:r>
        <w:r>
          <w:rPr>
            <w:noProof/>
            <w:webHidden/>
          </w:rPr>
          <w:tab/>
        </w:r>
        <w:r>
          <w:rPr>
            <w:noProof/>
            <w:webHidden/>
          </w:rPr>
          <w:fldChar w:fldCharType="begin"/>
        </w:r>
        <w:r>
          <w:rPr>
            <w:noProof/>
            <w:webHidden/>
          </w:rPr>
          <w:instrText xml:space="preserve"> PAGEREF _Toc232669901 \h </w:instrText>
        </w:r>
        <w:r>
          <w:rPr>
            <w:noProof/>
            <w:webHidden/>
          </w:rPr>
        </w:r>
        <w:r>
          <w:rPr>
            <w:noProof/>
            <w:webHidden/>
          </w:rPr>
          <w:fldChar w:fldCharType="separate"/>
        </w:r>
        <w:r>
          <w:rPr>
            <w:noProof/>
            <w:webHidden/>
          </w:rPr>
          <w:t>19</w:t>
        </w:r>
        <w:r>
          <w:rPr>
            <w:noProof/>
            <w:webHidden/>
          </w:rPr>
          <w:fldChar w:fldCharType="end"/>
        </w:r>
      </w:hyperlink>
    </w:p>
    <w:p w14:paraId="49B73100" w14:textId="5064E01E" w:rsidR="001D533E" w:rsidRDefault="001D533E">
      <w:pPr>
        <w:pStyle w:val="TOC3"/>
        <w:tabs>
          <w:tab w:val="left" w:pos="1100"/>
          <w:tab w:val="right" w:leader="dot" w:pos="8498"/>
        </w:tabs>
        <w:rPr>
          <w:rFonts w:asciiTheme="minorHAnsi" w:eastAsiaTheme="minorEastAsia" w:hAnsiTheme="minorHAnsi" w:cstheme="minorBidi"/>
          <w:noProof/>
          <w:kern w:val="2"/>
          <w:sz w:val="24"/>
          <w14:ligatures w14:val="standardContextual"/>
        </w:rPr>
      </w:pPr>
      <w:hyperlink w:anchor="_Toc232669902" w:history="1">
        <w:r w:rsidRPr="001057CC">
          <w:rPr>
            <w:rStyle w:val="Hyperlink"/>
            <w:noProof/>
          </w:rPr>
          <w:t>a)</w:t>
        </w:r>
        <w:r>
          <w:rPr>
            <w:rFonts w:asciiTheme="minorHAnsi" w:eastAsiaTheme="minorEastAsia" w:hAnsiTheme="minorHAnsi" w:cstheme="minorBidi"/>
            <w:noProof/>
            <w:kern w:val="2"/>
            <w:sz w:val="24"/>
            <w14:ligatures w14:val="standardContextual"/>
          </w:rPr>
          <w:tab/>
        </w:r>
        <w:r w:rsidRPr="001057CC">
          <w:rPr>
            <w:rStyle w:val="Hyperlink"/>
            <w:noProof/>
          </w:rPr>
          <w:t>Hiệu suất</w:t>
        </w:r>
        <w:r>
          <w:rPr>
            <w:noProof/>
            <w:webHidden/>
          </w:rPr>
          <w:tab/>
        </w:r>
        <w:r>
          <w:rPr>
            <w:noProof/>
            <w:webHidden/>
          </w:rPr>
          <w:fldChar w:fldCharType="begin"/>
        </w:r>
        <w:r>
          <w:rPr>
            <w:noProof/>
            <w:webHidden/>
          </w:rPr>
          <w:instrText xml:space="preserve"> PAGEREF _Toc232669902 \h </w:instrText>
        </w:r>
        <w:r>
          <w:rPr>
            <w:noProof/>
            <w:webHidden/>
          </w:rPr>
        </w:r>
        <w:r>
          <w:rPr>
            <w:noProof/>
            <w:webHidden/>
          </w:rPr>
          <w:fldChar w:fldCharType="separate"/>
        </w:r>
        <w:r>
          <w:rPr>
            <w:noProof/>
            <w:webHidden/>
          </w:rPr>
          <w:t>19</w:t>
        </w:r>
        <w:r>
          <w:rPr>
            <w:noProof/>
            <w:webHidden/>
          </w:rPr>
          <w:fldChar w:fldCharType="end"/>
        </w:r>
      </w:hyperlink>
    </w:p>
    <w:p w14:paraId="13DFAF75" w14:textId="3B7623B4" w:rsidR="001D533E" w:rsidRDefault="001D533E">
      <w:pPr>
        <w:pStyle w:val="TOC3"/>
        <w:tabs>
          <w:tab w:val="left" w:pos="1100"/>
          <w:tab w:val="right" w:leader="dot" w:pos="8498"/>
        </w:tabs>
        <w:rPr>
          <w:rFonts w:asciiTheme="minorHAnsi" w:eastAsiaTheme="minorEastAsia" w:hAnsiTheme="minorHAnsi" w:cstheme="minorBidi"/>
          <w:noProof/>
          <w:kern w:val="2"/>
          <w:sz w:val="24"/>
          <w14:ligatures w14:val="standardContextual"/>
        </w:rPr>
      </w:pPr>
      <w:hyperlink w:anchor="_Toc232669903" w:history="1">
        <w:r w:rsidRPr="001057CC">
          <w:rPr>
            <w:rStyle w:val="Hyperlink"/>
            <w:noProof/>
          </w:rPr>
          <w:t>b)</w:t>
        </w:r>
        <w:r>
          <w:rPr>
            <w:rFonts w:asciiTheme="minorHAnsi" w:eastAsiaTheme="minorEastAsia" w:hAnsiTheme="minorHAnsi" w:cstheme="minorBidi"/>
            <w:noProof/>
            <w:kern w:val="2"/>
            <w:sz w:val="24"/>
            <w14:ligatures w14:val="standardContextual"/>
          </w:rPr>
          <w:tab/>
        </w:r>
        <w:r w:rsidRPr="001057CC">
          <w:rPr>
            <w:rStyle w:val="Hyperlink"/>
            <w:noProof/>
          </w:rPr>
          <w:t>Trải nghiệm người dùng</w:t>
        </w:r>
        <w:r>
          <w:rPr>
            <w:noProof/>
            <w:webHidden/>
          </w:rPr>
          <w:tab/>
        </w:r>
        <w:r>
          <w:rPr>
            <w:noProof/>
            <w:webHidden/>
          </w:rPr>
          <w:fldChar w:fldCharType="begin"/>
        </w:r>
        <w:r>
          <w:rPr>
            <w:noProof/>
            <w:webHidden/>
          </w:rPr>
          <w:instrText xml:space="preserve"> PAGEREF _Toc232669903 \h </w:instrText>
        </w:r>
        <w:r>
          <w:rPr>
            <w:noProof/>
            <w:webHidden/>
          </w:rPr>
        </w:r>
        <w:r>
          <w:rPr>
            <w:noProof/>
            <w:webHidden/>
          </w:rPr>
          <w:fldChar w:fldCharType="separate"/>
        </w:r>
        <w:r>
          <w:rPr>
            <w:noProof/>
            <w:webHidden/>
          </w:rPr>
          <w:t>19</w:t>
        </w:r>
        <w:r>
          <w:rPr>
            <w:noProof/>
            <w:webHidden/>
          </w:rPr>
          <w:fldChar w:fldCharType="end"/>
        </w:r>
      </w:hyperlink>
    </w:p>
    <w:p w14:paraId="075AE8E9" w14:textId="671BA3BB" w:rsidR="001D533E" w:rsidRDefault="001D533E">
      <w:pPr>
        <w:pStyle w:val="TOC3"/>
        <w:tabs>
          <w:tab w:val="left" w:pos="1100"/>
          <w:tab w:val="right" w:leader="dot" w:pos="8498"/>
        </w:tabs>
        <w:rPr>
          <w:rFonts w:asciiTheme="minorHAnsi" w:eastAsiaTheme="minorEastAsia" w:hAnsiTheme="minorHAnsi" w:cstheme="minorBidi"/>
          <w:noProof/>
          <w:kern w:val="2"/>
          <w:sz w:val="24"/>
          <w14:ligatures w14:val="standardContextual"/>
        </w:rPr>
      </w:pPr>
      <w:hyperlink w:anchor="_Toc232669904" w:history="1">
        <w:r w:rsidRPr="001057CC">
          <w:rPr>
            <w:rStyle w:val="Hyperlink"/>
            <w:noProof/>
          </w:rPr>
          <w:t>c)</w:t>
        </w:r>
        <w:r>
          <w:rPr>
            <w:rFonts w:asciiTheme="minorHAnsi" w:eastAsiaTheme="minorEastAsia" w:hAnsiTheme="minorHAnsi" w:cstheme="minorBidi"/>
            <w:noProof/>
            <w:kern w:val="2"/>
            <w:sz w:val="24"/>
            <w14:ligatures w14:val="standardContextual"/>
          </w:rPr>
          <w:tab/>
        </w:r>
        <w:r w:rsidRPr="001057CC">
          <w:rPr>
            <w:rStyle w:val="Hyperlink"/>
            <w:noProof/>
          </w:rPr>
          <w:t>Bảo mật và Tích hợp</w:t>
        </w:r>
        <w:r>
          <w:rPr>
            <w:noProof/>
            <w:webHidden/>
          </w:rPr>
          <w:tab/>
        </w:r>
        <w:r>
          <w:rPr>
            <w:noProof/>
            <w:webHidden/>
          </w:rPr>
          <w:fldChar w:fldCharType="begin"/>
        </w:r>
        <w:r>
          <w:rPr>
            <w:noProof/>
            <w:webHidden/>
          </w:rPr>
          <w:instrText xml:space="preserve"> PAGEREF _Toc232669904 \h </w:instrText>
        </w:r>
        <w:r>
          <w:rPr>
            <w:noProof/>
            <w:webHidden/>
          </w:rPr>
        </w:r>
        <w:r>
          <w:rPr>
            <w:noProof/>
            <w:webHidden/>
          </w:rPr>
          <w:fldChar w:fldCharType="separate"/>
        </w:r>
        <w:r>
          <w:rPr>
            <w:noProof/>
            <w:webHidden/>
          </w:rPr>
          <w:t>19</w:t>
        </w:r>
        <w:r>
          <w:rPr>
            <w:noProof/>
            <w:webHidden/>
          </w:rPr>
          <w:fldChar w:fldCharType="end"/>
        </w:r>
      </w:hyperlink>
    </w:p>
    <w:p w14:paraId="45A5D81C" w14:textId="0820E250" w:rsidR="001D533E" w:rsidRDefault="001D533E">
      <w:pPr>
        <w:pStyle w:val="TOC3"/>
        <w:tabs>
          <w:tab w:val="left" w:pos="1100"/>
          <w:tab w:val="right" w:leader="dot" w:pos="8498"/>
        </w:tabs>
        <w:rPr>
          <w:rFonts w:asciiTheme="minorHAnsi" w:eastAsiaTheme="minorEastAsia" w:hAnsiTheme="minorHAnsi" w:cstheme="minorBidi"/>
          <w:noProof/>
          <w:kern w:val="2"/>
          <w:sz w:val="24"/>
          <w14:ligatures w14:val="standardContextual"/>
        </w:rPr>
      </w:pPr>
      <w:hyperlink w:anchor="_Toc232669905" w:history="1">
        <w:r w:rsidRPr="001057CC">
          <w:rPr>
            <w:rStyle w:val="Hyperlink"/>
            <w:noProof/>
          </w:rPr>
          <w:t>d)</w:t>
        </w:r>
        <w:r>
          <w:rPr>
            <w:rFonts w:asciiTheme="minorHAnsi" w:eastAsiaTheme="minorEastAsia" w:hAnsiTheme="minorHAnsi" w:cstheme="minorBidi"/>
            <w:noProof/>
            <w:kern w:val="2"/>
            <w:sz w:val="24"/>
            <w14:ligatures w14:val="standardContextual"/>
          </w:rPr>
          <w:tab/>
        </w:r>
        <w:r w:rsidRPr="001057CC">
          <w:rPr>
            <w:rStyle w:val="Hyperlink"/>
            <w:noProof/>
          </w:rPr>
          <w:t>Độ tin cậy</w:t>
        </w:r>
        <w:r>
          <w:rPr>
            <w:noProof/>
            <w:webHidden/>
          </w:rPr>
          <w:tab/>
        </w:r>
        <w:r>
          <w:rPr>
            <w:noProof/>
            <w:webHidden/>
          </w:rPr>
          <w:fldChar w:fldCharType="begin"/>
        </w:r>
        <w:r>
          <w:rPr>
            <w:noProof/>
            <w:webHidden/>
          </w:rPr>
          <w:instrText xml:space="preserve"> PAGEREF _Toc232669905 \h </w:instrText>
        </w:r>
        <w:r>
          <w:rPr>
            <w:noProof/>
            <w:webHidden/>
          </w:rPr>
        </w:r>
        <w:r>
          <w:rPr>
            <w:noProof/>
            <w:webHidden/>
          </w:rPr>
          <w:fldChar w:fldCharType="separate"/>
        </w:r>
        <w:r>
          <w:rPr>
            <w:noProof/>
            <w:webHidden/>
          </w:rPr>
          <w:t>19</w:t>
        </w:r>
        <w:r>
          <w:rPr>
            <w:noProof/>
            <w:webHidden/>
          </w:rPr>
          <w:fldChar w:fldCharType="end"/>
        </w:r>
      </w:hyperlink>
    </w:p>
    <w:p w14:paraId="06607D1F" w14:textId="6632274A" w:rsidR="001D533E" w:rsidRDefault="001D533E">
      <w:pPr>
        <w:pStyle w:val="TOC3"/>
        <w:tabs>
          <w:tab w:val="left" w:pos="1100"/>
          <w:tab w:val="right" w:leader="dot" w:pos="8498"/>
        </w:tabs>
        <w:rPr>
          <w:rFonts w:asciiTheme="minorHAnsi" w:eastAsiaTheme="minorEastAsia" w:hAnsiTheme="minorHAnsi" w:cstheme="minorBidi"/>
          <w:noProof/>
          <w:kern w:val="2"/>
          <w:sz w:val="24"/>
          <w14:ligatures w14:val="standardContextual"/>
        </w:rPr>
      </w:pPr>
      <w:hyperlink w:anchor="_Toc232669906" w:history="1">
        <w:r w:rsidRPr="001057CC">
          <w:rPr>
            <w:rStyle w:val="Hyperlink"/>
            <w:noProof/>
          </w:rPr>
          <w:t>e)</w:t>
        </w:r>
        <w:r>
          <w:rPr>
            <w:rFonts w:asciiTheme="minorHAnsi" w:eastAsiaTheme="minorEastAsia" w:hAnsiTheme="minorHAnsi" w:cstheme="minorBidi"/>
            <w:noProof/>
            <w:kern w:val="2"/>
            <w:sz w:val="24"/>
            <w14:ligatures w14:val="standardContextual"/>
          </w:rPr>
          <w:tab/>
        </w:r>
        <w:r w:rsidRPr="001057CC">
          <w:rPr>
            <w:rStyle w:val="Hyperlink"/>
            <w:noProof/>
          </w:rPr>
          <w:t>Khả năng mở rộng</w:t>
        </w:r>
        <w:r>
          <w:rPr>
            <w:noProof/>
            <w:webHidden/>
          </w:rPr>
          <w:tab/>
        </w:r>
        <w:r>
          <w:rPr>
            <w:noProof/>
            <w:webHidden/>
          </w:rPr>
          <w:fldChar w:fldCharType="begin"/>
        </w:r>
        <w:r>
          <w:rPr>
            <w:noProof/>
            <w:webHidden/>
          </w:rPr>
          <w:instrText xml:space="preserve"> PAGEREF _Toc232669906 \h </w:instrText>
        </w:r>
        <w:r>
          <w:rPr>
            <w:noProof/>
            <w:webHidden/>
          </w:rPr>
        </w:r>
        <w:r>
          <w:rPr>
            <w:noProof/>
            <w:webHidden/>
          </w:rPr>
          <w:fldChar w:fldCharType="separate"/>
        </w:r>
        <w:r>
          <w:rPr>
            <w:noProof/>
            <w:webHidden/>
          </w:rPr>
          <w:t>19</w:t>
        </w:r>
        <w:r>
          <w:rPr>
            <w:noProof/>
            <w:webHidden/>
          </w:rPr>
          <w:fldChar w:fldCharType="end"/>
        </w:r>
      </w:hyperlink>
    </w:p>
    <w:p w14:paraId="3EACC4A9" w14:textId="633819BB"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07" w:history="1">
        <w:r w:rsidRPr="001057CC">
          <w:rPr>
            <w:rStyle w:val="Hyperlink"/>
            <w:noProof/>
            <w:lang w:val="vi-VN"/>
          </w:rPr>
          <w:t>2.2</w:t>
        </w:r>
        <w:r w:rsidRPr="001057CC">
          <w:rPr>
            <w:rStyle w:val="Hyperlink"/>
            <w:noProof/>
          </w:rPr>
          <w:t xml:space="preserve"> Biểu đồ usecase</w:t>
        </w:r>
        <w:r>
          <w:rPr>
            <w:noProof/>
            <w:webHidden/>
          </w:rPr>
          <w:tab/>
        </w:r>
        <w:r>
          <w:rPr>
            <w:noProof/>
            <w:webHidden/>
          </w:rPr>
          <w:fldChar w:fldCharType="begin"/>
        </w:r>
        <w:r>
          <w:rPr>
            <w:noProof/>
            <w:webHidden/>
          </w:rPr>
          <w:instrText xml:space="preserve"> PAGEREF _Toc232669907 \h </w:instrText>
        </w:r>
        <w:r>
          <w:rPr>
            <w:noProof/>
            <w:webHidden/>
          </w:rPr>
        </w:r>
        <w:r>
          <w:rPr>
            <w:noProof/>
            <w:webHidden/>
          </w:rPr>
          <w:fldChar w:fldCharType="separate"/>
        </w:r>
        <w:r>
          <w:rPr>
            <w:noProof/>
            <w:webHidden/>
          </w:rPr>
          <w:t>20</w:t>
        </w:r>
        <w:r>
          <w:rPr>
            <w:noProof/>
            <w:webHidden/>
          </w:rPr>
          <w:fldChar w:fldCharType="end"/>
        </w:r>
      </w:hyperlink>
    </w:p>
    <w:p w14:paraId="05015C4B" w14:textId="06AEB2C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08" w:history="1">
        <w:r w:rsidRPr="001057CC">
          <w:rPr>
            <w:rStyle w:val="Hyperlink"/>
            <w:noProof/>
            <w:lang w:val="vi-VN"/>
          </w:rPr>
          <w:t>2.2.1</w:t>
        </w:r>
        <w:r w:rsidRPr="001057CC">
          <w:rPr>
            <w:rStyle w:val="Hyperlink"/>
            <w:noProof/>
          </w:rPr>
          <w:t xml:space="preserve"> Biểu đồ usecase tổng quan</w:t>
        </w:r>
        <w:r>
          <w:rPr>
            <w:noProof/>
            <w:webHidden/>
          </w:rPr>
          <w:tab/>
        </w:r>
        <w:r>
          <w:rPr>
            <w:noProof/>
            <w:webHidden/>
          </w:rPr>
          <w:fldChar w:fldCharType="begin"/>
        </w:r>
        <w:r>
          <w:rPr>
            <w:noProof/>
            <w:webHidden/>
          </w:rPr>
          <w:instrText xml:space="preserve"> PAGEREF _Toc232669908 \h </w:instrText>
        </w:r>
        <w:r>
          <w:rPr>
            <w:noProof/>
            <w:webHidden/>
          </w:rPr>
        </w:r>
        <w:r>
          <w:rPr>
            <w:noProof/>
            <w:webHidden/>
          </w:rPr>
          <w:fldChar w:fldCharType="separate"/>
        </w:r>
        <w:r>
          <w:rPr>
            <w:noProof/>
            <w:webHidden/>
          </w:rPr>
          <w:t>20</w:t>
        </w:r>
        <w:r>
          <w:rPr>
            <w:noProof/>
            <w:webHidden/>
          </w:rPr>
          <w:fldChar w:fldCharType="end"/>
        </w:r>
      </w:hyperlink>
    </w:p>
    <w:p w14:paraId="203E5502" w14:textId="61C31CDE"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09" w:history="1">
        <w:r w:rsidRPr="001057CC">
          <w:rPr>
            <w:rStyle w:val="Hyperlink"/>
            <w:noProof/>
            <w:lang w:val="vi-VN"/>
          </w:rPr>
          <w:t>2.2.2</w:t>
        </w:r>
        <w:r w:rsidRPr="001057CC">
          <w:rPr>
            <w:rStyle w:val="Hyperlink"/>
            <w:noProof/>
          </w:rPr>
          <w:t xml:space="preserve"> Biểu đồ usecase phân rã</w:t>
        </w:r>
        <w:r>
          <w:rPr>
            <w:noProof/>
            <w:webHidden/>
          </w:rPr>
          <w:tab/>
        </w:r>
        <w:r>
          <w:rPr>
            <w:noProof/>
            <w:webHidden/>
          </w:rPr>
          <w:fldChar w:fldCharType="begin"/>
        </w:r>
        <w:r>
          <w:rPr>
            <w:noProof/>
            <w:webHidden/>
          </w:rPr>
          <w:instrText xml:space="preserve"> PAGEREF _Toc232669909 \h </w:instrText>
        </w:r>
        <w:r>
          <w:rPr>
            <w:noProof/>
            <w:webHidden/>
          </w:rPr>
        </w:r>
        <w:r>
          <w:rPr>
            <w:noProof/>
            <w:webHidden/>
          </w:rPr>
          <w:fldChar w:fldCharType="separate"/>
        </w:r>
        <w:r>
          <w:rPr>
            <w:noProof/>
            <w:webHidden/>
          </w:rPr>
          <w:t>20</w:t>
        </w:r>
        <w:r>
          <w:rPr>
            <w:noProof/>
            <w:webHidden/>
          </w:rPr>
          <w:fldChar w:fldCharType="end"/>
        </w:r>
      </w:hyperlink>
    </w:p>
    <w:p w14:paraId="124FE434" w14:textId="07875430"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10" w:history="1">
        <w:r w:rsidRPr="001057CC">
          <w:rPr>
            <w:rStyle w:val="Hyperlink"/>
            <w:noProof/>
          </w:rPr>
          <w:t>2.3 Đặc tả biểu đồ usecase</w:t>
        </w:r>
        <w:r>
          <w:rPr>
            <w:noProof/>
            <w:webHidden/>
          </w:rPr>
          <w:tab/>
        </w:r>
        <w:r>
          <w:rPr>
            <w:noProof/>
            <w:webHidden/>
          </w:rPr>
          <w:fldChar w:fldCharType="begin"/>
        </w:r>
        <w:r>
          <w:rPr>
            <w:noProof/>
            <w:webHidden/>
          </w:rPr>
          <w:instrText xml:space="preserve"> PAGEREF _Toc232669910 \h </w:instrText>
        </w:r>
        <w:r>
          <w:rPr>
            <w:noProof/>
            <w:webHidden/>
          </w:rPr>
        </w:r>
        <w:r>
          <w:rPr>
            <w:noProof/>
            <w:webHidden/>
          </w:rPr>
          <w:fldChar w:fldCharType="separate"/>
        </w:r>
        <w:r>
          <w:rPr>
            <w:noProof/>
            <w:webHidden/>
          </w:rPr>
          <w:t>23</w:t>
        </w:r>
        <w:r>
          <w:rPr>
            <w:noProof/>
            <w:webHidden/>
          </w:rPr>
          <w:fldChar w:fldCharType="end"/>
        </w:r>
      </w:hyperlink>
    </w:p>
    <w:p w14:paraId="1DF25464" w14:textId="617B8237"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1" w:history="1">
        <w:r w:rsidRPr="001057CC">
          <w:rPr>
            <w:rStyle w:val="Hyperlink"/>
            <w:noProof/>
            <w:lang w:val="vi-VN"/>
          </w:rPr>
          <w:t>2.3.1</w:t>
        </w:r>
        <w:r w:rsidRPr="001057CC">
          <w:rPr>
            <w:rStyle w:val="Hyperlink"/>
            <w:noProof/>
          </w:rPr>
          <w:t xml:space="preserve"> Đặc tả chức năng đăng ký tài khoản</w:t>
        </w:r>
        <w:r>
          <w:rPr>
            <w:noProof/>
            <w:webHidden/>
          </w:rPr>
          <w:tab/>
        </w:r>
        <w:r>
          <w:rPr>
            <w:noProof/>
            <w:webHidden/>
          </w:rPr>
          <w:fldChar w:fldCharType="begin"/>
        </w:r>
        <w:r>
          <w:rPr>
            <w:noProof/>
            <w:webHidden/>
          </w:rPr>
          <w:instrText xml:space="preserve"> PAGEREF _Toc232669911 \h </w:instrText>
        </w:r>
        <w:r>
          <w:rPr>
            <w:noProof/>
            <w:webHidden/>
          </w:rPr>
        </w:r>
        <w:r>
          <w:rPr>
            <w:noProof/>
            <w:webHidden/>
          </w:rPr>
          <w:fldChar w:fldCharType="separate"/>
        </w:r>
        <w:r>
          <w:rPr>
            <w:noProof/>
            <w:webHidden/>
          </w:rPr>
          <w:t>23</w:t>
        </w:r>
        <w:r>
          <w:rPr>
            <w:noProof/>
            <w:webHidden/>
          </w:rPr>
          <w:fldChar w:fldCharType="end"/>
        </w:r>
      </w:hyperlink>
    </w:p>
    <w:p w14:paraId="749C4E53" w14:textId="4D4C1344"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2" w:history="1">
        <w:r w:rsidRPr="001057CC">
          <w:rPr>
            <w:rStyle w:val="Hyperlink"/>
            <w:noProof/>
            <w:lang w:val="vi-VN"/>
          </w:rPr>
          <w:t>2.3.2</w:t>
        </w:r>
        <w:r w:rsidRPr="001057CC">
          <w:rPr>
            <w:rStyle w:val="Hyperlink"/>
            <w:noProof/>
          </w:rPr>
          <w:t xml:space="preserve"> Đặc tả chức năng đăng nhập</w:t>
        </w:r>
        <w:r>
          <w:rPr>
            <w:noProof/>
            <w:webHidden/>
          </w:rPr>
          <w:tab/>
        </w:r>
        <w:r>
          <w:rPr>
            <w:noProof/>
            <w:webHidden/>
          </w:rPr>
          <w:fldChar w:fldCharType="begin"/>
        </w:r>
        <w:r>
          <w:rPr>
            <w:noProof/>
            <w:webHidden/>
          </w:rPr>
          <w:instrText xml:space="preserve"> PAGEREF _Toc232669912 \h </w:instrText>
        </w:r>
        <w:r>
          <w:rPr>
            <w:noProof/>
            <w:webHidden/>
          </w:rPr>
        </w:r>
        <w:r>
          <w:rPr>
            <w:noProof/>
            <w:webHidden/>
          </w:rPr>
          <w:fldChar w:fldCharType="separate"/>
        </w:r>
        <w:r>
          <w:rPr>
            <w:noProof/>
            <w:webHidden/>
          </w:rPr>
          <w:t>24</w:t>
        </w:r>
        <w:r>
          <w:rPr>
            <w:noProof/>
            <w:webHidden/>
          </w:rPr>
          <w:fldChar w:fldCharType="end"/>
        </w:r>
      </w:hyperlink>
    </w:p>
    <w:p w14:paraId="2B75C9BA" w14:textId="67B25CA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3" w:history="1">
        <w:r w:rsidRPr="001057CC">
          <w:rPr>
            <w:rStyle w:val="Hyperlink"/>
            <w:noProof/>
            <w:lang w:val="vi-VN"/>
          </w:rPr>
          <w:t>2.3.3</w:t>
        </w:r>
        <w:r w:rsidRPr="001057CC">
          <w:rPr>
            <w:rStyle w:val="Hyperlink"/>
            <w:noProof/>
          </w:rPr>
          <w:t xml:space="preserve"> Đặc tả chức năng đăng xuất</w:t>
        </w:r>
        <w:r>
          <w:rPr>
            <w:noProof/>
            <w:webHidden/>
          </w:rPr>
          <w:tab/>
        </w:r>
        <w:r>
          <w:rPr>
            <w:noProof/>
            <w:webHidden/>
          </w:rPr>
          <w:fldChar w:fldCharType="begin"/>
        </w:r>
        <w:r>
          <w:rPr>
            <w:noProof/>
            <w:webHidden/>
          </w:rPr>
          <w:instrText xml:space="preserve"> PAGEREF _Toc232669913 \h </w:instrText>
        </w:r>
        <w:r>
          <w:rPr>
            <w:noProof/>
            <w:webHidden/>
          </w:rPr>
        </w:r>
        <w:r>
          <w:rPr>
            <w:noProof/>
            <w:webHidden/>
          </w:rPr>
          <w:fldChar w:fldCharType="separate"/>
        </w:r>
        <w:r>
          <w:rPr>
            <w:noProof/>
            <w:webHidden/>
          </w:rPr>
          <w:t>26</w:t>
        </w:r>
        <w:r>
          <w:rPr>
            <w:noProof/>
            <w:webHidden/>
          </w:rPr>
          <w:fldChar w:fldCharType="end"/>
        </w:r>
      </w:hyperlink>
    </w:p>
    <w:p w14:paraId="60C8BCE9" w14:textId="670D0E98"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4" w:history="1">
        <w:r w:rsidRPr="001057CC">
          <w:rPr>
            <w:rStyle w:val="Hyperlink"/>
            <w:noProof/>
            <w:lang w:val="vi-VN"/>
          </w:rPr>
          <w:t>2.3.4</w:t>
        </w:r>
        <w:r w:rsidRPr="001057CC">
          <w:rPr>
            <w:rStyle w:val="Hyperlink"/>
            <w:bCs/>
            <w:noProof/>
          </w:rPr>
          <w:t xml:space="preserve"> Đặc tả chức năng quên mật khẩu</w:t>
        </w:r>
        <w:r>
          <w:rPr>
            <w:noProof/>
            <w:webHidden/>
          </w:rPr>
          <w:tab/>
        </w:r>
        <w:r>
          <w:rPr>
            <w:noProof/>
            <w:webHidden/>
          </w:rPr>
          <w:fldChar w:fldCharType="begin"/>
        </w:r>
        <w:r>
          <w:rPr>
            <w:noProof/>
            <w:webHidden/>
          </w:rPr>
          <w:instrText xml:space="preserve"> PAGEREF _Toc232669914 \h </w:instrText>
        </w:r>
        <w:r>
          <w:rPr>
            <w:noProof/>
            <w:webHidden/>
          </w:rPr>
        </w:r>
        <w:r>
          <w:rPr>
            <w:noProof/>
            <w:webHidden/>
          </w:rPr>
          <w:fldChar w:fldCharType="separate"/>
        </w:r>
        <w:r>
          <w:rPr>
            <w:noProof/>
            <w:webHidden/>
          </w:rPr>
          <w:t>26</w:t>
        </w:r>
        <w:r>
          <w:rPr>
            <w:noProof/>
            <w:webHidden/>
          </w:rPr>
          <w:fldChar w:fldCharType="end"/>
        </w:r>
      </w:hyperlink>
    </w:p>
    <w:p w14:paraId="10041668" w14:textId="43482069"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5" w:history="1">
        <w:r w:rsidRPr="001057CC">
          <w:rPr>
            <w:rStyle w:val="Hyperlink"/>
            <w:noProof/>
            <w:lang w:val="vi-VN"/>
          </w:rPr>
          <w:t>2.3.5</w:t>
        </w:r>
        <w:r w:rsidRPr="001057CC">
          <w:rPr>
            <w:rStyle w:val="Hyperlink"/>
            <w:bCs/>
            <w:noProof/>
          </w:rPr>
          <w:t xml:space="preserve"> Đặc tả chức năng xác thực Email</w:t>
        </w:r>
        <w:r>
          <w:rPr>
            <w:noProof/>
            <w:webHidden/>
          </w:rPr>
          <w:tab/>
        </w:r>
        <w:r>
          <w:rPr>
            <w:noProof/>
            <w:webHidden/>
          </w:rPr>
          <w:fldChar w:fldCharType="begin"/>
        </w:r>
        <w:r>
          <w:rPr>
            <w:noProof/>
            <w:webHidden/>
          </w:rPr>
          <w:instrText xml:space="preserve"> PAGEREF _Toc232669915 \h </w:instrText>
        </w:r>
        <w:r>
          <w:rPr>
            <w:noProof/>
            <w:webHidden/>
          </w:rPr>
        </w:r>
        <w:r>
          <w:rPr>
            <w:noProof/>
            <w:webHidden/>
          </w:rPr>
          <w:fldChar w:fldCharType="separate"/>
        </w:r>
        <w:r>
          <w:rPr>
            <w:noProof/>
            <w:webHidden/>
          </w:rPr>
          <w:t>27</w:t>
        </w:r>
        <w:r>
          <w:rPr>
            <w:noProof/>
            <w:webHidden/>
          </w:rPr>
          <w:fldChar w:fldCharType="end"/>
        </w:r>
      </w:hyperlink>
    </w:p>
    <w:p w14:paraId="07DC4C81" w14:textId="241C6B6E"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6" w:history="1">
        <w:r w:rsidRPr="001057CC">
          <w:rPr>
            <w:rStyle w:val="Hyperlink"/>
            <w:noProof/>
            <w:lang w:val="vi-VN"/>
          </w:rPr>
          <w:t>2.3.6</w:t>
        </w:r>
        <w:r w:rsidRPr="001057CC">
          <w:rPr>
            <w:rStyle w:val="Hyperlink"/>
            <w:bCs/>
            <w:noProof/>
          </w:rPr>
          <w:t xml:space="preserve"> Đặc tả chức năng quản lý hồ sơ cá nhân</w:t>
        </w:r>
        <w:r>
          <w:rPr>
            <w:noProof/>
            <w:webHidden/>
          </w:rPr>
          <w:tab/>
        </w:r>
        <w:r>
          <w:rPr>
            <w:noProof/>
            <w:webHidden/>
          </w:rPr>
          <w:fldChar w:fldCharType="begin"/>
        </w:r>
        <w:r>
          <w:rPr>
            <w:noProof/>
            <w:webHidden/>
          </w:rPr>
          <w:instrText xml:space="preserve"> PAGEREF _Toc232669916 \h </w:instrText>
        </w:r>
        <w:r>
          <w:rPr>
            <w:noProof/>
            <w:webHidden/>
          </w:rPr>
        </w:r>
        <w:r>
          <w:rPr>
            <w:noProof/>
            <w:webHidden/>
          </w:rPr>
          <w:fldChar w:fldCharType="separate"/>
        </w:r>
        <w:r>
          <w:rPr>
            <w:noProof/>
            <w:webHidden/>
          </w:rPr>
          <w:t>27</w:t>
        </w:r>
        <w:r>
          <w:rPr>
            <w:noProof/>
            <w:webHidden/>
          </w:rPr>
          <w:fldChar w:fldCharType="end"/>
        </w:r>
      </w:hyperlink>
    </w:p>
    <w:p w14:paraId="296FB799" w14:textId="777BC844"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7" w:history="1">
        <w:r w:rsidRPr="001057CC">
          <w:rPr>
            <w:rStyle w:val="Hyperlink"/>
            <w:noProof/>
            <w:lang w:val="vi-VN"/>
          </w:rPr>
          <w:t>2.3.7</w:t>
        </w:r>
        <w:r w:rsidRPr="001057CC">
          <w:rPr>
            <w:rStyle w:val="Hyperlink"/>
            <w:bCs/>
            <w:noProof/>
          </w:rPr>
          <w:t xml:space="preserve"> Đặc tả chức năng quản chụp ảnh trực tiếp từ Camera</w:t>
        </w:r>
        <w:r>
          <w:rPr>
            <w:noProof/>
            <w:webHidden/>
          </w:rPr>
          <w:tab/>
        </w:r>
        <w:r>
          <w:rPr>
            <w:noProof/>
            <w:webHidden/>
          </w:rPr>
          <w:fldChar w:fldCharType="begin"/>
        </w:r>
        <w:r>
          <w:rPr>
            <w:noProof/>
            <w:webHidden/>
          </w:rPr>
          <w:instrText xml:space="preserve"> PAGEREF _Toc232669917 \h </w:instrText>
        </w:r>
        <w:r>
          <w:rPr>
            <w:noProof/>
            <w:webHidden/>
          </w:rPr>
        </w:r>
        <w:r>
          <w:rPr>
            <w:noProof/>
            <w:webHidden/>
          </w:rPr>
          <w:fldChar w:fldCharType="separate"/>
        </w:r>
        <w:r>
          <w:rPr>
            <w:noProof/>
            <w:webHidden/>
          </w:rPr>
          <w:t>28</w:t>
        </w:r>
        <w:r>
          <w:rPr>
            <w:noProof/>
            <w:webHidden/>
          </w:rPr>
          <w:fldChar w:fldCharType="end"/>
        </w:r>
      </w:hyperlink>
    </w:p>
    <w:p w14:paraId="3DE32E0A" w14:textId="4CC822B8"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8" w:history="1">
        <w:r w:rsidRPr="001057CC">
          <w:rPr>
            <w:rStyle w:val="Hyperlink"/>
            <w:noProof/>
            <w:lang w:val="vi-VN"/>
          </w:rPr>
          <w:t>2.3.8</w:t>
        </w:r>
        <w:r w:rsidRPr="001057CC">
          <w:rPr>
            <w:rStyle w:val="Hyperlink"/>
            <w:bCs/>
            <w:noProof/>
          </w:rPr>
          <w:t xml:space="preserve"> Đặc tả chức năng chọn ảnh từ thư viện</w:t>
        </w:r>
        <w:r>
          <w:rPr>
            <w:noProof/>
            <w:webHidden/>
          </w:rPr>
          <w:tab/>
        </w:r>
        <w:r>
          <w:rPr>
            <w:noProof/>
            <w:webHidden/>
          </w:rPr>
          <w:fldChar w:fldCharType="begin"/>
        </w:r>
        <w:r>
          <w:rPr>
            <w:noProof/>
            <w:webHidden/>
          </w:rPr>
          <w:instrText xml:space="preserve"> PAGEREF _Toc232669918 \h </w:instrText>
        </w:r>
        <w:r>
          <w:rPr>
            <w:noProof/>
            <w:webHidden/>
          </w:rPr>
        </w:r>
        <w:r>
          <w:rPr>
            <w:noProof/>
            <w:webHidden/>
          </w:rPr>
          <w:fldChar w:fldCharType="separate"/>
        </w:r>
        <w:r>
          <w:rPr>
            <w:noProof/>
            <w:webHidden/>
          </w:rPr>
          <w:t>29</w:t>
        </w:r>
        <w:r>
          <w:rPr>
            <w:noProof/>
            <w:webHidden/>
          </w:rPr>
          <w:fldChar w:fldCharType="end"/>
        </w:r>
      </w:hyperlink>
    </w:p>
    <w:p w14:paraId="4F6A1E15" w14:textId="63290194"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19" w:history="1">
        <w:r w:rsidRPr="001057CC">
          <w:rPr>
            <w:rStyle w:val="Hyperlink"/>
            <w:noProof/>
            <w:lang w:val="vi-VN"/>
          </w:rPr>
          <w:t>2.3.9</w:t>
        </w:r>
        <w:r w:rsidRPr="001057CC">
          <w:rPr>
            <w:rStyle w:val="Hyperlink"/>
            <w:bCs/>
            <w:noProof/>
          </w:rPr>
          <w:t xml:space="preserve"> Đặc tả chức năng gửi yêu cầu phân loại bệnh</w:t>
        </w:r>
        <w:r>
          <w:rPr>
            <w:noProof/>
            <w:webHidden/>
          </w:rPr>
          <w:tab/>
        </w:r>
        <w:r>
          <w:rPr>
            <w:noProof/>
            <w:webHidden/>
          </w:rPr>
          <w:fldChar w:fldCharType="begin"/>
        </w:r>
        <w:r>
          <w:rPr>
            <w:noProof/>
            <w:webHidden/>
          </w:rPr>
          <w:instrText xml:space="preserve"> PAGEREF _Toc232669919 \h </w:instrText>
        </w:r>
        <w:r>
          <w:rPr>
            <w:noProof/>
            <w:webHidden/>
          </w:rPr>
        </w:r>
        <w:r>
          <w:rPr>
            <w:noProof/>
            <w:webHidden/>
          </w:rPr>
          <w:fldChar w:fldCharType="separate"/>
        </w:r>
        <w:r>
          <w:rPr>
            <w:noProof/>
            <w:webHidden/>
          </w:rPr>
          <w:t>29</w:t>
        </w:r>
        <w:r>
          <w:rPr>
            <w:noProof/>
            <w:webHidden/>
          </w:rPr>
          <w:fldChar w:fldCharType="end"/>
        </w:r>
      </w:hyperlink>
    </w:p>
    <w:p w14:paraId="3510ED69" w14:textId="0BBC2A21"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0" w:history="1">
        <w:r w:rsidRPr="001057CC">
          <w:rPr>
            <w:rStyle w:val="Hyperlink"/>
            <w:noProof/>
            <w:lang w:val="vi-VN"/>
          </w:rPr>
          <w:t>2.3.10</w:t>
        </w:r>
        <w:r w:rsidRPr="001057CC">
          <w:rPr>
            <w:rStyle w:val="Hyperlink"/>
            <w:bCs/>
            <w:noProof/>
            <w:lang w:val="fr-FR"/>
          </w:rPr>
          <w:t xml:space="preserve"> Đặc tả chức năng hiển thị kết quả chẩn đoán</w:t>
        </w:r>
        <w:r>
          <w:rPr>
            <w:noProof/>
            <w:webHidden/>
          </w:rPr>
          <w:tab/>
        </w:r>
        <w:r>
          <w:rPr>
            <w:noProof/>
            <w:webHidden/>
          </w:rPr>
          <w:fldChar w:fldCharType="begin"/>
        </w:r>
        <w:r>
          <w:rPr>
            <w:noProof/>
            <w:webHidden/>
          </w:rPr>
          <w:instrText xml:space="preserve"> PAGEREF _Toc232669920 \h </w:instrText>
        </w:r>
        <w:r>
          <w:rPr>
            <w:noProof/>
            <w:webHidden/>
          </w:rPr>
        </w:r>
        <w:r>
          <w:rPr>
            <w:noProof/>
            <w:webHidden/>
          </w:rPr>
          <w:fldChar w:fldCharType="separate"/>
        </w:r>
        <w:r>
          <w:rPr>
            <w:noProof/>
            <w:webHidden/>
          </w:rPr>
          <w:t>30</w:t>
        </w:r>
        <w:r>
          <w:rPr>
            <w:noProof/>
            <w:webHidden/>
          </w:rPr>
          <w:fldChar w:fldCharType="end"/>
        </w:r>
      </w:hyperlink>
    </w:p>
    <w:p w14:paraId="6570B08E" w14:textId="05D03CE6"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1" w:history="1">
        <w:r w:rsidRPr="001057CC">
          <w:rPr>
            <w:rStyle w:val="Hyperlink"/>
            <w:noProof/>
            <w:lang w:val="vi-VN"/>
          </w:rPr>
          <w:t>2.3.11</w:t>
        </w:r>
        <w:r w:rsidRPr="001057CC">
          <w:rPr>
            <w:rStyle w:val="Hyperlink"/>
            <w:bCs/>
            <w:noProof/>
          </w:rPr>
          <w:t xml:space="preserve"> Đặc tả chức năng xem thông tin chi tiết về bệnh</w:t>
        </w:r>
        <w:r>
          <w:rPr>
            <w:noProof/>
            <w:webHidden/>
          </w:rPr>
          <w:tab/>
        </w:r>
        <w:r>
          <w:rPr>
            <w:noProof/>
            <w:webHidden/>
          </w:rPr>
          <w:fldChar w:fldCharType="begin"/>
        </w:r>
        <w:r>
          <w:rPr>
            <w:noProof/>
            <w:webHidden/>
          </w:rPr>
          <w:instrText xml:space="preserve"> PAGEREF _Toc232669921 \h </w:instrText>
        </w:r>
        <w:r>
          <w:rPr>
            <w:noProof/>
            <w:webHidden/>
          </w:rPr>
        </w:r>
        <w:r>
          <w:rPr>
            <w:noProof/>
            <w:webHidden/>
          </w:rPr>
          <w:fldChar w:fldCharType="separate"/>
        </w:r>
        <w:r>
          <w:rPr>
            <w:noProof/>
            <w:webHidden/>
          </w:rPr>
          <w:t>31</w:t>
        </w:r>
        <w:r>
          <w:rPr>
            <w:noProof/>
            <w:webHidden/>
          </w:rPr>
          <w:fldChar w:fldCharType="end"/>
        </w:r>
      </w:hyperlink>
    </w:p>
    <w:p w14:paraId="2F322881" w14:textId="0D0D17B1"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2" w:history="1">
        <w:r w:rsidRPr="001057CC">
          <w:rPr>
            <w:rStyle w:val="Hyperlink"/>
            <w:noProof/>
            <w:lang w:val="vi-VN"/>
          </w:rPr>
          <w:t>2.3.12</w:t>
        </w:r>
        <w:r w:rsidRPr="001057CC">
          <w:rPr>
            <w:rStyle w:val="Hyperlink"/>
            <w:bCs/>
            <w:noProof/>
          </w:rPr>
          <w:t xml:space="preserve"> Đặc tả chức năng xem khuyến cáo &amp; Phòng ngừa</w:t>
        </w:r>
        <w:r>
          <w:rPr>
            <w:noProof/>
            <w:webHidden/>
          </w:rPr>
          <w:tab/>
        </w:r>
        <w:r>
          <w:rPr>
            <w:noProof/>
            <w:webHidden/>
          </w:rPr>
          <w:fldChar w:fldCharType="begin"/>
        </w:r>
        <w:r>
          <w:rPr>
            <w:noProof/>
            <w:webHidden/>
          </w:rPr>
          <w:instrText xml:space="preserve"> PAGEREF _Toc232669922 \h </w:instrText>
        </w:r>
        <w:r>
          <w:rPr>
            <w:noProof/>
            <w:webHidden/>
          </w:rPr>
        </w:r>
        <w:r>
          <w:rPr>
            <w:noProof/>
            <w:webHidden/>
          </w:rPr>
          <w:fldChar w:fldCharType="separate"/>
        </w:r>
        <w:r>
          <w:rPr>
            <w:noProof/>
            <w:webHidden/>
          </w:rPr>
          <w:t>32</w:t>
        </w:r>
        <w:r>
          <w:rPr>
            <w:noProof/>
            <w:webHidden/>
          </w:rPr>
          <w:fldChar w:fldCharType="end"/>
        </w:r>
      </w:hyperlink>
    </w:p>
    <w:p w14:paraId="3248AC70" w14:textId="5FA36B20"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3" w:history="1">
        <w:r w:rsidRPr="001057CC">
          <w:rPr>
            <w:rStyle w:val="Hyperlink"/>
            <w:noProof/>
            <w:lang w:val="vi-VN"/>
          </w:rPr>
          <w:t>2.3.13</w:t>
        </w:r>
        <w:r w:rsidRPr="001057CC">
          <w:rPr>
            <w:rStyle w:val="Hyperlink"/>
            <w:bCs/>
            <w:noProof/>
          </w:rPr>
          <w:t xml:space="preserve"> Đặc tả chức năng báo cáo kết quả sai</w:t>
        </w:r>
        <w:r>
          <w:rPr>
            <w:noProof/>
            <w:webHidden/>
          </w:rPr>
          <w:tab/>
        </w:r>
        <w:r>
          <w:rPr>
            <w:noProof/>
            <w:webHidden/>
          </w:rPr>
          <w:fldChar w:fldCharType="begin"/>
        </w:r>
        <w:r>
          <w:rPr>
            <w:noProof/>
            <w:webHidden/>
          </w:rPr>
          <w:instrText xml:space="preserve"> PAGEREF _Toc232669923 \h </w:instrText>
        </w:r>
        <w:r>
          <w:rPr>
            <w:noProof/>
            <w:webHidden/>
          </w:rPr>
        </w:r>
        <w:r>
          <w:rPr>
            <w:noProof/>
            <w:webHidden/>
          </w:rPr>
          <w:fldChar w:fldCharType="separate"/>
        </w:r>
        <w:r>
          <w:rPr>
            <w:noProof/>
            <w:webHidden/>
          </w:rPr>
          <w:t>32</w:t>
        </w:r>
        <w:r>
          <w:rPr>
            <w:noProof/>
            <w:webHidden/>
          </w:rPr>
          <w:fldChar w:fldCharType="end"/>
        </w:r>
      </w:hyperlink>
    </w:p>
    <w:p w14:paraId="290C1AC8" w14:textId="218478B5"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4" w:history="1">
        <w:r w:rsidRPr="001057CC">
          <w:rPr>
            <w:rStyle w:val="Hyperlink"/>
            <w:noProof/>
            <w:lang w:val="vi-VN"/>
          </w:rPr>
          <w:t>2.3.14</w:t>
        </w:r>
        <w:r w:rsidRPr="001057CC">
          <w:rPr>
            <w:rStyle w:val="Hyperlink"/>
            <w:bCs/>
            <w:noProof/>
          </w:rPr>
          <w:t xml:space="preserve"> Đặc tả chức năng lưu lịch sử chẩn đoán</w:t>
        </w:r>
        <w:r>
          <w:rPr>
            <w:noProof/>
            <w:webHidden/>
          </w:rPr>
          <w:tab/>
        </w:r>
        <w:r>
          <w:rPr>
            <w:noProof/>
            <w:webHidden/>
          </w:rPr>
          <w:fldChar w:fldCharType="begin"/>
        </w:r>
        <w:r>
          <w:rPr>
            <w:noProof/>
            <w:webHidden/>
          </w:rPr>
          <w:instrText xml:space="preserve"> PAGEREF _Toc232669924 \h </w:instrText>
        </w:r>
        <w:r>
          <w:rPr>
            <w:noProof/>
            <w:webHidden/>
          </w:rPr>
        </w:r>
        <w:r>
          <w:rPr>
            <w:noProof/>
            <w:webHidden/>
          </w:rPr>
          <w:fldChar w:fldCharType="separate"/>
        </w:r>
        <w:r>
          <w:rPr>
            <w:noProof/>
            <w:webHidden/>
          </w:rPr>
          <w:t>34</w:t>
        </w:r>
        <w:r>
          <w:rPr>
            <w:noProof/>
            <w:webHidden/>
          </w:rPr>
          <w:fldChar w:fldCharType="end"/>
        </w:r>
      </w:hyperlink>
    </w:p>
    <w:p w14:paraId="506C392E" w14:textId="08681D60"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5" w:history="1">
        <w:r w:rsidRPr="001057CC">
          <w:rPr>
            <w:rStyle w:val="Hyperlink"/>
            <w:noProof/>
            <w:lang w:val="vi-VN"/>
          </w:rPr>
          <w:t>2.3.15</w:t>
        </w:r>
        <w:r w:rsidRPr="001057CC">
          <w:rPr>
            <w:rStyle w:val="Hyperlink"/>
            <w:bCs/>
            <w:noProof/>
          </w:rPr>
          <w:t xml:space="preserve"> Đặc tả chức năng xem danh sách lịch sử cá nhân</w:t>
        </w:r>
        <w:r>
          <w:rPr>
            <w:noProof/>
            <w:webHidden/>
          </w:rPr>
          <w:tab/>
        </w:r>
        <w:r>
          <w:rPr>
            <w:noProof/>
            <w:webHidden/>
          </w:rPr>
          <w:fldChar w:fldCharType="begin"/>
        </w:r>
        <w:r>
          <w:rPr>
            <w:noProof/>
            <w:webHidden/>
          </w:rPr>
          <w:instrText xml:space="preserve"> PAGEREF _Toc232669925 \h </w:instrText>
        </w:r>
        <w:r>
          <w:rPr>
            <w:noProof/>
            <w:webHidden/>
          </w:rPr>
        </w:r>
        <w:r>
          <w:rPr>
            <w:noProof/>
            <w:webHidden/>
          </w:rPr>
          <w:fldChar w:fldCharType="separate"/>
        </w:r>
        <w:r>
          <w:rPr>
            <w:noProof/>
            <w:webHidden/>
          </w:rPr>
          <w:t>35</w:t>
        </w:r>
        <w:r>
          <w:rPr>
            <w:noProof/>
            <w:webHidden/>
          </w:rPr>
          <w:fldChar w:fldCharType="end"/>
        </w:r>
      </w:hyperlink>
    </w:p>
    <w:p w14:paraId="62DA8156" w14:textId="13CA4C75"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6" w:history="1">
        <w:r w:rsidRPr="001057CC">
          <w:rPr>
            <w:rStyle w:val="Hyperlink"/>
            <w:noProof/>
            <w:lang w:val="vi-VN"/>
          </w:rPr>
          <w:t>2.3.16</w:t>
        </w:r>
        <w:r w:rsidRPr="001057CC">
          <w:rPr>
            <w:rStyle w:val="Hyperlink"/>
            <w:bCs/>
            <w:noProof/>
          </w:rPr>
          <w:t xml:space="preserve"> Đặc tả chức năng thông báo đẩy - cảnh báo dịch bệnh</w:t>
        </w:r>
        <w:r>
          <w:rPr>
            <w:noProof/>
            <w:webHidden/>
          </w:rPr>
          <w:tab/>
        </w:r>
        <w:r>
          <w:rPr>
            <w:noProof/>
            <w:webHidden/>
          </w:rPr>
          <w:fldChar w:fldCharType="begin"/>
        </w:r>
        <w:r>
          <w:rPr>
            <w:noProof/>
            <w:webHidden/>
          </w:rPr>
          <w:instrText xml:space="preserve"> PAGEREF _Toc232669926 \h </w:instrText>
        </w:r>
        <w:r>
          <w:rPr>
            <w:noProof/>
            <w:webHidden/>
          </w:rPr>
        </w:r>
        <w:r>
          <w:rPr>
            <w:noProof/>
            <w:webHidden/>
          </w:rPr>
          <w:fldChar w:fldCharType="separate"/>
        </w:r>
        <w:r>
          <w:rPr>
            <w:noProof/>
            <w:webHidden/>
          </w:rPr>
          <w:t>35</w:t>
        </w:r>
        <w:r>
          <w:rPr>
            <w:noProof/>
            <w:webHidden/>
          </w:rPr>
          <w:fldChar w:fldCharType="end"/>
        </w:r>
      </w:hyperlink>
    </w:p>
    <w:p w14:paraId="73A0A219" w14:textId="09579011"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7" w:history="1">
        <w:r w:rsidRPr="001057CC">
          <w:rPr>
            <w:rStyle w:val="Hyperlink"/>
            <w:noProof/>
            <w:lang w:val="vi-VN"/>
          </w:rPr>
          <w:t>2.3.17</w:t>
        </w:r>
        <w:r w:rsidRPr="001057CC">
          <w:rPr>
            <w:rStyle w:val="Hyperlink"/>
            <w:bCs/>
            <w:noProof/>
          </w:rPr>
          <w:t xml:space="preserve"> Đặc tả chức năng dự báo thời tiết &amp; cảnh báo nguy cơ</w:t>
        </w:r>
        <w:r>
          <w:rPr>
            <w:noProof/>
            <w:webHidden/>
          </w:rPr>
          <w:tab/>
        </w:r>
        <w:r>
          <w:rPr>
            <w:noProof/>
            <w:webHidden/>
          </w:rPr>
          <w:fldChar w:fldCharType="begin"/>
        </w:r>
        <w:r>
          <w:rPr>
            <w:noProof/>
            <w:webHidden/>
          </w:rPr>
          <w:instrText xml:space="preserve"> PAGEREF _Toc232669927 \h </w:instrText>
        </w:r>
        <w:r>
          <w:rPr>
            <w:noProof/>
            <w:webHidden/>
          </w:rPr>
        </w:r>
        <w:r>
          <w:rPr>
            <w:noProof/>
            <w:webHidden/>
          </w:rPr>
          <w:fldChar w:fldCharType="separate"/>
        </w:r>
        <w:r>
          <w:rPr>
            <w:noProof/>
            <w:webHidden/>
          </w:rPr>
          <w:t>36</w:t>
        </w:r>
        <w:r>
          <w:rPr>
            <w:noProof/>
            <w:webHidden/>
          </w:rPr>
          <w:fldChar w:fldCharType="end"/>
        </w:r>
      </w:hyperlink>
    </w:p>
    <w:p w14:paraId="74777B76" w14:textId="1EEE81C6"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8" w:history="1">
        <w:r w:rsidRPr="001057CC">
          <w:rPr>
            <w:rStyle w:val="Hyperlink"/>
            <w:noProof/>
            <w:lang w:val="vi-VN"/>
          </w:rPr>
          <w:t>2.3.18</w:t>
        </w:r>
        <w:r w:rsidRPr="001057CC">
          <w:rPr>
            <w:rStyle w:val="Hyperlink"/>
            <w:bCs/>
            <w:noProof/>
          </w:rPr>
          <w:t xml:space="preserve"> Đặc tả chức năng bản đồ vùng dịch</w:t>
        </w:r>
        <w:r>
          <w:rPr>
            <w:noProof/>
            <w:webHidden/>
          </w:rPr>
          <w:tab/>
        </w:r>
        <w:r>
          <w:rPr>
            <w:noProof/>
            <w:webHidden/>
          </w:rPr>
          <w:fldChar w:fldCharType="begin"/>
        </w:r>
        <w:r>
          <w:rPr>
            <w:noProof/>
            <w:webHidden/>
          </w:rPr>
          <w:instrText xml:space="preserve"> PAGEREF _Toc232669928 \h </w:instrText>
        </w:r>
        <w:r>
          <w:rPr>
            <w:noProof/>
            <w:webHidden/>
          </w:rPr>
        </w:r>
        <w:r>
          <w:rPr>
            <w:noProof/>
            <w:webHidden/>
          </w:rPr>
          <w:fldChar w:fldCharType="separate"/>
        </w:r>
        <w:r>
          <w:rPr>
            <w:noProof/>
            <w:webHidden/>
          </w:rPr>
          <w:t>37</w:t>
        </w:r>
        <w:r>
          <w:rPr>
            <w:noProof/>
            <w:webHidden/>
          </w:rPr>
          <w:fldChar w:fldCharType="end"/>
        </w:r>
      </w:hyperlink>
    </w:p>
    <w:p w14:paraId="26C84ABD" w14:textId="6154B0DD"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29" w:history="1">
        <w:r w:rsidRPr="001057CC">
          <w:rPr>
            <w:rStyle w:val="Hyperlink"/>
            <w:noProof/>
            <w:lang w:val="vi-VN"/>
          </w:rPr>
          <w:t>2.3.19</w:t>
        </w:r>
        <w:r w:rsidRPr="001057CC">
          <w:rPr>
            <w:rStyle w:val="Hyperlink"/>
            <w:bCs/>
            <w:noProof/>
          </w:rPr>
          <w:t xml:space="preserve"> Đặc tả chức năng lịch trình chăm sóc cây trồng</w:t>
        </w:r>
        <w:r>
          <w:rPr>
            <w:noProof/>
            <w:webHidden/>
          </w:rPr>
          <w:tab/>
        </w:r>
        <w:r>
          <w:rPr>
            <w:noProof/>
            <w:webHidden/>
          </w:rPr>
          <w:fldChar w:fldCharType="begin"/>
        </w:r>
        <w:r>
          <w:rPr>
            <w:noProof/>
            <w:webHidden/>
          </w:rPr>
          <w:instrText xml:space="preserve"> PAGEREF _Toc232669929 \h </w:instrText>
        </w:r>
        <w:r>
          <w:rPr>
            <w:noProof/>
            <w:webHidden/>
          </w:rPr>
        </w:r>
        <w:r>
          <w:rPr>
            <w:noProof/>
            <w:webHidden/>
          </w:rPr>
          <w:fldChar w:fldCharType="separate"/>
        </w:r>
        <w:r>
          <w:rPr>
            <w:noProof/>
            <w:webHidden/>
          </w:rPr>
          <w:t>37</w:t>
        </w:r>
        <w:r>
          <w:rPr>
            <w:noProof/>
            <w:webHidden/>
          </w:rPr>
          <w:fldChar w:fldCharType="end"/>
        </w:r>
      </w:hyperlink>
    </w:p>
    <w:p w14:paraId="6CE80BA6" w14:textId="13D6EDB1"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30" w:history="1">
        <w:r w:rsidRPr="001057CC">
          <w:rPr>
            <w:rStyle w:val="Hyperlink"/>
            <w:noProof/>
          </w:rPr>
          <w:t>2.4 Biểu đồ hoạt động</w:t>
        </w:r>
        <w:r>
          <w:rPr>
            <w:noProof/>
            <w:webHidden/>
          </w:rPr>
          <w:tab/>
        </w:r>
        <w:r>
          <w:rPr>
            <w:noProof/>
            <w:webHidden/>
          </w:rPr>
          <w:fldChar w:fldCharType="begin"/>
        </w:r>
        <w:r>
          <w:rPr>
            <w:noProof/>
            <w:webHidden/>
          </w:rPr>
          <w:instrText xml:space="preserve"> PAGEREF _Toc232669930 \h </w:instrText>
        </w:r>
        <w:r>
          <w:rPr>
            <w:noProof/>
            <w:webHidden/>
          </w:rPr>
        </w:r>
        <w:r>
          <w:rPr>
            <w:noProof/>
            <w:webHidden/>
          </w:rPr>
          <w:fldChar w:fldCharType="separate"/>
        </w:r>
        <w:r>
          <w:rPr>
            <w:noProof/>
            <w:webHidden/>
          </w:rPr>
          <w:t>39</w:t>
        </w:r>
        <w:r>
          <w:rPr>
            <w:noProof/>
            <w:webHidden/>
          </w:rPr>
          <w:fldChar w:fldCharType="end"/>
        </w:r>
      </w:hyperlink>
    </w:p>
    <w:p w14:paraId="1D13DB17" w14:textId="5D6E7B6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1" w:history="1">
        <w:r w:rsidRPr="001057CC">
          <w:rPr>
            <w:rStyle w:val="Hyperlink"/>
            <w:noProof/>
            <w:lang w:val="vi-VN"/>
          </w:rPr>
          <w:t>2.4.1</w:t>
        </w:r>
        <w:r w:rsidRPr="001057CC">
          <w:rPr>
            <w:rStyle w:val="Hyperlink"/>
            <w:noProof/>
          </w:rPr>
          <w:t xml:space="preserve"> Đăng ký tài khoản</w:t>
        </w:r>
        <w:r>
          <w:rPr>
            <w:noProof/>
            <w:webHidden/>
          </w:rPr>
          <w:tab/>
        </w:r>
        <w:r>
          <w:rPr>
            <w:noProof/>
            <w:webHidden/>
          </w:rPr>
          <w:fldChar w:fldCharType="begin"/>
        </w:r>
        <w:r>
          <w:rPr>
            <w:noProof/>
            <w:webHidden/>
          </w:rPr>
          <w:instrText xml:space="preserve"> PAGEREF _Toc232669931 \h </w:instrText>
        </w:r>
        <w:r>
          <w:rPr>
            <w:noProof/>
            <w:webHidden/>
          </w:rPr>
        </w:r>
        <w:r>
          <w:rPr>
            <w:noProof/>
            <w:webHidden/>
          </w:rPr>
          <w:fldChar w:fldCharType="separate"/>
        </w:r>
        <w:r>
          <w:rPr>
            <w:noProof/>
            <w:webHidden/>
          </w:rPr>
          <w:t>39</w:t>
        </w:r>
        <w:r>
          <w:rPr>
            <w:noProof/>
            <w:webHidden/>
          </w:rPr>
          <w:fldChar w:fldCharType="end"/>
        </w:r>
      </w:hyperlink>
    </w:p>
    <w:p w14:paraId="1DC8B788" w14:textId="6AEBBC66"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2" w:history="1">
        <w:r w:rsidRPr="001057CC">
          <w:rPr>
            <w:rStyle w:val="Hyperlink"/>
            <w:noProof/>
            <w:lang w:val="vi-VN"/>
          </w:rPr>
          <w:t>2.4.2</w:t>
        </w:r>
        <w:r w:rsidRPr="001057CC">
          <w:rPr>
            <w:rStyle w:val="Hyperlink"/>
            <w:bCs/>
            <w:noProof/>
          </w:rPr>
          <w:t xml:space="preserve"> Đ</w:t>
        </w:r>
        <w:r w:rsidRPr="001057CC">
          <w:rPr>
            <w:rStyle w:val="Hyperlink"/>
            <w:noProof/>
          </w:rPr>
          <w:t>ăng nhập tài khoản</w:t>
        </w:r>
        <w:r>
          <w:rPr>
            <w:noProof/>
            <w:webHidden/>
          </w:rPr>
          <w:tab/>
        </w:r>
        <w:r>
          <w:rPr>
            <w:noProof/>
            <w:webHidden/>
          </w:rPr>
          <w:fldChar w:fldCharType="begin"/>
        </w:r>
        <w:r>
          <w:rPr>
            <w:noProof/>
            <w:webHidden/>
          </w:rPr>
          <w:instrText xml:space="preserve"> PAGEREF _Toc232669932 \h </w:instrText>
        </w:r>
        <w:r>
          <w:rPr>
            <w:noProof/>
            <w:webHidden/>
          </w:rPr>
        </w:r>
        <w:r>
          <w:rPr>
            <w:noProof/>
            <w:webHidden/>
          </w:rPr>
          <w:fldChar w:fldCharType="separate"/>
        </w:r>
        <w:r>
          <w:rPr>
            <w:noProof/>
            <w:webHidden/>
          </w:rPr>
          <w:t>41</w:t>
        </w:r>
        <w:r>
          <w:rPr>
            <w:noProof/>
            <w:webHidden/>
          </w:rPr>
          <w:fldChar w:fldCharType="end"/>
        </w:r>
      </w:hyperlink>
    </w:p>
    <w:p w14:paraId="38359C65" w14:textId="635E8D0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3" w:history="1">
        <w:r w:rsidRPr="001057CC">
          <w:rPr>
            <w:rStyle w:val="Hyperlink"/>
            <w:noProof/>
            <w:lang w:val="vi-VN"/>
          </w:rPr>
          <w:t>2.4.3</w:t>
        </w:r>
        <w:r w:rsidRPr="001057CC">
          <w:rPr>
            <w:rStyle w:val="Hyperlink"/>
            <w:noProof/>
          </w:rPr>
          <w:t xml:space="preserve"> Quên mật khẩu</w:t>
        </w:r>
        <w:r>
          <w:rPr>
            <w:noProof/>
            <w:webHidden/>
          </w:rPr>
          <w:tab/>
        </w:r>
        <w:r>
          <w:rPr>
            <w:noProof/>
            <w:webHidden/>
          </w:rPr>
          <w:fldChar w:fldCharType="begin"/>
        </w:r>
        <w:r>
          <w:rPr>
            <w:noProof/>
            <w:webHidden/>
          </w:rPr>
          <w:instrText xml:space="preserve"> PAGEREF _Toc232669933 \h </w:instrText>
        </w:r>
        <w:r>
          <w:rPr>
            <w:noProof/>
            <w:webHidden/>
          </w:rPr>
        </w:r>
        <w:r>
          <w:rPr>
            <w:noProof/>
            <w:webHidden/>
          </w:rPr>
          <w:fldChar w:fldCharType="separate"/>
        </w:r>
        <w:r>
          <w:rPr>
            <w:noProof/>
            <w:webHidden/>
          </w:rPr>
          <w:t>42</w:t>
        </w:r>
        <w:r>
          <w:rPr>
            <w:noProof/>
            <w:webHidden/>
          </w:rPr>
          <w:fldChar w:fldCharType="end"/>
        </w:r>
      </w:hyperlink>
    </w:p>
    <w:p w14:paraId="7BBDAD2C" w14:textId="188A6A7E"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4" w:history="1">
        <w:r w:rsidRPr="001057CC">
          <w:rPr>
            <w:rStyle w:val="Hyperlink"/>
            <w:noProof/>
            <w:lang w:val="vi-VN"/>
          </w:rPr>
          <w:t>2.4.4</w:t>
        </w:r>
        <w:r w:rsidRPr="001057CC">
          <w:rPr>
            <w:rStyle w:val="Hyperlink"/>
            <w:noProof/>
          </w:rPr>
          <w:t xml:space="preserve"> Chụp/Tải ảnh lá cây</w:t>
        </w:r>
        <w:r>
          <w:rPr>
            <w:noProof/>
            <w:webHidden/>
          </w:rPr>
          <w:tab/>
        </w:r>
        <w:r>
          <w:rPr>
            <w:noProof/>
            <w:webHidden/>
          </w:rPr>
          <w:fldChar w:fldCharType="begin"/>
        </w:r>
        <w:r>
          <w:rPr>
            <w:noProof/>
            <w:webHidden/>
          </w:rPr>
          <w:instrText xml:space="preserve"> PAGEREF _Toc232669934 \h </w:instrText>
        </w:r>
        <w:r>
          <w:rPr>
            <w:noProof/>
            <w:webHidden/>
          </w:rPr>
        </w:r>
        <w:r>
          <w:rPr>
            <w:noProof/>
            <w:webHidden/>
          </w:rPr>
          <w:fldChar w:fldCharType="separate"/>
        </w:r>
        <w:r>
          <w:rPr>
            <w:noProof/>
            <w:webHidden/>
          </w:rPr>
          <w:t>43</w:t>
        </w:r>
        <w:r>
          <w:rPr>
            <w:noProof/>
            <w:webHidden/>
          </w:rPr>
          <w:fldChar w:fldCharType="end"/>
        </w:r>
      </w:hyperlink>
    </w:p>
    <w:p w14:paraId="36A97310" w14:textId="3120FDF9"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5" w:history="1">
        <w:r w:rsidRPr="001057CC">
          <w:rPr>
            <w:rStyle w:val="Hyperlink"/>
            <w:noProof/>
            <w:lang w:val="vi-VN"/>
          </w:rPr>
          <w:t>2.4.5</w:t>
        </w:r>
        <w:r w:rsidRPr="001057CC">
          <w:rPr>
            <w:rStyle w:val="Hyperlink"/>
            <w:noProof/>
          </w:rPr>
          <w:t xml:space="preserve"> Phân loại bệnh</w:t>
        </w:r>
        <w:r>
          <w:rPr>
            <w:noProof/>
            <w:webHidden/>
          </w:rPr>
          <w:tab/>
        </w:r>
        <w:r>
          <w:rPr>
            <w:noProof/>
            <w:webHidden/>
          </w:rPr>
          <w:fldChar w:fldCharType="begin"/>
        </w:r>
        <w:r>
          <w:rPr>
            <w:noProof/>
            <w:webHidden/>
          </w:rPr>
          <w:instrText xml:space="preserve"> PAGEREF _Toc232669935 \h </w:instrText>
        </w:r>
        <w:r>
          <w:rPr>
            <w:noProof/>
            <w:webHidden/>
          </w:rPr>
        </w:r>
        <w:r>
          <w:rPr>
            <w:noProof/>
            <w:webHidden/>
          </w:rPr>
          <w:fldChar w:fldCharType="separate"/>
        </w:r>
        <w:r>
          <w:rPr>
            <w:noProof/>
            <w:webHidden/>
          </w:rPr>
          <w:t>44</w:t>
        </w:r>
        <w:r>
          <w:rPr>
            <w:noProof/>
            <w:webHidden/>
          </w:rPr>
          <w:fldChar w:fldCharType="end"/>
        </w:r>
      </w:hyperlink>
    </w:p>
    <w:p w14:paraId="1DAFECE1" w14:textId="1F82192E"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6" w:history="1">
        <w:r w:rsidRPr="001057CC">
          <w:rPr>
            <w:rStyle w:val="Hyperlink"/>
            <w:noProof/>
            <w:lang w:val="vi-VN"/>
          </w:rPr>
          <w:t>2.4.6</w:t>
        </w:r>
        <w:r w:rsidRPr="001057CC">
          <w:rPr>
            <w:rStyle w:val="Hyperlink"/>
            <w:noProof/>
          </w:rPr>
          <w:t xml:space="preserve"> Báo cáo kết quả</w:t>
        </w:r>
        <w:r>
          <w:rPr>
            <w:noProof/>
            <w:webHidden/>
          </w:rPr>
          <w:tab/>
        </w:r>
        <w:r>
          <w:rPr>
            <w:noProof/>
            <w:webHidden/>
          </w:rPr>
          <w:fldChar w:fldCharType="begin"/>
        </w:r>
        <w:r>
          <w:rPr>
            <w:noProof/>
            <w:webHidden/>
          </w:rPr>
          <w:instrText xml:space="preserve"> PAGEREF _Toc232669936 \h </w:instrText>
        </w:r>
        <w:r>
          <w:rPr>
            <w:noProof/>
            <w:webHidden/>
          </w:rPr>
        </w:r>
        <w:r>
          <w:rPr>
            <w:noProof/>
            <w:webHidden/>
          </w:rPr>
          <w:fldChar w:fldCharType="separate"/>
        </w:r>
        <w:r>
          <w:rPr>
            <w:noProof/>
            <w:webHidden/>
          </w:rPr>
          <w:t>44</w:t>
        </w:r>
        <w:r>
          <w:rPr>
            <w:noProof/>
            <w:webHidden/>
          </w:rPr>
          <w:fldChar w:fldCharType="end"/>
        </w:r>
      </w:hyperlink>
    </w:p>
    <w:p w14:paraId="011F32D5" w14:textId="4CB880F3"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7" w:history="1">
        <w:r w:rsidRPr="001057CC">
          <w:rPr>
            <w:rStyle w:val="Hyperlink"/>
            <w:noProof/>
            <w:lang w:val="vi-VN"/>
          </w:rPr>
          <w:t>2.4.7</w:t>
        </w:r>
        <w:r w:rsidRPr="001057CC">
          <w:rPr>
            <w:rStyle w:val="Hyperlink"/>
            <w:noProof/>
          </w:rPr>
          <w:t xml:space="preserve"> Lưu lịch sử chẩn đoán</w:t>
        </w:r>
        <w:r>
          <w:rPr>
            <w:noProof/>
            <w:webHidden/>
          </w:rPr>
          <w:tab/>
        </w:r>
        <w:r>
          <w:rPr>
            <w:noProof/>
            <w:webHidden/>
          </w:rPr>
          <w:fldChar w:fldCharType="begin"/>
        </w:r>
        <w:r>
          <w:rPr>
            <w:noProof/>
            <w:webHidden/>
          </w:rPr>
          <w:instrText xml:space="preserve"> PAGEREF _Toc232669937 \h </w:instrText>
        </w:r>
        <w:r>
          <w:rPr>
            <w:noProof/>
            <w:webHidden/>
          </w:rPr>
        </w:r>
        <w:r>
          <w:rPr>
            <w:noProof/>
            <w:webHidden/>
          </w:rPr>
          <w:fldChar w:fldCharType="separate"/>
        </w:r>
        <w:r>
          <w:rPr>
            <w:noProof/>
            <w:webHidden/>
          </w:rPr>
          <w:t>45</w:t>
        </w:r>
        <w:r>
          <w:rPr>
            <w:noProof/>
            <w:webHidden/>
          </w:rPr>
          <w:fldChar w:fldCharType="end"/>
        </w:r>
      </w:hyperlink>
    </w:p>
    <w:p w14:paraId="24EDC69C" w14:textId="41E3E81E"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8" w:history="1">
        <w:r w:rsidRPr="001057CC">
          <w:rPr>
            <w:rStyle w:val="Hyperlink"/>
            <w:noProof/>
            <w:lang w:val="vi-VN"/>
          </w:rPr>
          <w:t>2.4.8</w:t>
        </w:r>
        <w:r w:rsidRPr="001057CC">
          <w:rPr>
            <w:rStyle w:val="Hyperlink"/>
            <w:noProof/>
          </w:rPr>
          <w:t xml:space="preserve"> Xem và Lọc lịch sử</w:t>
        </w:r>
        <w:r>
          <w:rPr>
            <w:noProof/>
            <w:webHidden/>
          </w:rPr>
          <w:tab/>
        </w:r>
        <w:r>
          <w:rPr>
            <w:noProof/>
            <w:webHidden/>
          </w:rPr>
          <w:fldChar w:fldCharType="begin"/>
        </w:r>
        <w:r>
          <w:rPr>
            <w:noProof/>
            <w:webHidden/>
          </w:rPr>
          <w:instrText xml:space="preserve"> PAGEREF _Toc232669938 \h </w:instrText>
        </w:r>
        <w:r>
          <w:rPr>
            <w:noProof/>
            <w:webHidden/>
          </w:rPr>
        </w:r>
        <w:r>
          <w:rPr>
            <w:noProof/>
            <w:webHidden/>
          </w:rPr>
          <w:fldChar w:fldCharType="separate"/>
        </w:r>
        <w:r>
          <w:rPr>
            <w:noProof/>
            <w:webHidden/>
          </w:rPr>
          <w:t>46</w:t>
        </w:r>
        <w:r>
          <w:rPr>
            <w:noProof/>
            <w:webHidden/>
          </w:rPr>
          <w:fldChar w:fldCharType="end"/>
        </w:r>
      </w:hyperlink>
    </w:p>
    <w:p w14:paraId="50E90F1C" w14:textId="1BCA6CCC"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39" w:history="1">
        <w:r w:rsidRPr="001057CC">
          <w:rPr>
            <w:rStyle w:val="Hyperlink"/>
            <w:noProof/>
            <w:lang w:val="vi-VN"/>
          </w:rPr>
          <w:t>2.4.9</w:t>
        </w:r>
        <w:r w:rsidRPr="001057CC">
          <w:rPr>
            <w:rStyle w:val="Hyperlink"/>
            <w:noProof/>
          </w:rPr>
          <w:t xml:space="preserve"> Tra cứu từ điển bệnh lý</w:t>
        </w:r>
        <w:r>
          <w:rPr>
            <w:noProof/>
            <w:webHidden/>
          </w:rPr>
          <w:tab/>
        </w:r>
        <w:r>
          <w:rPr>
            <w:noProof/>
            <w:webHidden/>
          </w:rPr>
          <w:fldChar w:fldCharType="begin"/>
        </w:r>
        <w:r>
          <w:rPr>
            <w:noProof/>
            <w:webHidden/>
          </w:rPr>
          <w:instrText xml:space="preserve"> PAGEREF _Toc232669939 \h </w:instrText>
        </w:r>
        <w:r>
          <w:rPr>
            <w:noProof/>
            <w:webHidden/>
          </w:rPr>
        </w:r>
        <w:r>
          <w:rPr>
            <w:noProof/>
            <w:webHidden/>
          </w:rPr>
          <w:fldChar w:fldCharType="separate"/>
        </w:r>
        <w:r>
          <w:rPr>
            <w:noProof/>
            <w:webHidden/>
          </w:rPr>
          <w:t>47</w:t>
        </w:r>
        <w:r>
          <w:rPr>
            <w:noProof/>
            <w:webHidden/>
          </w:rPr>
          <w:fldChar w:fldCharType="end"/>
        </w:r>
      </w:hyperlink>
    </w:p>
    <w:p w14:paraId="17F5929B" w14:textId="40480C32"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0" w:history="1">
        <w:r w:rsidRPr="001057CC">
          <w:rPr>
            <w:rStyle w:val="Hyperlink"/>
            <w:noProof/>
            <w:lang w:val="vi-VN"/>
          </w:rPr>
          <w:t>2.4.10</w:t>
        </w:r>
        <w:r w:rsidRPr="001057CC">
          <w:rPr>
            <w:rStyle w:val="Hyperlink"/>
            <w:noProof/>
          </w:rPr>
          <w:t xml:space="preserve"> Thẩm định kết quả chẩn đoán</w:t>
        </w:r>
        <w:r>
          <w:rPr>
            <w:noProof/>
            <w:webHidden/>
          </w:rPr>
          <w:tab/>
        </w:r>
        <w:r>
          <w:rPr>
            <w:noProof/>
            <w:webHidden/>
          </w:rPr>
          <w:fldChar w:fldCharType="begin"/>
        </w:r>
        <w:r>
          <w:rPr>
            <w:noProof/>
            <w:webHidden/>
          </w:rPr>
          <w:instrText xml:space="preserve"> PAGEREF _Toc232669940 \h </w:instrText>
        </w:r>
        <w:r>
          <w:rPr>
            <w:noProof/>
            <w:webHidden/>
          </w:rPr>
        </w:r>
        <w:r>
          <w:rPr>
            <w:noProof/>
            <w:webHidden/>
          </w:rPr>
          <w:fldChar w:fldCharType="separate"/>
        </w:r>
        <w:r>
          <w:rPr>
            <w:noProof/>
            <w:webHidden/>
          </w:rPr>
          <w:t>48</w:t>
        </w:r>
        <w:r>
          <w:rPr>
            <w:noProof/>
            <w:webHidden/>
          </w:rPr>
          <w:fldChar w:fldCharType="end"/>
        </w:r>
      </w:hyperlink>
    </w:p>
    <w:p w14:paraId="430615FB" w14:textId="138120F4"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1" w:history="1">
        <w:r w:rsidRPr="001057CC">
          <w:rPr>
            <w:rStyle w:val="Hyperlink"/>
            <w:noProof/>
            <w:lang w:val="vi-VN"/>
          </w:rPr>
          <w:t>2.4.11</w:t>
        </w:r>
        <w:r w:rsidRPr="001057CC">
          <w:rPr>
            <w:rStyle w:val="Hyperlink"/>
            <w:noProof/>
          </w:rPr>
          <w:t xml:space="preserve"> Quy trình Hỏi đáp &amp; Tư vấn</w:t>
        </w:r>
        <w:r>
          <w:rPr>
            <w:noProof/>
            <w:webHidden/>
          </w:rPr>
          <w:tab/>
        </w:r>
        <w:r>
          <w:rPr>
            <w:noProof/>
            <w:webHidden/>
          </w:rPr>
          <w:fldChar w:fldCharType="begin"/>
        </w:r>
        <w:r>
          <w:rPr>
            <w:noProof/>
            <w:webHidden/>
          </w:rPr>
          <w:instrText xml:space="preserve"> PAGEREF _Toc232669941 \h </w:instrText>
        </w:r>
        <w:r>
          <w:rPr>
            <w:noProof/>
            <w:webHidden/>
          </w:rPr>
        </w:r>
        <w:r>
          <w:rPr>
            <w:noProof/>
            <w:webHidden/>
          </w:rPr>
          <w:fldChar w:fldCharType="separate"/>
        </w:r>
        <w:r>
          <w:rPr>
            <w:noProof/>
            <w:webHidden/>
          </w:rPr>
          <w:t>49</w:t>
        </w:r>
        <w:r>
          <w:rPr>
            <w:noProof/>
            <w:webHidden/>
          </w:rPr>
          <w:fldChar w:fldCharType="end"/>
        </w:r>
      </w:hyperlink>
    </w:p>
    <w:p w14:paraId="5B861792" w14:textId="51789FE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2" w:history="1">
        <w:r w:rsidRPr="001057CC">
          <w:rPr>
            <w:rStyle w:val="Hyperlink"/>
            <w:noProof/>
            <w:lang w:val="vi-VN"/>
          </w:rPr>
          <w:t>2.4.12</w:t>
        </w:r>
        <w:r w:rsidRPr="001057CC">
          <w:rPr>
            <w:rStyle w:val="Hyperlink"/>
            <w:noProof/>
          </w:rPr>
          <w:t xml:space="preserve"> Bản đồ vùng dịch</w:t>
        </w:r>
        <w:r>
          <w:rPr>
            <w:noProof/>
            <w:webHidden/>
          </w:rPr>
          <w:tab/>
        </w:r>
        <w:r>
          <w:rPr>
            <w:noProof/>
            <w:webHidden/>
          </w:rPr>
          <w:fldChar w:fldCharType="begin"/>
        </w:r>
        <w:r>
          <w:rPr>
            <w:noProof/>
            <w:webHidden/>
          </w:rPr>
          <w:instrText xml:space="preserve"> PAGEREF _Toc232669942 \h </w:instrText>
        </w:r>
        <w:r>
          <w:rPr>
            <w:noProof/>
            <w:webHidden/>
          </w:rPr>
        </w:r>
        <w:r>
          <w:rPr>
            <w:noProof/>
            <w:webHidden/>
          </w:rPr>
          <w:fldChar w:fldCharType="separate"/>
        </w:r>
        <w:r>
          <w:rPr>
            <w:noProof/>
            <w:webHidden/>
          </w:rPr>
          <w:t>49</w:t>
        </w:r>
        <w:r>
          <w:rPr>
            <w:noProof/>
            <w:webHidden/>
          </w:rPr>
          <w:fldChar w:fldCharType="end"/>
        </w:r>
      </w:hyperlink>
    </w:p>
    <w:p w14:paraId="424330A1" w14:textId="3F1B677C"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43" w:history="1">
        <w:r w:rsidRPr="001057CC">
          <w:rPr>
            <w:rStyle w:val="Hyperlink"/>
            <w:noProof/>
          </w:rPr>
          <w:t>2.5 Biểu đồ tuần tự</w:t>
        </w:r>
        <w:r>
          <w:rPr>
            <w:noProof/>
            <w:webHidden/>
          </w:rPr>
          <w:tab/>
        </w:r>
        <w:r>
          <w:rPr>
            <w:noProof/>
            <w:webHidden/>
          </w:rPr>
          <w:fldChar w:fldCharType="begin"/>
        </w:r>
        <w:r>
          <w:rPr>
            <w:noProof/>
            <w:webHidden/>
          </w:rPr>
          <w:instrText xml:space="preserve"> PAGEREF _Toc232669943 \h </w:instrText>
        </w:r>
        <w:r>
          <w:rPr>
            <w:noProof/>
            <w:webHidden/>
          </w:rPr>
        </w:r>
        <w:r>
          <w:rPr>
            <w:noProof/>
            <w:webHidden/>
          </w:rPr>
          <w:fldChar w:fldCharType="separate"/>
        </w:r>
        <w:r>
          <w:rPr>
            <w:noProof/>
            <w:webHidden/>
          </w:rPr>
          <w:t>50</w:t>
        </w:r>
        <w:r>
          <w:rPr>
            <w:noProof/>
            <w:webHidden/>
          </w:rPr>
          <w:fldChar w:fldCharType="end"/>
        </w:r>
      </w:hyperlink>
    </w:p>
    <w:p w14:paraId="26AD5C3E" w14:textId="425F9569"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4" w:history="1">
        <w:r w:rsidRPr="001057CC">
          <w:rPr>
            <w:rStyle w:val="Hyperlink"/>
            <w:noProof/>
            <w:lang w:val="vi-VN"/>
          </w:rPr>
          <w:t>2.5.1</w:t>
        </w:r>
        <w:r w:rsidRPr="001057CC">
          <w:rPr>
            <w:rStyle w:val="Hyperlink"/>
            <w:noProof/>
          </w:rPr>
          <w:t xml:space="preserve"> Đăng ký</w:t>
        </w:r>
        <w:r>
          <w:rPr>
            <w:noProof/>
            <w:webHidden/>
          </w:rPr>
          <w:tab/>
        </w:r>
        <w:r>
          <w:rPr>
            <w:noProof/>
            <w:webHidden/>
          </w:rPr>
          <w:fldChar w:fldCharType="begin"/>
        </w:r>
        <w:r>
          <w:rPr>
            <w:noProof/>
            <w:webHidden/>
          </w:rPr>
          <w:instrText xml:space="preserve"> PAGEREF _Toc232669944 \h </w:instrText>
        </w:r>
        <w:r>
          <w:rPr>
            <w:noProof/>
            <w:webHidden/>
          </w:rPr>
        </w:r>
        <w:r>
          <w:rPr>
            <w:noProof/>
            <w:webHidden/>
          </w:rPr>
          <w:fldChar w:fldCharType="separate"/>
        </w:r>
        <w:r>
          <w:rPr>
            <w:noProof/>
            <w:webHidden/>
          </w:rPr>
          <w:t>50</w:t>
        </w:r>
        <w:r>
          <w:rPr>
            <w:noProof/>
            <w:webHidden/>
          </w:rPr>
          <w:fldChar w:fldCharType="end"/>
        </w:r>
      </w:hyperlink>
    </w:p>
    <w:p w14:paraId="63B88280" w14:textId="0B69771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5" w:history="1">
        <w:r w:rsidRPr="001057CC">
          <w:rPr>
            <w:rStyle w:val="Hyperlink"/>
            <w:noProof/>
            <w:lang w:val="vi-VN"/>
          </w:rPr>
          <w:t>2.5.2</w:t>
        </w:r>
        <w:r w:rsidRPr="001057CC">
          <w:rPr>
            <w:rStyle w:val="Hyperlink"/>
            <w:noProof/>
          </w:rPr>
          <w:t xml:space="preserve"> Đăng nhập</w:t>
        </w:r>
        <w:r>
          <w:rPr>
            <w:noProof/>
            <w:webHidden/>
          </w:rPr>
          <w:tab/>
        </w:r>
        <w:r>
          <w:rPr>
            <w:noProof/>
            <w:webHidden/>
          </w:rPr>
          <w:fldChar w:fldCharType="begin"/>
        </w:r>
        <w:r>
          <w:rPr>
            <w:noProof/>
            <w:webHidden/>
          </w:rPr>
          <w:instrText xml:space="preserve"> PAGEREF _Toc232669945 \h </w:instrText>
        </w:r>
        <w:r>
          <w:rPr>
            <w:noProof/>
            <w:webHidden/>
          </w:rPr>
        </w:r>
        <w:r>
          <w:rPr>
            <w:noProof/>
            <w:webHidden/>
          </w:rPr>
          <w:fldChar w:fldCharType="separate"/>
        </w:r>
        <w:r>
          <w:rPr>
            <w:noProof/>
            <w:webHidden/>
          </w:rPr>
          <w:t>51</w:t>
        </w:r>
        <w:r>
          <w:rPr>
            <w:noProof/>
            <w:webHidden/>
          </w:rPr>
          <w:fldChar w:fldCharType="end"/>
        </w:r>
      </w:hyperlink>
    </w:p>
    <w:p w14:paraId="38734962" w14:textId="03A74871"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6" w:history="1">
        <w:r w:rsidRPr="001057CC">
          <w:rPr>
            <w:rStyle w:val="Hyperlink"/>
            <w:noProof/>
            <w:lang w:val="vi-VN"/>
          </w:rPr>
          <w:t>2.5.3</w:t>
        </w:r>
        <w:r w:rsidRPr="001057CC">
          <w:rPr>
            <w:rStyle w:val="Hyperlink"/>
            <w:noProof/>
          </w:rPr>
          <w:t xml:space="preserve"> Quên mật khẩu</w:t>
        </w:r>
        <w:r>
          <w:rPr>
            <w:noProof/>
            <w:webHidden/>
          </w:rPr>
          <w:tab/>
        </w:r>
        <w:r>
          <w:rPr>
            <w:noProof/>
            <w:webHidden/>
          </w:rPr>
          <w:fldChar w:fldCharType="begin"/>
        </w:r>
        <w:r>
          <w:rPr>
            <w:noProof/>
            <w:webHidden/>
          </w:rPr>
          <w:instrText xml:space="preserve"> PAGEREF _Toc232669946 \h </w:instrText>
        </w:r>
        <w:r>
          <w:rPr>
            <w:noProof/>
            <w:webHidden/>
          </w:rPr>
        </w:r>
        <w:r>
          <w:rPr>
            <w:noProof/>
            <w:webHidden/>
          </w:rPr>
          <w:fldChar w:fldCharType="separate"/>
        </w:r>
        <w:r>
          <w:rPr>
            <w:noProof/>
            <w:webHidden/>
          </w:rPr>
          <w:t>51</w:t>
        </w:r>
        <w:r>
          <w:rPr>
            <w:noProof/>
            <w:webHidden/>
          </w:rPr>
          <w:fldChar w:fldCharType="end"/>
        </w:r>
      </w:hyperlink>
    </w:p>
    <w:p w14:paraId="39D3091F" w14:textId="73A9951B"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7" w:history="1">
        <w:r w:rsidRPr="001057CC">
          <w:rPr>
            <w:rStyle w:val="Hyperlink"/>
            <w:noProof/>
            <w:lang w:val="vi-VN"/>
          </w:rPr>
          <w:t>2.5.4</w:t>
        </w:r>
        <w:r w:rsidRPr="001057CC">
          <w:rPr>
            <w:rStyle w:val="Hyperlink"/>
            <w:noProof/>
          </w:rPr>
          <w:t xml:space="preserve"> Phân loại bệnh từ ảnh</w:t>
        </w:r>
        <w:r>
          <w:rPr>
            <w:noProof/>
            <w:webHidden/>
          </w:rPr>
          <w:tab/>
        </w:r>
        <w:r>
          <w:rPr>
            <w:noProof/>
            <w:webHidden/>
          </w:rPr>
          <w:fldChar w:fldCharType="begin"/>
        </w:r>
        <w:r>
          <w:rPr>
            <w:noProof/>
            <w:webHidden/>
          </w:rPr>
          <w:instrText xml:space="preserve"> PAGEREF _Toc232669947 \h </w:instrText>
        </w:r>
        <w:r>
          <w:rPr>
            <w:noProof/>
            <w:webHidden/>
          </w:rPr>
        </w:r>
        <w:r>
          <w:rPr>
            <w:noProof/>
            <w:webHidden/>
          </w:rPr>
          <w:fldChar w:fldCharType="separate"/>
        </w:r>
        <w:r>
          <w:rPr>
            <w:noProof/>
            <w:webHidden/>
          </w:rPr>
          <w:t>53</w:t>
        </w:r>
        <w:r>
          <w:rPr>
            <w:noProof/>
            <w:webHidden/>
          </w:rPr>
          <w:fldChar w:fldCharType="end"/>
        </w:r>
      </w:hyperlink>
    </w:p>
    <w:p w14:paraId="7011BFE7" w14:textId="248FB076"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8" w:history="1">
        <w:r w:rsidRPr="001057CC">
          <w:rPr>
            <w:rStyle w:val="Hyperlink"/>
            <w:noProof/>
            <w:lang w:val="vi-VN"/>
          </w:rPr>
          <w:t>2.5.5</w:t>
        </w:r>
        <w:r w:rsidRPr="001057CC">
          <w:rPr>
            <w:rStyle w:val="Hyperlink"/>
            <w:noProof/>
          </w:rPr>
          <w:t xml:space="preserve"> Báo cáo kết quả</w:t>
        </w:r>
        <w:r>
          <w:rPr>
            <w:noProof/>
            <w:webHidden/>
          </w:rPr>
          <w:tab/>
        </w:r>
        <w:r>
          <w:rPr>
            <w:noProof/>
            <w:webHidden/>
          </w:rPr>
          <w:fldChar w:fldCharType="begin"/>
        </w:r>
        <w:r>
          <w:rPr>
            <w:noProof/>
            <w:webHidden/>
          </w:rPr>
          <w:instrText xml:space="preserve"> PAGEREF _Toc232669948 \h </w:instrText>
        </w:r>
        <w:r>
          <w:rPr>
            <w:noProof/>
            <w:webHidden/>
          </w:rPr>
        </w:r>
        <w:r>
          <w:rPr>
            <w:noProof/>
            <w:webHidden/>
          </w:rPr>
          <w:fldChar w:fldCharType="separate"/>
        </w:r>
        <w:r>
          <w:rPr>
            <w:noProof/>
            <w:webHidden/>
          </w:rPr>
          <w:t>54</w:t>
        </w:r>
        <w:r>
          <w:rPr>
            <w:noProof/>
            <w:webHidden/>
          </w:rPr>
          <w:fldChar w:fldCharType="end"/>
        </w:r>
      </w:hyperlink>
    </w:p>
    <w:p w14:paraId="73FBF25B" w14:textId="151CC15B"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49" w:history="1">
        <w:r w:rsidRPr="001057CC">
          <w:rPr>
            <w:rStyle w:val="Hyperlink"/>
            <w:noProof/>
            <w:lang w:val="vi-VN"/>
          </w:rPr>
          <w:t>2.5.6</w:t>
        </w:r>
        <w:r w:rsidRPr="001057CC">
          <w:rPr>
            <w:rStyle w:val="Hyperlink"/>
            <w:noProof/>
            <w:lang w:val="fr-FR"/>
          </w:rPr>
          <w:t xml:space="preserve"> Xem và Lọc lịch sử chẩn đoán</w:t>
        </w:r>
        <w:r>
          <w:rPr>
            <w:noProof/>
            <w:webHidden/>
          </w:rPr>
          <w:tab/>
        </w:r>
        <w:r>
          <w:rPr>
            <w:noProof/>
            <w:webHidden/>
          </w:rPr>
          <w:fldChar w:fldCharType="begin"/>
        </w:r>
        <w:r>
          <w:rPr>
            <w:noProof/>
            <w:webHidden/>
          </w:rPr>
          <w:instrText xml:space="preserve"> PAGEREF _Toc232669949 \h </w:instrText>
        </w:r>
        <w:r>
          <w:rPr>
            <w:noProof/>
            <w:webHidden/>
          </w:rPr>
        </w:r>
        <w:r>
          <w:rPr>
            <w:noProof/>
            <w:webHidden/>
          </w:rPr>
          <w:fldChar w:fldCharType="separate"/>
        </w:r>
        <w:r>
          <w:rPr>
            <w:noProof/>
            <w:webHidden/>
          </w:rPr>
          <w:t>55</w:t>
        </w:r>
        <w:r>
          <w:rPr>
            <w:noProof/>
            <w:webHidden/>
          </w:rPr>
          <w:fldChar w:fldCharType="end"/>
        </w:r>
      </w:hyperlink>
    </w:p>
    <w:p w14:paraId="238D8D90" w14:textId="28BB09A0"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50" w:history="1">
        <w:r w:rsidRPr="001057CC">
          <w:rPr>
            <w:rStyle w:val="Hyperlink"/>
            <w:noProof/>
            <w:lang w:val="vi-VN"/>
          </w:rPr>
          <w:t>2.5.7</w:t>
        </w:r>
        <w:r w:rsidRPr="001057CC">
          <w:rPr>
            <w:rStyle w:val="Hyperlink"/>
            <w:noProof/>
          </w:rPr>
          <w:t xml:space="preserve"> Tra cứu từ điển bệnh lý</w:t>
        </w:r>
        <w:r>
          <w:rPr>
            <w:noProof/>
            <w:webHidden/>
          </w:rPr>
          <w:tab/>
        </w:r>
        <w:r>
          <w:rPr>
            <w:noProof/>
            <w:webHidden/>
          </w:rPr>
          <w:fldChar w:fldCharType="begin"/>
        </w:r>
        <w:r>
          <w:rPr>
            <w:noProof/>
            <w:webHidden/>
          </w:rPr>
          <w:instrText xml:space="preserve"> PAGEREF _Toc232669950 \h </w:instrText>
        </w:r>
        <w:r>
          <w:rPr>
            <w:noProof/>
            <w:webHidden/>
          </w:rPr>
        </w:r>
        <w:r>
          <w:rPr>
            <w:noProof/>
            <w:webHidden/>
          </w:rPr>
          <w:fldChar w:fldCharType="separate"/>
        </w:r>
        <w:r>
          <w:rPr>
            <w:noProof/>
            <w:webHidden/>
          </w:rPr>
          <w:t>56</w:t>
        </w:r>
        <w:r>
          <w:rPr>
            <w:noProof/>
            <w:webHidden/>
          </w:rPr>
          <w:fldChar w:fldCharType="end"/>
        </w:r>
      </w:hyperlink>
    </w:p>
    <w:p w14:paraId="087C9493" w14:textId="342D46E1"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51" w:history="1">
        <w:r w:rsidRPr="001057CC">
          <w:rPr>
            <w:rStyle w:val="Hyperlink"/>
            <w:noProof/>
            <w:lang w:val="vi-VN"/>
          </w:rPr>
          <w:t>2.5.8</w:t>
        </w:r>
        <w:r w:rsidRPr="001057CC">
          <w:rPr>
            <w:rStyle w:val="Hyperlink"/>
            <w:noProof/>
          </w:rPr>
          <w:t xml:space="preserve"> Thẩm định kết quả và Huấn luyện lại AI</w:t>
        </w:r>
        <w:r>
          <w:rPr>
            <w:noProof/>
            <w:webHidden/>
          </w:rPr>
          <w:tab/>
        </w:r>
        <w:r>
          <w:rPr>
            <w:noProof/>
            <w:webHidden/>
          </w:rPr>
          <w:fldChar w:fldCharType="begin"/>
        </w:r>
        <w:r>
          <w:rPr>
            <w:noProof/>
            <w:webHidden/>
          </w:rPr>
          <w:instrText xml:space="preserve"> PAGEREF _Toc232669951 \h </w:instrText>
        </w:r>
        <w:r>
          <w:rPr>
            <w:noProof/>
            <w:webHidden/>
          </w:rPr>
        </w:r>
        <w:r>
          <w:rPr>
            <w:noProof/>
            <w:webHidden/>
          </w:rPr>
          <w:fldChar w:fldCharType="separate"/>
        </w:r>
        <w:r>
          <w:rPr>
            <w:noProof/>
            <w:webHidden/>
          </w:rPr>
          <w:t>57</w:t>
        </w:r>
        <w:r>
          <w:rPr>
            <w:noProof/>
            <w:webHidden/>
          </w:rPr>
          <w:fldChar w:fldCharType="end"/>
        </w:r>
      </w:hyperlink>
    </w:p>
    <w:p w14:paraId="2E5C74EA" w14:textId="03AAF87C"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52" w:history="1">
        <w:r w:rsidRPr="001057CC">
          <w:rPr>
            <w:rStyle w:val="Hyperlink"/>
            <w:noProof/>
            <w:lang w:val="vi-VN"/>
          </w:rPr>
          <w:t>2.5.9</w:t>
        </w:r>
        <w:r w:rsidRPr="001057CC">
          <w:rPr>
            <w:rStyle w:val="Hyperlink"/>
            <w:noProof/>
          </w:rPr>
          <w:t xml:space="preserve"> Giao tiếp Hỗ trợ và Tư vấn</w:t>
        </w:r>
        <w:r>
          <w:rPr>
            <w:noProof/>
            <w:webHidden/>
          </w:rPr>
          <w:tab/>
        </w:r>
        <w:r>
          <w:rPr>
            <w:noProof/>
            <w:webHidden/>
          </w:rPr>
          <w:fldChar w:fldCharType="begin"/>
        </w:r>
        <w:r>
          <w:rPr>
            <w:noProof/>
            <w:webHidden/>
          </w:rPr>
          <w:instrText xml:space="preserve"> PAGEREF _Toc232669952 \h </w:instrText>
        </w:r>
        <w:r>
          <w:rPr>
            <w:noProof/>
            <w:webHidden/>
          </w:rPr>
        </w:r>
        <w:r>
          <w:rPr>
            <w:noProof/>
            <w:webHidden/>
          </w:rPr>
          <w:fldChar w:fldCharType="separate"/>
        </w:r>
        <w:r>
          <w:rPr>
            <w:noProof/>
            <w:webHidden/>
          </w:rPr>
          <w:t>58</w:t>
        </w:r>
        <w:r>
          <w:rPr>
            <w:noProof/>
            <w:webHidden/>
          </w:rPr>
          <w:fldChar w:fldCharType="end"/>
        </w:r>
      </w:hyperlink>
    </w:p>
    <w:p w14:paraId="2BFE009D" w14:textId="3AE1F91B"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53" w:history="1">
        <w:r w:rsidRPr="001057CC">
          <w:rPr>
            <w:rStyle w:val="Hyperlink"/>
            <w:noProof/>
            <w:lang w:val="vi-VN"/>
          </w:rPr>
          <w:t>2.5.10</w:t>
        </w:r>
        <w:r w:rsidRPr="001057CC">
          <w:rPr>
            <w:rStyle w:val="Hyperlink"/>
            <w:noProof/>
          </w:rPr>
          <w:t xml:space="preserve"> Xem bản đồ vùng dịch</w:t>
        </w:r>
        <w:r>
          <w:rPr>
            <w:noProof/>
            <w:webHidden/>
          </w:rPr>
          <w:tab/>
        </w:r>
        <w:r>
          <w:rPr>
            <w:noProof/>
            <w:webHidden/>
          </w:rPr>
          <w:fldChar w:fldCharType="begin"/>
        </w:r>
        <w:r>
          <w:rPr>
            <w:noProof/>
            <w:webHidden/>
          </w:rPr>
          <w:instrText xml:space="preserve"> PAGEREF _Toc232669953 \h </w:instrText>
        </w:r>
        <w:r>
          <w:rPr>
            <w:noProof/>
            <w:webHidden/>
          </w:rPr>
        </w:r>
        <w:r>
          <w:rPr>
            <w:noProof/>
            <w:webHidden/>
          </w:rPr>
          <w:fldChar w:fldCharType="separate"/>
        </w:r>
        <w:r>
          <w:rPr>
            <w:noProof/>
            <w:webHidden/>
          </w:rPr>
          <w:t>59</w:t>
        </w:r>
        <w:r>
          <w:rPr>
            <w:noProof/>
            <w:webHidden/>
          </w:rPr>
          <w:fldChar w:fldCharType="end"/>
        </w:r>
      </w:hyperlink>
    </w:p>
    <w:p w14:paraId="4A6A4513" w14:textId="470760D1"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54" w:history="1">
        <w:r w:rsidRPr="001057CC">
          <w:rPr>
            <w:rStyle w:val="Hyperlink"/>
            <w:noProof/>
          </w:rPr>
          <w:t>2.6 Cơ sở dữ liệu</w:t>
        </w:r>
        <w:r>
          <w:rPr>
            <w:noProof/>
            <w:webHidden/>
          </w:rPr>
          <w:tab/>
        </w:r>
        <w:r>
          <w:rPr>
            <w:noProof/>
            <w:webHidden/>
          </w:rPr>
          <w:fldChar w:fldCharType="begin"/>
        </w:r>
        <w:r>
          <w:rPr>
            <w:noProof/>
            <w:webHidden/>
          </w:rPr>
          <w:instrText xml:space="preserve"> PAGEREF _Toc232669954 \h </w:instrText>
        </w:r>
        <w:r>
          <w:rPr>
            <w:noProof/>
            <w:webHidden/>
          </w:rPr>
        </w:r>
        <w:r>
          <w:rPr>
            <w:noProof/>
            <w:webHidden/>
          </w:rPr>
          <w:fldChar w:fldCharType="separate"/>
        </w:r>
        <w:r>
          <w:rPr>
            <w:noProof/>
            <w:webHidden/>
          </w:rPr>
          <w:t>59</w:t>
        </w:r>
        <w:r>
          <w:rPr>
            <w:noProof/>
            <w:webHidden/>
          </w:rPr>
          <w:fldChar w:fldCharType="end"/>
        </w:r>
      </w:hyperlink>
    </w:p>
    <w:p w14:paraId="69E8D306" w14:textId="5EEED3A0" w:rsidR="001D533E" w:rsidRDefault="001D533E">
      <w:pPr>
        <w:pStyle w:val="TOC1"/>
        <w:tabs>
          <w:tab w:val="right" w:leader="dot" w:pos="8498"/>
        </w:tabs>
        <w:rPr>
          <w:rFonts w:asciiTheme="minorHAnsi" w:eastAsiaTheme="minorEastAsia" w:hAnsiTheme="minorHAnsi" w:cstheme="minorBidi"/>
          <w:b w:val="0"/>
          <w:noProof/>
          <w:kern w:val="2"/>
          <w:sz w:val="24"/>
          <w14:ligatures w14:val="standardContextual"/>
        </w:rPr>
      </w:pPr>
      <w:hyperlink w:anchor="_Toc232669955" w:history="1">
        <w:r w:rsidRPr="001057CC">
          <w:rPr>
            <w:rStyle w:val="Hyperlink"/>
            <w:bCs/>
            <w:noProof/>
            <w:lang w:val="vi-VN" w:eastAsia="ja-JP"/>
          </w:rPr>
          <w:t>CHƯƠNG 3:</w:t>
        </w:r>
        <w:r w:rsidRPr="001057CC">
          <w:rPr>
            <w:rStyle w:val="Hyperlink"/>
            <w:noProof/>
            <w:lang w:val="vi-VN" w:eastAsia="ja-JP"/>
          </w:rPr>
          <w:t xml:space="preserve"> THUẬT TOÁN &amp; HUẤN LUYỆN AI</w:t>
        </w:r>
        <w:r>
          <w:rPr>
            <w:noProof/>
            <w:webHidden/>
          </w:rPr>
          <w:tab/>
        </w:r>
        <w:r>
          <w:rPr>
            <w:noProof/>
            <w:webHidden/>
          </w:rPr>
          <w:fldChar w:fldCharType="begin"/>
        </w:r>
        <w:r>
          <w:rPr>
            <w:noProof/>
            <w:webHidden/>
          </w:rPr>
          <w:instrText xml:space="preserve"> PAGEREF _Toc232669955 \h </w:instrText>
        </w:r>
        <w:r>
          <w:rPr>
            <w:noProof/>
            <w:webHidden/>
          </w:rPr>
        </w:r>
        <w:r>
          <w:rPr>
            <w:noProof/>
            <w:webHidden/>
          </w:rPr>
          <w:fldChar w:fldCharType="separate"/>
        </w:r>
        <w:r>
          <w:rPr>
            <w:noProof/>
            <w:webHidden/>
          </w:rPr>
          <w:t>78</w:t>
        </w:r>
        <w:r>
          <w:rPr>
            <w:noProof/>
            <w:webHidden/>
          </w:rPr>
          <w:fldChar w:fldCharType="end"/>
        </w:r>
      </w:hyperlink>
    </w:p>
    <w:p w14:paraId="23F48751" w14:textId="37C78C03"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56" w:history="1">
        <w:r w:rsidRPr="001057CC">
          <w:rPr>
            <w:rStyle w:val="Hyperlink"/>
            <w:noProof/>
          </w:rPr>
          <w:t>3.1 Phát biểu bài toán</w:t>
        </w:r>
        <w:r>
          <w:rPr>
            <w:noProof/>
            <w:webHidden/>
          </w:rPr>
          <w:tab/>
        </w:r>
        <w:r>
          <w:rPr>
            <w:noProof/>
            <w:webHidden/>
          </w:rPr>
          <w:fldChar w:fldCharType="begin"/>
        </w:r>
        <w:r>
          <w:rPr>
            <w:noProof/>
            <w:webHidden/>
          </w:rPr>
          <w:instrText xml:space="preserve"> PAGEREF _Toc232669956 \h </w:instrText>
        </w:r>
        <w:r>
          <w:rPr>
            <w:noProof/>
            <w:webHidden/>
          </w:rPr>
        </w:r>
        <w:r>
          <w:rPr>
            <w:noProof/>
            <w:webHidden/>
          </w:rPr>
          <w:fldChar w:fldCharType="separate"/>
        </w:r>
        <w:r>
          <w:rPr>
            <w:noProof/>
            <w:webHidden/>
          </w:rPr>
          <w:t>78</w:t>
        </w:r>
        <w:r>
          <w:rPr>
            <w:noProof/>
            <w:webHidden/>
          </w:rPr>
          <w:fldChar w:fldCharType="end"/>
        </w:r>
      </w:hyperlink>
    </w:p>
    <w:p w14:paraId="76F7E4BF" w14:textId="7AD47E70"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57" w:history="1">
        <w:r w:rsidRPr="001057CC">
          <w:rPr>
            <w:rStyle w:val="Hyperlink"/>
            <w:noProof/>
          </w:rPr>
          <w:t>3.2 Thuật toán nhận diện bệnh cây</w:t>
        </w:r>
        <w:r>
          <w:rPr>
            <w:noProof/>
            <w:webHidden/>
          </w:rPr>
          <w:tab/>
        </w:r>
        <w:r>
          <w:rPr>
            <w:noProof/>
            <w:webHidden/>
          </w:rPr>
          <w:fldChar w:fldCharType="begin"/>
        </w:r>
        <w:r>
          <w:rPr>
            <w:noProof/>
            <w:webHidden/>
          </w:rPr>
          <w:instrText xml:space="preserve"> PAGEREF _Toc232669957 \h </w:instrText>
        </w:r>
        <w:r>
          <w:rPr>
            <w:noProof/>
            <w:webHidden/>
          </w:rPr>
        </w:r>
        <w:r>
          <w:rPr>
            <w:noProof/>
            <w:webHidden/>
          </w:rPr>
          <w:fldChar w:fldCharType="separate"/>
        </w:r>
        <w:r>
          <w:rPr>
            <w:noProof/>
            <w:webHidden/>
          </w:rPr>
          <w:t>78</w:t>
        </w:r>
        <w:r>
          <w:rPr>
            <w:noProof/>
            <w:webHidden/>
          </w:rPr>
          <w:fldChar w:fldCharType="end"/>
        </w:r>
      </w:hyperlink>
    </w:p>
    <w:p w14:paraId="1F0F67AE" w14:textId="361480FD"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58" w:history="1">
        <w:r w:rsidRPr="001057CC">
          <w:rPr>
            <w:rStyle w:val="Hyperlink"/>
            <w:noProof/>
            <w:lang w:val="vi-VN"/>
          </w:rPr>
          <w:t>3.2.1</w:t>
        </w:r>
        <w:r w:rsidRPr="001057CC">
          <w:rPr>
            <w:rStyle w:val="Hyperlink"/>
            <w:noProof/>
          </w:rPr>
          <w:t xml:space="preserve"> Giới thiệu</w:t>
        </w:r>
        <w:r>
          <w:rPr>
            <w:noProof/>
            <w:webHidden/>
          </w:rPr>
          <w:tab/>
        </w:r>
        <w:r>
          <w:rPr>
            <w:noProof/>
            <w:webHidden/>
          </w:rPr>
          <w:fldChar w:fldCharType="begin"/>
        </w:r>
        <w:r>
          <w:rPr>
            <w:noProof/>
            <w:webHidden/>
          </w:rPr>
          <w:instrText xml:space="preserve"> PAGEREF _Toc232669958 \h </w:instrText>
        </w:r>
        <w:r>
          <w:rPr>
            <w:noProof/>
            <w:webHidden/>
          </w:rPr>
        </w:r>
        <w:r>
          <w:rPr>
            <w:noProof/>
            <w:webHidden/>
          </w:rPr>
          <w:fldChar w:fldCharType="separate"/>
        </w:r>
        <w:r>
          <w:rPr>
            <w:noProof/>
            <w:webHidden/>
          </w:rPr>
          <w:t>78</w:t>
        </w:r>
        <w:r>
          <w:rPr>
            <w:noProof/>
            <w:webHidden/>
          </w:rPr>
          <w:fldChar w:fldCharType="end"/>
        </w:r>
      </w:hyperlink>
    </w:p>
    <w:p w14:paraId="2D092E17" w14:textId="1B9E2B86"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59" w:history="1">
        <w:r w:rsidRPr="001057CC">
          <w:rPr>
            <w:rStyle w:val="Hyperlink"/>
            <w:noProof/>
            <w:lang w:val="vi-VN"/>
          </w:rPr>
          <w:t>3.2.2</w:t>
        </w:r>
        <w:r w:rsidRPr="001057CC">
          <w:rPr>
            <w:rStyle w:val="Hyperlink"/>
            <w:noProof/>
          </w:rPr>
          <w:t xml:space="preserve"> Luồng hoạt động của thuật toán nhận diện</w:t>
        </w:r>
        <w:r>
          <w:rPr>
            <w:noProof/>
            <w:webHidden/>
          </w:rPr>
          <w:tab/>
        </w:r>
        <w:r>
          <w:rPr>
            <w:noProof/>
            <w:webHidden/>
          </w:rPr>
          <w:fldChar w:fldCharType="begin"/>
        </w:r>
        <w:r>
          <w:rPr>
            <w:noProof/>
            <w:webHidden/>
          </w:rPr>
          <w:instrText xml:space="preserve"> PAGEREF _Toc232669959 \h </w:instrText>
        </w:r>
        <w:r>
          <w:rPr>
            <w:noProof/>
            <w:webHidden/>
          </w:rPr>
        </w:r>
        <w:r>
          <w:rPr>
            <w:noProof/>
            <w:webHidden/>
          </w:rPr>
          <w:fldChar w:fldCharType="separate"/>
        </w:r>
        <w:r>
          <w:rPr>
            <w:noProof/>
            <w:webHidden/>
          </w:rPr>
          <w:t>79</w:t>
        </w:r>
        <w:r>
          <w:rPr>
            <w:noProof/>
            <w:webHidden/>
          </w:rPr>
          <w:fldChar w:fldCharType="end"/>
        </w:r>
      </w:hyperlink>
    </w:p>
    <w:p w14:paraId="543A04D1" w14:textId="5E8310B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60" w:history="1">
        <w:r w:rsidRPr="001057CC">
          <w:rPr>
            <w:rStyle w:val="Hyperlink"/>
            <w:noProof/>
            <w:lang w:val="vi-VN"/>
          </w:rPr>
          <w:t>3.2.3</w:t>
        </w:r>
        <w:r w:rsidRPr="001057CC">
          <w:rPr>
            <w:rStyle w:val="Hyperlink"/>
            <w:noProof/>
          </w:rPr>
          <w:t xml:space="preserve"> Đánh giá</w:t>
        </w:r>
        <w:r>
          <w:rPr>
            <w:noProof/>
            <w:webHidden/>
          </w:rPr>
          <w:tab/>
        </w:r>
        <w:r>
          <w:rPr>
            <w:noProof/>
            <w:webHidden/>
          </w:rPr>
          <w:fldChar w:fldCharType="begin"/>
        </w:r>
        <w:r>
          <w:rPr>
            <w:noProof/>
            <w:webHidden/>
          </w:rPr>
          <w:instrText xml:space="preserve"> PAGEREF _Toc232669960 \h </w:instrText>
        </w:r>
        <w:r>
          <w:rPr>
            <w:noProof/>
            <w:webHidden/>
          </w:rPr>
        </w:r>
        <w:r>
          <w:rPr>
            <w:noProof/>
            <w:webHidden/>
          </w:rPr>
          <w:fldChar w:fldCharType="separate"/>
        </w:r>
        <w:r>
          <w:rPr>
            <w:noProof/>
            <w:webHidden/>
          </w:rPr>
          <w:t>80</w:t>
        </w:r>
        <w:r>
          <w:rPr>
            <w:noProof/>
            <w:webHidden/>
          </w:rPr>
          <w:fldChar w:fldCharType="end"/>
        </w:r>
      </w:hyperlink>
    </w:p>
    <w:p w14:paraId="50D7A54F" w14:textId="6DBBDFCE"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61" w:history="1">
        <w:r w:rsidRPr="001057CC">
          <w:rPr>
            <w:rStyle w:val="Hyperlink"/>
            <w:noProof/>
            <w:lang w:val="vi-VN"/>
          </w:rPr>
          <w:t>3.3 Trí tuệ nhân tạo</w:t>
        </w:r>
        <w:r>
          <w:rPr>
            <w:noProof/>
            <w:webHidden/>
          </w:rPr>
          <w:tab/>
        </w:r>
        <w:r>
          <w:rPr>
            <w:noProof/>
            <w:webHidden/>
          </w:rPr>
          <w:fldChar w:fldCharType="begin"/>
        </w:r>
        <w:r>
          <w:rPr>
            <w:noProof/>
            <w:webHidden/>
          </w:rPr>
          <w:instrText xml:space="preserve"> PAGEREF _Toc232669961 \h </w:instrText>
        </w:r>
        <w:r>
          <w:rPr>
            <w:noProof/>
            <w:webHidden/>
          </w:rPr>
        </w:r>
        <w:r>
          <w:rPr>
            <w:noProof/>
            <w:webHidden/>
          </w:rPr>
          <w:fldChar w:fldCharType="separate"/>
        </w:r>
        <w:r>
          <w:rPr>
            <w:noProof/>
            <w:webHidden/>
          </w:rPr>
          <w:t>81</w:t>
        </w:r>
        <w:r>
          <w:rPr>
            <w:noProof/>
            <w:webHidden/>
          </w:rPr>
          <w:fldChar w:fldCharType="end"/>
        </w:r>
      </w:hyperlink>
    </w:p>
    <w:p w14:paraId="7BEDAA4D" w14:textId="35A00075"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62" w:history="1">
        <w:r w:rsidRPr="001057CC">
          <w:rPr>
            <w:rStyle w:val="Hyperlink"/>
            <w:noProof/>
            <w:lang w:val="vi"/>
          </w:rPr>
          <w:t>3.4 Các kết quả đạt được</w:t>
        </w:r>
        <w:r>
          <w:rPr>
            <w:noProof/>
            <w:webHidden/>
          </w:rPr>
          <w:tab/>
        </w:r>
        <w:r>
          <w:rPr>
            <w:noProof/>
            <w:webHidden/>
          </w:rPr>
          <w:fldChar w:fldCharType="begin"/>
        </w:r>
        <w:r>
          <w:rPr>
            <w:noProof/>
            <w:webHidden/>
          </w:rPr>
          <w:instrText xml:space="preserve"> PAGEREF _Toc232669962 \h </w:instrText>
        </w:r>
        <w:r>
          <w:rPr>
            <w:noProof/>
            <w:webHidden/>
          </w:rPr>
        </w:r>
        <w:r>
          <w:rPr>
            <w:noProof/>
            <w:webHidden/>
          </w:rPr>
          <w:fldChar w:fldCharType="separate"/>
        </w:r>
        <w:r>
          <w:rPr>
            <w:noProof/>
            <w:webHidden/>
          </w:rPr>
          <w:t>84</w:t>
        </w:r>
        <w:r>
          <w:rPr>
            <w:noProof/>
            <w:webHidden/>
          </w:rPr>
          <w:fldChar w:fldCharType="end"/>
        </w:r>
      </w:hyperlink>
    </w:p>
    <w:p w14:paraId="67AB4DAC" w14:textId="331BB276"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63" w:history="1">
        <w:r w:rsidRPr="001057CC">
          <w:rPr>
            <w:rStyle w:val="Hyperlink"/>
            <w:noProof/>
            <w:lang w:val="vi-VN"/>
          </w:rPr>
          <w:t>3.4.1</w:t>
        </w:r>
        <w:r w:rsidRPr="001057CC">
          <w:rPr>
            <w:rStyle w:val="Hyperlink"/>
            <w:noProof/>
            <w:lang w:val="vi"/>
          </w:rPr>
          <w:t xml:space="preserve"> Kết quả Model Accuracy &amp; Model Loss</w:t>
        </w:r>
        <w:r>
          <w:rPr>
            <w:noProof/>
            <w:webHidden/>
          </w:rPr>
          <w:tab/>
        </w:r>
        <w:r>
          <w:rPr>
            <w:noProof/>
            <w:webHidden/>
          </w:rPr>
          <w:fldChar w:fldCharType="begin"/>
        </w:r>
        <w:r>
          <w:rPr>
            <w:noProof/>
            <w:webHidden/>
          </w:rPr>
          <w:instrText xml:space="preserve"> PAGEREF _Toc232669963 \h </w:instrText>
        </w:r>
        <w:r>
          <w:rPr>
            <w:noProof/>
            <w:webHidden/>
          </w:rPr>
        </w:r>
        <w:r>
          <w:rPr>
            <w:noProof/>
            <w:webHidden/>
          </w:rPr>
          <w:fldChar w:fldCharType="separate"/>
        </w:r>
        <w:r>
          <w:rPr>
            <w:noProof/>
            <w:webHidden/>
          </w:rPr>
          <w:t>84</w:t>
        </w:r>
        <w:r>
          <w:rPr>
            <w:noProof/>
            <w:webHidden/>
          </w:rPr>
          <w:fldChar w:fldCharType="end"/>
        </w:r>
      </w:hyperlink>
    </w:p>
    <w:p w14:paraId="31CFA982" w14:textId="5AEC25B7"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64" w:history="1">
        <w:r w:rsidRPr="001057CC">
          <w:rPr>
            <w:rStyle w:val="Hyperlink"/>
            <w:noProof/>
            <w:lang w:val="vi-VN"/>
          </w:rPr>
          <w:t>3.4.2 Confusion Matrix</w:t>
        </w:r>
        <w:r>
          <w:rPr>
            <w:noProof/>
            <w:webHidden/>
          </w:rPr>
          <w:tab/>
        </w:r>
        <w:r>
          <w:rPr>
            <w:noProof/>
            <w:webHidden/>
          </w:rPr>
          <w:fldChar w:fldCharType="begin"/>
        </w:r>
        <w:r>
          <w:rPr>
            <w:noProof/>
            <w:webHidden/>
          </w:rPr>
          <w:instrText xml:space="preserve"> PAGEREF _Toc232669964 \h </w:instrText>
        </w:r>
        <w:r>
          <w:rPr>
            <w:noProof/>
            <w:webHidden/>
          </w:rPr>
        </w:r>
        <w:r>
          <w:rPr>
            <w:noProof/>
            <w:webHidden/>
          </w:rPr>
          <w:fldChar w:fldCharType="separate"/>
        </w:r>
        <w:r>
          <w:rPr>
            <w:noProof/>
            <w:webHidden/>
          </w:rPr>
          <w:t>85</w:t>
        </w:r>
        <w:r>
          <w:rPr>
            <w:noProof/>
            <w:webHidden/>
          </w:rPr>
          <w:fldChar w:fldCharType="end"/>
        </w:r>
      </w:hyperlink>
    </w:p>
    <w:p w14:paraId="06A6BAE5" w14:textId="49822ED5" w:rsidR="001D533E" w:rsidRDefault="001D533E">
      <w:pPr>
        <w:pStyle w:val="TOC1"/>
        <w:tabs>
          <w:tab w:val="right" w:leader="dot" w:pos="8498"/>
        </w:tabs>
        <w:rPr>
          <w:rFonts w:asciiTheme="minorHAnsi" w:eastAsiaTheme="minorEastAsia" w:hAnsiTheme="minorHAnsi" w:cstheme="minorBidi"/>
          <w:b w:val="0"/>
          <w:noProof/>
          <w:kern w:val="2"/>
          <w:sz w:val="24"/>
          <w14:ligatures w14:val="standardContextual"/>
        </w:rPr>
      </w:pPr>
      <w:hyperlink w:anchor="_Toc232669965" w:history="1">
        <w:r w:rsidRPr="001057CC">
          <w:rPr>
            <w:rStyle w:val="Hyperlink"/>
            <w:bCs/>
            <w:noProof/>
            <w:lang w:val="vi-VN" w:eastAsia="ja-JP"/>
          </w:rPr>
          <w:t>CHƯƠNG 4:</w:t>
        </w:r>
        <w:r w:rsidRPr="001057CC">
          <w:rPr>
            <w:rStyle w:val="Hyperlink"/>
            <w:noProof/>
            <w:lang w:val="vi-VN" w:eastAsia="ja-JP"/>
          </w:rPr>
          <w:t xml:space="preserve"> TRIỂN KHAI THỰC TẾ</w:t>
        </w:r>
        <w:r>
          <w:rPr>
            <w:noProof/>
            <w:webHidden/>
          </w:rPr>
          <w:tab/>
        </w:r>
        <w:r>
          <w:rPr>
            <w:noProof/>
            <w:webHidden/>
          </w:rPr>
          <w:fldChar w:fldCharType="begin"/>
        </w:r>
        <w:r>
          <w:rPr>
            <w:noProof/>
            <w:webHidden/>
          </w:rPr>
          <w:instrText xml:space="preserve"> PAGEREF _Toc232669965 \h </w:instrText>
        </w:r>
        <w:r>
          <w:rPr>
            <w:noProof/>
            <w:webHidden/>
          </w:rPr>
        </w:r>
        <w:r>
          <w:rPr>
            <w:noProof/>
            <w:webHidden/>
          </w:rPr>
          <w:fldChar w:fldCharType="separate"/>
        </w:r>
        <w:r>
          <w:rPr>
            <w:noProof/>
            <w:webHidden/>
          </w:rPr>
          <w:t>86</w:t>
        </w:r>
        <w:r>
          <w:rPr>
            <w:noProof/>
            <w:webHidden/>
          </w:rPr>
          <w:fldChar w:fldCharType="end"/>
        </w:r>
      </w:hyperlink>
    </w:p>
    <w:p w14:paraId="455C8E6D" w14:textId="42C05C2A"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66" w:history="1">
        <w:r w:rsidRPr="001057CC">
          <w:rPr>
            <w:rStyle w:val="Hyperlink"/>
            <w:noProof/>
            <w:lang w:eastAsia="ja-JP"/>
          </w:rPr>
          <w:t>4.1</w:t>
        </w:r>
        <w:r w:rsidRPr="001057CC">
          <w:rPr>
            <w:rStyle w:val="Hyperlink"/>
            <w:noProof/>
            <w:lang w:val="vi-VN" w:eastAsia="ja-JP"/>
          </w:rPr>
          <w:t xml:space="preserve"> Cấu trúc hệ thống</w:t>
        </w:r>
        <w:r>
          <w:rPr>
            <w:noProof/>
            <w:webHidden/>
          </w:rPr>
          <w:tab/>
        </w:r>
        <w:r>
          <w:rPr>
            <w:noProof/>
            <w:webHidden/>
          </w:rPr>
          <w:fldChar w:fldCharType="begin"/>
        </w:r>
        <w:r>
          <w:rPr>
            <w:noProof/>
            <w:webHidden/>
          </w:rPr>
          <w:instrText xml:space="preserve"> PAGEREF _Toc232669966 \h </w:instrText>
        </w:r>
        <w:r>
          <w:rPr>
            <w:noProof/>
            <w:webHidden/>
          </w:rPr>
        </w:r>
        <w:r>
          <w:rPr>
            <w:noProof/>
            <w:webHidden/>
          </w:rPr>
          <w:fldChar w:fldCharType="separate"/>
        </w:r>
        <w:r>
          <w:rPr>
            <w:noProof/>
            <w:webHidden/>
          </w:rPr>
          <w:t>86</w:t>
        </w:r>
        <w:r>
          <w:rPr>
            <w:noProof/>
            <w:webHidden/>
          </w:rPr>
          <w:fldChar w:fldCharType="end"/>
        </w:r>
      </w:hyperlink>
    </w:p>
    <w:p w14:paraId="0AD0BE06" w14:textId="5AB64F66"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67" w:history="1">
        <w:r w:rsidRPr="001057CC">
          <w:rPr>
            <w:rStyle w:val="Hyperlink"/>
            <w:noProof/>
            <w:lang w:eastAsia="ja-JP"/>
          </w:rPr>
          <w:t>4.2</w:t>
        </w:r>
        <w:r w:rsidRPr="001057CC">
          <w:rPr>
            <w:rStyle w:val="Hyperlink"/>
            <w:noProof/>
            <w:lang w:val="vi-VN" w:eastAsia="ja-JP"/>
          </w:rPr>
          <w:t xml:space="preserve"> Môi trường phát triển</w:t>
        </w:r>
        <w:r>
          <w:rPr>
            <w:noProof/>
            <w:webHidden/>
          </w:rPr>
          <w:tab/>
        </w:r>
        <w:r>
          <w:rPr>
            <w:noProof/>
            <w:webHidden/>
          </w:rPr>
          <w:fldChar w:fldCharType="begin"/>
        </w:r>
        <w:r>
          <w:rPr>
            <w:noProof/>
            <w:webHidden/>
          </w:rPr>
          <w:instrText xml:space="preserve"> PAGEREF _Toc232669967 \h </w:instrText>
        </w:r>
        <w:r>
          <w:rPr>
            <w:noProof/>
            <w:webHidden/>
          </w:rPr>
        </w:r>
        <w:r>
          <w:rPr>
            <w:noProof/>
            <w:webHidden/>
          </w:rPr>
          <w:fldChar w:fldCharType="separate"/>
        </w:r>
        <w:r>
          <w:rPr>
            <w:noProof/>
            <w:webHidden/>
          </w:rPr>
          <w:t>86</w:t>
        </w:r>
        <w:r>
          <w:rPr>
            <w:noProof/>
            <w:webHidden/>
          </w:rPr>
          <w:fldChar w:fldCharType="end"/>
        </w:r>
      </w:hyperlink>
    </w:p>
    <w:p w14:paraId="0516982B" w14:textId="64495F98"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68" w:history="1">
        <w:r w:rsidRPr="001057CC">
          <w:rPr>
            <w:rStyle w:val="Hyperlink"/>
            <w:noProof/>
            <w:lang w:eastAsia="ja-JP"/>
          </w:rPr>
          <w:t>4.3</w:t>
        </w:r>
        <w:r w:rsidRPr="001057CC">
          <w:rPr>
            <w:rStyle w:val="Hyperlink"/>
            <w:noProof/>
            <w:lang w:val="vi-VN" w:eastAsia="ja-JP"/>
          </w:rPr>
          <w:t xml:space="preserve"> Môi trường triển khai</w:t>
        </w:r>
        <w:r>
          <w:rPr>
            <w:noProof/>
            <w:webHidden/>
          </w:rPr>
          <w:tab/>
        </w:r>
        <w:r>
          <w:rPr>
            <w:noProof/>
            <w:webHidden/>
          </w:rPr>
          <w:fldChar w:fldCharType="begin"/>
        </w:r>
        <w:r>
          <w:rPr>
            <w:noProof/>
            <w:webHidden/>
          </w:rPr>
          <w:instrText xml:space="preserve"> PAGEREF _Toc232669968 \h </w:instrText>
        </w:r>
        <w:r>
          <w:rPr>
            <w:noProof/>
            <w:webHidden/>
          </w:rPr>
        </w:r>
        <w:r>
          <w:rPr>
            <w:noProof/>
            <w:webHidden/>
          </w:rPr>
          <w:fldChar w:fldCharType="separate"/>
        </w:r>
        <w:r>
          <w:rPr>
            <w:noProof/>
            <w:webHidden/>
          </w:rPr>
          <w:t>88</w:t>
        </w:r>
        <w:r>
          <w:rPr>
            <w:noProof/>
            <w:webHidden/>
          </w:rPr>
          <w:fldChar w:fldCharType="end"/>
        </w:r>
      </w:hyperlink>
    </w:p>
    <w:p w14:paraId="4ED84EA3" w14:textId="0D31A7C4"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69" w:history="1">
        <w:r w:rsidRPr="001057CC">
          <w:rPr>
            <w:rStyle w:val="Hyperlink"/>
            <w:noProof/>
            <w:lang w:val="vi-VN" w:eastAsia="ja-JP"/>
          </w:rPr>
          <w:t>4.4 Kết quả thực tế</w:t>
        </w:r>
        <w:r>
          <w:rPr>
            <w:noProof/>
            <w:webHidden/>
          </w:rPr>
          <w:tab/>
        </w:r>
        <w:r>
          <w:rPr>
            <w:noProof/>
            <w:webHidden/>
          </w:rPr>
          <w:fldChar w:fldCharType="begin"/>
        </w:r>
        <w:r>
          <w:rPr>
            <w:noProof/>
            <w:webHidden/>
          </w:rPr>
          <w:instrText xml:space="preserve"> PAGEREF _Toc232669969 \h </w:instrText>
        </w:r>
        <w:r>
          <w:rPr>
            <w:noProof/>
            <w:webHidden/>
          </w:rPr>
        </w:r>
        <w:r>
          <w:rPr>
            <w:noProof/>
            <w:webHidden/>
          </w:rPr>
          <w:fldChar w:fldCharType="separate"/>
        </w:r>
        <w:r>
          <w:rPr>
            <w:noProof/>
            <w:webHidden/>
          </w:rPr>
          <w:t>90</w:t>
        </w:r>
        <w:r>
          <w:rPr>
            <w:noProof/>
            <w:webHidden/>
          </w:rPr>
          <w:fldChar w:fldCharType="end"/>
        </w:r>
      </w:hyperlink>
    </w:p>
    <w:p w14:paraId="5B4D92B6" w14:textId="58DDA5CA"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0" w:history="1">
        <w:r w:rsidRPr="001057CC">
          <w:rPr>
            <w:rStyle w:val="Hyperlink"/>
            <w:noProof/>
            <w:lang w:val="vi-VN" w:eastAsia="ja-JP"/>
          </w:rPr>
          <w:t>4.4.1 Giao diện đăng ký / đăng nhập</w:t>
        </w:r>
        <w:r>
          <w:rPr>
            <w:noProof/>
            <w:webHidden/>
          </w:rPr>
          <w:tab/>
        </w:r>
        <w:r>
          <w:rPr>
            <w:noProof/>
            <w:webHidden/>
          </w:rPr>
          <w:fldChar w:fldCharType="begin"/>
        </w:r>
        <w:r>
          <w:rPr>
            <w:noProof/>
            <w:webHidden/>
          </w:rPr>
          <w:instrText xml:space="preserve"> PAGEREF _Toc232669970 \h </w:instrText>
        </w:r>
        <w:r>
          <w:rPr>
            <w:noProof/>
            <w:webHidden/>
          </w:rPr>
        </w:r>
        <w:r>
          <w:rPr>
            <w:noProof/>
            <w:webHidden/>
          </w:rPr>
          <w:fldChar w:fldCharType="separate"/>
        </w:r>
        <w:r>
          <w:rPr>
            <w:noProof/>
            <w:webHidden/>
          </w:rPr>
          <w:t>90</w:t>
        </w:r>
        <w:r>
          <w:rPr>
            <w:noProof/>
            <w:webHidden/>
          </w:rPr>
          <w:fldChar w:fldCharType="end"/>
        </w:r>
      </w:hyperlink>
    </w:p>
    <w:p w14:paraId="4A02459B" w14:textId="6824FEDB"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1" w:history="1">
        <w:r w:rsidRPr="001057CC">
          <w:rPr>
            <w:rStyle w:val="Hyperlink"/>
            <w:noProof/>
            <w:lang w:val="vi-VN" w:eastAsia="ja-JP"/>
          </w:rPr>
          <w:t>4.4.2 Giao diện trang chủ</w:t>
        </w:r>
        <w:r>
          <w:rPr>
            <w:noProof/>
            <w:webHidden/>
          </w:rPr>
          <w:tab/>
        </w:r>
        <w:r>
          <w:rPr>
            <w:noProof/>
            <w:webHidden/>
          </w:rPr>
          <w:fldChar w:fldCharType="begin"/>
        </w:r>
        <w:r>
          <w:rPr>
            <w:noProof/>
            <w:webHidden/>
          </w:rPr>
          <w:instrText xml:space="preserve"> PAGEREF _Toc232669971 \h </w:instrText>
        </w:r>
        <w:r>
          <w:rPr>
            <w:noProof/>
            <w:webHidden/>
          </w:rPr>
        </w:r>
        <w:r>
          <w:rPr>
            <w:noProof/>
            <w:webHidden/>
          </w:rPr>
          <w:fldChar w:fldCharType="separate"/>
        </w:r>
        <w:r>
          <w:rPr>
            <w:noProof/>
            <w:webHidden/>
          </w:rPr>
          <w:t>91</w:t>
        </w:r>
        <w:r>
          <w:rPr>
            <w:noProof/>
            <w:webHidden/>
          </w:rPr>
          <w:fldChar w:fldCharType="end"/>
        </w:r>
      </w:hyperlink>
    </w:p>
    <w:p w14:paraId="54351DF4" w14:textId="59A95C16"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2" w:history="1">
        <w:r w:rsidRPr="001057CC">
          <w:rPr>
            <w:rStyle w:val="Hyperlink"/>
            <w:noProof/>
            <w:lang w:val="vi-VN"/>
          </w:rPr>
          <w:t>4.4.3 Giao diện quả lý tài khoản</w:t>
        </w:r>
        <w:r>
          <w:rPr>
            <w:noProof/>
            <w:webHidden/>
          </w:rPr>
          <w:tab/>
        </w:r>
        <w:r>
          <w:rPr>
            <w:noProof/>
            <w:webHidden/>
          </w:rPr>
          <w:fldChar w:fldCharType="begin"/>
        </w:r>
        <w:r>
          <w:rPr>
            <w:noProof/>
            <w:webHidden/>
          </w:rPr>
          <w:instrText xml:space="preserve"> PAGEREF _Toc232669972 \h </w:instrText>
        </w:r>
        <w:r>
          <w:rPr>
            <w:noProof/>
            <w:webHidden/>
          </w:rPr>
        </w:r>
        <w:r>
          <w:rPr>
            <w:noProof/>
            <w:webHidden/>
          </w:rPr>
          <w:fldChar w:fldCharType="separate"/>
        </w:r>
        <w:r>
          <w:rPr>
            <w:noProof/>
            <w:webHidden/>
          </w:rPr>
          <w:t>92</w:t>
        </w:r>
        <w:r>
          <w:rPr>
            <w:noProof/>
            <w:webHidden/>
          </w:rPr>
          <w:fldChar w:fldCharType="end"/>
        </w:r>
      </w:hyperlink>
    </w:p>
    <w:p w14:paraId="14CB00E5" w14:textId="6A44D4D7"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3" w:history="1">
        <w:r w:rsidRPr="001057CC">
          <w:rPr>
            <w:rStyle w:val="Hyperlink"/>
            <w:noProof/>
            <w:lang w:val="vi-VN"/>
          </w:rPr>
          <w:t>4.4.4 Giao diện chẩn đoán bệnh</w:t>
        </w:r>
        <w:r>
          <w:rPr>
            <w:noProof/>
            <w:webHidden/>
          </w:rPr>
          <w:tab/>
        </w:r>
        <w:r>
          <w:rPr>
            <w:noProof/>
            <w:webHidden/>
          </w:rPr>
          <w:fldChar w:fldCharType="begin"/>
        </w:r>
        <w:r>
          <w:rPr>
            <w:noProof/>
            <w:webHidden/>
          </w:rPr>
          <w:instrText xml:space="preserve"> PAGEREF _Toc232669973 \h </w:instrText>
        </w:r>
        <w:r>
          <w:rPr>
            <w:noProof/>
            <w:webHidden/>
          </w:rPr>
        </w:r>
        <w:r>
          <w:rPr>
            <w:noProof/>
            <w:webHidden/>
          </w:rPr>
          <w:fldChar w:fldCharType="separate"/>
        </w:r>
        <w:r>
          <w:rPr>
            <w:noProof/>
            <w:webHidden/>
          </w:rPr>
          <w:t>93</w:t>
        </w:r>
        <w:r>
          <w:rPr>
            <w:noProof/>
            <w:webHidden/>
          </w:rPr>
          <w:fldChar w:fldCharType="end"/>
        </w:r>
      </w:hyperlink>
    </w:p>
    <w:p w14:paraId="4AEE1035" w14:textId="19C6DE04"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4" w:history="1">
        <w:r w:rsidRPr="001057CC">
          <w:rPr>
            <w:rStyle w:val="Hyperlink"/>
            <w:noProof/>
            <w:lang w:val="vi-VN"/>
          </w:rPr>
          <w:t>4.4.5 Giao diện kết quả</w:t>
        </w:r>
        <w:r>
          <w:rPr>
            <w:noProof/>
            <w:webHidden/>
          </w:rPr>
          <w:tab/>
        </w:r>
        <w:r>
          <w:rPr>
            <w:noProof/>
            <w:webHidden/>
          </w:rPr>
          <w:fldChar w:fldCharType="begin"/>
        </w:r>
        <w:r>
          <w:rPr>
            <w:noProof/>
            <w:webHidden/>
          </w:rPr>
          <w:instrText xml:space="preserve"> PAGEREF _Toc232669974 \h </w:instrText>
        </w:r>
        <w:r>
          <w:rPr>
            <w:noProof/>
            <w:webHidden/>
          </w:rPr>
        </w:r>
        <w:r>
          <w:rPr>
            <w:noProof/>
            <w:webHidden/>
          </w:rPr>
          <w:fldChar w:fldCharType="separate"/>
        </w:r>
        <w:r>
          <w:rPr>
            <w:noProof/>
            <w:webHidden/>
          </w:rPr>
          <w:t>95</w:t>
        </w:r>
        <w:r>
          <w:rPr>
            <w:noProof/>
            <w:webHidden/>
          </w:rPr>
          <w:fldChar w:fldCharType="end"/>
        </w:r>
      </w:hyperlink>
    </w:p>
    <w:p w14:paraId="29F091E1" w14:textId="1CAA3FDB"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5" w:history="1">
        <w:r w:rsidRPr="001057CC">
          <w:rPr>
            <w:rStyle w:val="Hyperlink"/>
            <w:noProof/>
            <w:lang w:val="vi-VN"/>
          </w:rPr>
          <w:t>4.4.6 Giao diện tạo lịch chăm sóc</w:t>
        </w:r>
        <w:r>
          <w:rPr>
            <w:noProof/>
            <w:webHidden/>
          </w:rPr>
          <w:tab/>
        </w:r>
        <w:r>
          <w:rPr>
            <w:noProof/>
            <w:webHidden/>
          </w:rPr>
          <w:fldChar w:fldCharType="begin"/>
        </w:r>
        <w:r>
          <w:rPr>
            <w:noProof/>
            <w:webHidden/>
          </w:rPr>
          <w:instrText xml:space="preserve"> PAGEREF _Toc232669975 \h </w:instrText>
        </w:r>
        <w:r>
          <w:rPr>
            <w:noProof/>
            <w:webHidden/>
          </w:rPr>
        </w:r>
        <w:r>
          <w:rPr>
            <w:noProof/>
            <w:webHidden/>
          </w:rPr>
          <w:fldChar w:fldCharType="separate"/>
        </w:r>
        <w:r>
          <w:rPr>
            <w:noProof/>
            <w:webHidden/>
          </w:rPr>
          <w:t>96</w:t>
        </w:r>
        <w:r>
          <w:rPr>
            <w:noProof/>
            <w:webHidden/>
          </w:rPr>
          <w:fldChar w:fldCharType="end"/>
        </w:r>
      </w:hyperlink>
    </w:p>
    <w:p w14:paraId="0D19294D" w14:textId="70A36602"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6" w:history="1">
        <w:r w:rsidRPr="001057CC">
          <w:rPr>
            <w:rStyle w:val="Hyperlink"/>
            <w:noProof/>
            <w:lang w:val="vi-VN"/>
          </w:rPr>
          <w:t>4.4.7 Giao diện lời khuyên và khuyến nghị</w:t>
        </w:r>
        <w:r>
          <w:rPr>
            <w:noProof/>
            <w:webHidden/>
          </w:rPr>
          <w:tab/>
        </w:r>
        <w:r>
          <w:rPr>
            <w:noProof/>
            <w:webHidden/>
          </w:rPr>
          <w:fldChar w:fldCharType="begin"/>
        </w:r>
        <w:r>
          <w:rPr>
            <w:noProof/>
            <w:webHidden/>
          </w:rPr>
          <w:instrText xml:space="preserve"> PAGEREF _Toc232669976 \h </w:instrText>
        </w:r>
        <w:r>
          <w:rPr>
            <w:noProof/>
            <w:webHidden/>
          </w:rPr>
        </w:r>
        <w:r>
          <w:rPr>
            <w:noProof/>
            <w:webHidden/>
          </w:rPr>
          <w:fldChar w:fldCharType="separate"/>
        </w:r>
        <w:r>
          <w:rPr>
            <w:noProof/>
            <w:webHidden/>
          </w:rPr>
          <w:t>97</w:t>
        </w:r>
        <w:r>
          <w:rPr>
            <w:noProof/>
            <w:webHidden/>
          </w:rPr>
          <w:fldChar w:fldCharType="end"/>
        </w:r>
      </w:hyperlink>
    </w:p>
    <w:p w14:paraId="19522A2B" w14:textId="1090A021"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7" w:history="1">
        <w:r w:rsidRPr="001057CC">
          <w:rPr>
            <w:rStyle w:val="Hyperlink"/>
            <w:noProof/>
            <w:lang w:val="vi-VN"/>
          </w:rPr>
          <w:t>4.4.8 Giao diện bản đồ vùng dịch</w:t>
        </w:r>
        <w:r>
          <w:rPr>
            <w:noProof/>
            <w:webHidden/>
          </w:rPr>
          <w:tab/>
        </w:r>
        <w:r>
          <w:rPr>
            <w:noProof/>
            <w:webHidden/>
          </w:rPr>
          <w:fldChar w:fldCharType="begin"/>
        </w:r>
        <w:r>
          <w:rPr>
            <w:noProof/>
            <w:webHidden/>
          </w:rPr>
          <w:instrText xml:space="preserve"> PAGEREF _Toc232669977 \h </w:instrText>
        </w:r>
        <w:r>
          <w:rPr>
            <w:noProof/>
            <w:webHidden/>
          </w:rPr>
        </w:r>
        <w:r>
          <w:rPr>
            <w:noProof/>
            <w:webHidden/>
          </w:rPr>
          <w:fldChar w:fldCharType="separate"/>
        </w:r>
        <w:r>
          <w:rPr>
            <w:noProof/>
            <w:webHidden/>
          </w:rPr>
          <w:t>98</w:t>
        </w:r>
        <w:r>
          <w:rPr>
            <w:noProof/>
            <w:webHidden/>
          </w:rPr>
          <w:fldChar w:fldCharType="end"/>
        </w:r>
      </w:hyperlink>
    </w:p>
    <w:p w14:paraId="00287A22" w14:textId="3A596DDF"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8" w:history="1">
        <w:r w:rsidRPr="001057CC">
          <w:rPr>
            <w:rStyle w:val="Hyperlink"/>
            <w:noProof/>
            <w:lang w:val="vi-VN"/>
          </w:rPr>
          <w:t>4.4.9 Giao diện chế độ kỳ nghỉ</w:t>
        </w:r>
        <w:r>
          <w:rPr>
            <w:noProof/>
            <w:webHidden/>
          </w:rPr>
          <w:tab/>
        </w:r>
        <w:r>
          <w:rPr>
            <w:noProof/>
            <w:webHidden/>
          </w:rPr>
          <w:fldChar w:fldCharType="begin"/>
        </w:r>
        <w:r>
          <w:rPr>
            <w:noProof/>
            <w:webHidden/>
          </w:rPr>
          <w:instrText xml:space="preserve"> PAGEREF _Toc232669978 \h </w:instrText>
        </w:r>
        <w:r>
          <w:rPr>
            <w:noProof/>
            <w:webHidden/>
          </w:rPr>
        </w:r>
        <w:r>
          <w:rPr>
            <w:noProof/>
            <w:webHidden/>
          </w:rPr>
          <w:fldChar w:fldCharType="separate"/>
        </w:r>
        <w:r>
          <w:rPr>
            <w:noProof/>
            <w:webHidden/>
          </w:rPr>
          <w:t>99</w:t>
        </w:r>
        <w:r>
          <w:rPr>
            <w:noProof/>
            <w:webHidden/>
          </w:rPr>
          <w:fldChar w:fldCharType="end"/>
        </w:r>
      </w:hyperlink>
    </w:p>
    <w:p w14:paraId="2BE21AE8" w14:textId="0233E0D4"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79" w:history="1">
        <w:r w:rsidRPr="001057CC">
          <w:rPr>
            <w:rStyle w:val="Hyperlink"/>
            <w:noProof/>
            <w:lang w:val="vi-VN"/>
          </w:rPr>
          <w:t>4.4.10 Giao diện bảng tra nhanh</w:t>
        </w:r>
        <w:r>
          <w:rPr>
            <w:noProof/>
            <w:webHidden/>
          </w:rPr>
          <w:tab/>
        </w:r>
        <w:r>
          <w:rPr>
            <w:noProof/>
            <w:webHidden/>
          </w:rPr>
          <w:fldChar w:fldCharType="begin"/>
        </w:r>
        <w:r>
          <w:rPr>
            <w:noProof/>
            <w:webHidden/>
          </w:rPr>
          <w:instrText xml:space="preserve"> PAGEREF _Toc232669979 \h </w:instrText>
        </w:r>
        <w:r>
          <w:rPr>
            <w:noProof/>
            <w:webHidden/>
          </w:rPr>
        </w:r>
        <w:r>
          <w:rPr>
            <w:noProof/>
            <w:webHidden/>
          </w:rPr>
          <w:fldChar w:fldCharType="separate"/>
        </w:r>
        <w:r>
          <w:rPr>
            <w:noProof/>
            <w:webHidden/>
          </w:rPr>
          <w:t>100</w:t>
        </w:r>
        <w:r>
          <w:rPr>
            <w:noProof/>
            <w:webHidden/>
          </w:rPr>
          <w:fldChar w:fldCharType="end"/>
        </w:r>
      </w:hyperlink>
    </w:p>
    <w:p w14:paraId="1C2F04BC" w14:textId="3A0A18C5"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80" w:history="1">
        <w:r w:rsidRPr="001057CC">
          <w:rPr>
            <w:rStyle w:val="Hyperlink"/>
            <w:noProof/>
            <w:lang w:val="vi-VN"/>
          </w:rPr>
          <w:t>4.4.11 Giao diện lịch sử chẩn đoán</w:t>
        </w:r>
        <w:r>
          <w:rPr>
            <w:noProof/>
            <w:webHidden/>
          </w:rPr>
          <w:tab/>
        </w:r>
        <w:r>
          <w:rPr>
            <w:noProof/>
            <w:webHidden/>
          </w:rPr>
          <w:fldChar w:fldCharType="begin"/>
        </w:r>
        <w:r>
          <w:rPr>
            <w:noProof/>
            <w:webHidden/>
          </w:rPr>
          <w:instrText xml:space="preserve"> PAGEREF _Toc232669980 \h </w:instrText>
        </w:r>
        <w:r>
          <w:rPr>
            <w:noProof/>
            <w:webHidden/>
          </w:rPr>
        </w:r>
        <w:r>
          <w:rPr>
            <w:noProof/>
            <w:webHidden/>
          </w:rPr>
          <w:fldChar w:fldCharType="separate"/>
        </w:r>
        <w:r>
          <w:rPr>
            <w:noProof/>
            <w:webHidden/>
          </w:rPr>
          <w:t>101</w:t>
        </w:r>
        <w:r>
          <w:rPr>
            <w:noProof/>
            <w:webHidden/>
          </w:rPr>
          <w:fldChar w:fldCharType="end"/>
        </w:r>
      </w:hyperlink>
    </w:p>
    <w:p w14:paraId="52D568FA" w14:textId="2F401979"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81" w:history="1">
        <w:r w:rsidRPr="001057CC">
          <w:rPr>
            <w:rStyle w:val="Hyperlink"/>
            <w:noProof/>
            <w:lang w:val="vi-VN"/>
          </w:rPr>
          <w:t>4.4.12 Giao diện trợ lý thông minh</w:t>
        </w:r>
        <w:r>
          <w:rPr>
            <w:noProof/>
            <w:webHidden/>
          </w:rPr>
          <w:tab/>
        </w:r>
        <w:r>
          <w:rPr>
            <w:noProof/>
            <w:webHidden/>
          </w:rPr>
          <w:fldChar w:fldCharType="begin"/>
        </w:r>
        <w:r>
          <w:rPr>
            <w:noProof/>
            <w:webHidden/>
          </w:rPr>
          <w:instrText xml:space="preserve"> PAGEREF _Toc232669981 \h </w:instrText>
        </w:r>
        <w:r>
          <w:rPr>
            <w:noProof/>
            <w:webHidden/>
          </w:rPr>
        </w:r>
        <w:r>
          <w:rPr>
            <w:noProof/>
            <w:webHidden/>
          </w:rPr>
          <w:fldChar w:fldCharType="separate"/>
        </w:r>
        <w:r>
          <w:rPr>
            <w:noProof/>
            <w:webHidden/>
          </w:rPr>
          <w:t>102</w:t>
        </w:r>
        <w:r>
          <w:rPr>
            <w:noProof/>
            <w:webHidden/>
          </w:rPr>
          <w:fldChar w:fldCharType="end"/>
        </w:r>
      </w:hyperlink>
    </w:p>
    <w:p w14:paraId="60292000" w14:textId="22182C8B"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82" w:history="1">
        <w:r w:rsidRPr="001057CC">
          <w:rPr>
            <w:rStyle w:val="Hyperlink"/>
            <w:noProof/>
            <w:lang w:val="vi-VN"/>
          </w:rPr>
          <w:t>4.4.13 Giao diện nhắc việc</w:t>
        </w:r>
        <w:r>
          <w:rPr>
            <w:noProof/>
            <w:webHidden/>
          </w:rPr>
          <w:tab/>
        </w:r>
        <w:r>
          <w:rPr>
            <w:noProof/>
            <w:webHidden/>
          </w:rPr>
          <w:fldChar w:fldCharType="begin"/>
        </w:r>
        <w:r>
          <w:rPr>
            <w:noProof/>
            <w:webHidden/>
          </w:rPr>
          <w:instrText xml:space="preserve"> PAGEREF _Toc232669982 \h </w:instrText>
        </w:r>
        <w:r>
          <w:rPr>
            <w:noProof/>
            <w:webHidden/>
          </w:rPr>
        </w:r>
        <w:r>
          <w:rPr>
            <w:noProof/>
            <w:webHidden/>
          </w:rPr>
          <w:fldChar w:fldCharType="separate"/>
        </w:r>
        <w:r>
          <w:rPr>
            <w:noProof/>
            <w:webHidden/>
          </w:rPr>
          <w:t>103</w:t>
        </w:r>
        <w:r>
          <w:rPr>
            <w:noProof/>
            <w:webHidden/>
          </w:rPr>
          <w:fldChar w:fldCharType="end"/>
        </w:r>
      </w:hyperlink>
    </w:p>
    <w:p w14:paraId="24BD9065" w14:textId="61B87AF0"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83" w:history="1">
        <w:r w:rsidRPr="001057CC">
          <w:rPr>
            <w:rStyle w:val="Hyperlink"/>
            <w:noProof/>
            <w:lang w:val="vi-VN"/>
          </w:rPr>
          <w:t>4.4.14 Giao diện khám phá</w:t>
        </w:r>
        <w:r>
          <w:rPr>
            <w:noProof/>
            <w:webHidden/>
          </w:rPr>
          <w:tab/>
        </w:r>
        <w:r>
          <w:rPr>
            <w:noProof/>
            <w:webHidden/>
          </w:rPr>
          <w:fldChar w:fldCharType="begin"/>
        </w:r>
        <w:r>
          <w:rPr>
            <w:noProof/>
            <w:webHidden/>
          </w:rPr>
          <w:instrText xml:space="preserve"> PAGEREF _Toc232669983 \h </w:instrText>
        </w:r>
        <w:r>
          <w:rPr>
            <w:noProof/>
            <w:webHidden/>
          </w:rPr>
        </w:r>
        <w:r>
          <w:rPr>
            <w:noProof/>
            <w:webHidden/>
          </w:rPr>
          <w:fldChar w:fldCharType="separate"/>
        </w:r>
        <w:r>
          <w:rPr>
            <w:noProof/>
            <w:webHidden/>
          </w:rPr>
          <w:t>104</w:t>
        </w:r>
        <w:r>
          <w:rPr>
            <w:noProof/>
            <w:webHidden/>
          </w:rPr>
          <w:fldChar w:fldCharType="end"/>
        </w:r>
      </w:hyperlink>
    </w:p>
    <w:p w14:paraId="175937DA" w14:textId="2F8DF4A0"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84" w:history="1">
        <w:r w:rsidRPr="001057CC">
          <w:rPr>
            <w:rStyle w:val="Hyperlink"/>
            <w:noProof/>
            <w:lang w:val="vi-VN" w:eastAsia="ja-JP"/>
          </w:rPr>
          <w:t>4.5 Kết quả kiểm thử</w:t>
        </w:r>
        <w:r>
          <w:rPr>
            <w:noProof/>
            <w:webHidden/>
          </w:rPr>
          <w:tab/>
        </w:r>
        <w:r>
          <w:rPr>
            <w:noProof/>
            <w:webHidden/>
          </w:rPr>
          <w:fldChar w:fldCharType="begin"/>
        </w:r>
        <w:r>
          <w:rPr>
            <w:noProof/>
            <w:webHidden/>
          </w:rPr>
          <w:instrText xml:space="preserve"> PAGEREF _Toc232669984 \h </w:instrText>
        </w:r>
        <w:r>
          <w:rPr>
            <w:noProof/>
            <w:webHidden/>
          </w:rPr>
        </w:r>
        <w:r>
          <w:rPr>
            <w:noProof/>
            <w:webHidden/>
          </w:rPr>
          <w:fldChar w:fldCharType="separate"/>
        </w:r>
        <w:r>
          <w:rPr>
            <w:noProof/>
            <w:webHidden/>
          </w:rPr>
          <w:t>105</w:t>
        </w:r>
        <w:r>
          <w:rPr>
            <w:noProof/>
            <w:webHidden/>
          </w:rPr>
          <w:fldChar w:fldCharType="end"/>
        </w:r>
      </w:hyperlink>
    </w:p>
    <w:p w14:paraId="54C072C5" w14:textId="1E0A1594"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85" w:history="1">
        <w:r w:rsidRPr="001057CC">
          <w:rPr>
            <w:rStyle w:val="Hyperlink"/>
            <w:noProof/>
            <w:lang w:val="vi-VN" w:eastAsia="ja-JP"/>
          </w:rPr>
          <w:t>4.5.1 Synthetics tests</w:t>
        </w:r>
        <w:r>
          <w:rPr>
            <w:noProof/>
            <w:webHidden/>
          </w:rPr>
          <w:tab/>
        </w:r>
        <w:r>
          <w:rPr>
            <w:noProof/>
            <w:webHidden/>
          </w:rPr>
          <w:fldChar w:fldCharType="begin"/>
        </w:r>
        <w:r>
          <w:rPr>
            <w:noProof/>
            <w:webHidden/>
          </w:rPr>
          <w:instrText xml:space="preserve"> PAGEREF _Toc232669985 \h </w:instrText>
        </w:r>
        <w:r>
          <w:rPr>
            <w:noProof/>
            <w:webHidden/>
          </w:rPr>
        </w:r>
        <w:r>
          <w:rPr>
            <w:noProof/>
            <w:webHidden/>
          </w:rPr>
          <w:fldChar w:fldCharType="separate"/>
        </w:r>
        <w:r>
          <w:rPr>
            <w:noProof/>
            <w:webHidden/>
          </w:rPr>
          <w:t>105</w:t>
        </w:r>
        <w:r>
          <w:rPr>
            <w:noProof/>
            <w:webHidden/>
          </w:rPr>
          <w:fldChar w:fldCharType="end"/>
        </w:r>
      </w:hyperlink>
    </w:p>
    <w:p w14:paraId="75FFE1D4" w14:textId="583CC30E"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86" w:history="1">
        <w:r w:rsidRPr="001057CC">
          <w:rPr>
            <w:rStyle w:val="Hyperlink"/>
            <w:noProof/>
            <w:lang w:val="vi-VN"/>
          </w:rPr>
          <w:t>4.5.2 Performance Tests</w:t>
        </w:r>
        <w:r>
          <w:rPr>
            <w:noProof/>
            <w:webHidden/>
          </w:rPr>
          <w:tab/>
        </w:r>
        <w:r>
          <w:rPr>
            <w:noProof/>
            <w:webHidden/>
          </w:rPr>
          <w:fldChar w:fldCharType="begin"/>
        </w:r>
        <w:r>
          <w:rPr>
            <w:noProof/>
            <w:webHidden/>
          </w:rPr>
          <w:instrText xml:space="preserve"> PAGEREF _Toc232669986 \h </w:instrText>
        </w:r>
        <w:r>
          <w:rPr>
            <w:noProof/>
            <w:webHidden/>
          </w:rPr>
        </w:r>
        <w:r>
          <w:rPr>
            <w:noProof/>
            <w:webHidden/>
          </w:rPr>
          <w:fldChar w:fldCharType="separate"/>
        </w:r>
        <w:r>
          <w:rPr>
            <w:noProof/>
            <w:webHidden/>
          </w:rPr>
          <w:t>106</w:t>
        </w:r>
        <w:r>
          <w:rPr>
            <w:noProof/>
            <w:webHidden/>
          </w:rPr>
          <w:fldChar w:fldCharType="end"/>
        </w:r>
      </w:hyperlink>
    </w:p>
    <w:p w14:paraId="7487824A" w14:textId="48BA94D2" w:rsidR="001D533E" w:rsidRDefault="001D533E">
      <w:pPr>
        <w:pStyle w:val="TOC3"/>
        <w:tabs>
          <w:tab w:val="right" w:leader="dot" w:pos="8498"/>
        </w:tabs>
        <w:rPr>
          <w:rFonts w:asciiTheme="minorHAnsi" w:eastAsiaTheme="minorEastAsia" w:hAnsiTheme="minorHAnsi" w:cstheme="minorBidi"/>
          <w:noProof/>
          <w:kern w:val="2"/>
          <w:sz w:val="24"/>
          <w14:ligatures w14:val="standardContextual"/>
        </w:rPr>
      </w:pPr>
      <w:hyperlink w:anchor="_Toc232669987" w:history="1">
        <w:r w:rsidRPr="001057CC">
          <w:rPr>
            <w:rStyle w:val="Hyperlink"/>
            <w:noProof/>
            <w:lang w:val="vi-VN"/>
          </w:rPr>
          <w:t>4.5.3</w:t>
        </w:r>
        <w:r w:rsidRPr="001057CC">
          <w:rPr>
            <w:rStyle w:val="Hyperlink"/>
            <w:noProof/>
            <w:lang w:val="vi"/>
          </w:rPr>
          <w:t xml:space="preserve"> Unit Tests</w:t>
        </w:r>
        <w:r>
          <w:rPr>
            <w:noProof/>
            <w:webHidden/>
          </w:rPr>
          <w:tab/>
        </w:r>
        <w:r>
          <w:rPr>
            <w:noProof/>
            <w:webHidden/>
          </w:rPr>
          <w:fldChar w:fldCharType="begin"/>
        </w:r>
        <w:r>
          <w:rPr>
            <w:noProof/>
            <w:webHidden/>
          </w:rPr>
          <w:instrText xml:space="preserve"> PAGEREF _Toc232669987 \h </w:instrText>
        </w:r>
        <w:r>
          <w:rPr>
            <w:noProof/>
            <w:webHidden/>
          </w:rPr>
        </w:r>
        <w:r>
          <w:rPr>
            <w:noProof/>
            <w:webHidden/>
          </w:rPr>
          <w:fldChar w:fldCharType="separate"/>
        </w:r>
        <w:r>
          <w:rPr>
            <w:noProof/>
            <w:webHidden/>
          </w:rPr>
          <w:t>109</w:t>
        </w:r>
        <w:r>
          <w:rPr>
            <w:noProof/>
            <w:webHidden/>
          </w:rPr>
          <w:fldChar w:fldCharType="end"/>
        </w:r>
      </w:hyperlink>
    </w:p>
    <w:p w14:paraId="0D9E4FE4" w14:textId="545EBE8E" w:rsidR="001D533E" w:rsidRDefault="001D533E">
      <w:pPr>
        <w:pStyle w:val="TOC1"/>
        <w:tabs>
          <w:tab w:val="right" w:leader="dot" w:pos="8498"/>
        </w:tabs>
        <w:rPr>
          <w:rFonts w:asciiTheme="minorHAnsi" w:eastAsiaTheme="minorEastAsia" w:hAnsiTheme="minorHAnsi" w:cstheme="minorBidi"/>
          <w:b w:val="0"/>
          <w:noProof/>
          <w:kern w:val="2"/>
          <w:sz w:val="24"/>
          <w14:ligatures w14:val="standardContextual"/>
        </w:rPr>
      </w:pPr>
      <w:hyperlink w:anchor="_Toc232669988" w:history="1">
        <w:r w:rsidRPr="001057CC">
          <w:rPr>
            <w:rStyle w:val="Hyperlink"/>
            <w:bCs/>
            <w:noProof/>
            <w:lang w:val="vi-VN" w:eastAsia="ja-JP"/>
          </w:rPr>
          <w:t>CHƯƠNG 5:</w:t>
        </w:r>
        <w:r w:rsidRPr="001057CC">
          <w:rPr>
            <w:rStyle w:val="Hyperlink"/>
            <w:noProof/>
            <w:lang w:val="vi-VN" w:eastAsia="ja-JP"/>
          </w:rPr>
          <w:t xml:space="preserve"> KẾT LUẬN VÀ HƯỚNG PHÁT TRIỂN</w:t>
        </w:r>
        <w:r>
          <w:rPr>
            <w:noProof/>
            <w:webHidden/>
          </w:rPr>
          <w:tab/>
        </w:r>
        <w:r>
          <w:rPr>
            <w:noProof/>
            <w:webHidden/>
          </w:rPr>
          <w:fldChar w:fldCharType="begin"/>
        </w:r>
        <w:r>
          <w:rPr>
            <w:noProof/>
            <w:webHidden/>
          </w:rPr>
          <w:instrText xml:space="preserve"> PAGEREF _Toc232669988 \h </w:instrText>
        </w:r>
        <w:r>
          <w:rPr>
            <w:noProof/>
            <w:webHidden/>
          </w:rPr>
        </w:r>
        <w:r>
          <w:rPr>
            <w:noProof/>
            <w:webHidden/>
          </w:rPr>
          <w:fldChar w:fldCharType="separate"/>
        </w:r>
        <w:r>
          <w:rPr>
            <w:noProof/>
            <w:webHidden/>
          </w:rPr>
          <w:t>114</w:t>
        </w:r>
        <w:r>
          <w:rPr>
            <w:noProof/>
            <w:webHidden/>
          </w:rPr>
          <w:fldChar w:fldCharType="end"/>
        </w:r>
      </w:hyperlink>
    </w:p>
    <w:p w14:paraId="0D6B8CD0" w14:textId="7C6DF71C"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89" w:history="1">
        <w:r w:rsidRPr="001057CC">
          <w:rPr>
            <w:rStyle w:val="Hyperlink"/>
            <w:noProof/>
            <w:lang w:val="vi-VN"/>
          </w:rPr>
          <w:t>5.1 Kết quả đạt được</w:t>
        </w:r>
        <w:r>
          <w:rPr>
            <w:noProof/>
            <w:webHidden/>
          </w:rPr>
          <w:tab/>
        </w:r>
        <w:r>
          <w:rPr>
            <w:noProof/>
            <w:webHidden/>
          </w:rPr>
          <w:fldChar w:fldCharType="begin"/>
        </w:r>
        <w:r>
          <w:rPr>
            <w:noProof/>
            <w:webHidden/>
          </w:rPr>
          <w:instrText xml:space="preserve"> PAGEREF _Toc232669989 \h </w:instrText>
        </w:r>
        <w:r>
          <w:rPr>
            <w:noProof/>
            <w:webHidden/>
          </w:rPr>
        </w:r>
        <w:r>
          <w:rPr>
            <w:noProof/>
            <w:webHidden/>
          </w:rPr>
          <w:fldChar w:fldCharType="separate"/>
        </w:r>
        <w:r>
          <w:rPr>
            <w:noProof/>
            <w:webHidden/>
          </w:rPr>
          <w:t>114</w:t>
        </w:r>
        <w:r>
          <w:rPr>
            <w:noProof/>
            <w:webHidden/>
          </w:rPr>
          <w:fldChar w:fldCharType="end"/>
        </w:r>
      </w:hyperlink>
    </w:p>
    <w:p w14:paraId="7205B6C4" w14:textId="2530F363"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90" w:history="1">
        <w:r w:rsidRPr="001057CC">
          <w:rPr>
            <w:rStyle w:val="Hyperlink"/>
            <w:noProof/>
            <w:lang w:val="vi-VN"/>
          </w:rPr>
          <w:t>5.2 Những vấn đề còn lại</w:t>
        </w:r>
        <w:r>
          <w:rPr>
            <w:noProof/>
            <w:webHidden/>
          </w:rPr>
          <w:tab/>
        </w:r>
        <w:r>
          <w:rPr>
            <w:noProof/>
            <w:webHidden/>
          </w:rPr>
          <w:fldChar w:fldCharType="begin"/>
        </w:r>
        <w:r>
          <w:rPr>
            <w:noProof/>
            <w:webHidden/>
          </w:rPr>
          <w:instrText xml:space="preserve"> PAGEREF _Toc232669990 \h </w:instrText>
        </w:r>
        <w:r>
          <w:rPr>
            <w:noProof/>
            <w:webHidden/>
          </w:rPr>
        </w:r>
        <w:r>
          <w:rPr>
            <w:noProof/>
            <w:webHidden/>
          </w:rPr>
          <w:fldChar w:fldCharType="separate"/>
        </w:r>
        <w:r>
          <w:rPr>
            <w:noProof/>
            <w:webHidden/>
          </w:rPr>
          <w:t>115</w:t>
        </w:r>
        <w:r>
          <w:rPr>
            <w:noProof/>
            <w:webHidden/>
          </w:rPr>
          <w:fldChar w:fldCharType="end"/>
        </w:r>
      </w:hyperlink>
    </w:p>
    <w:p w14:paraId="604167AD" w14:textId="3160CD29" w:rsidR="001D533E" w:rsidRDefault="001D533E">
      <w:pPr>
        <w:pStyle w:val="TOC2"/>
        <w:tabs>
          <w:tab w:val="right" w:leader="dot" w:pos="8498"/>
        </w:tabs>
        <w:rPr>
          <w:rFonts w:asciiTheme="minorHAnsi" w:eastAsiaTheme="minorEastAsia" w:hAnsiTheme="minorHAnsi" w:cstheme="minorBidi"/>
          <w:b w:val="0"/>
          <w:noProof/>
          <w:kern w:val="2"/>
          <w:sz w:val="24"/>
          <w14:ligatures w14:val="standardContextual"/>
        </w:rPr>
      </w:pPr>
      <w:hyperlink w:anchor="_Toc232669991" w:history="1">
        <w:r w:rsidRPr="001057CC">
          <w:rPr>
            <w:rStyle w:val="Hyperlink"/>
            <w:noProof/>
          </w:rPr>
          <w:t>5.3 Hướng phát triển</w:t>
        </w:r>
        <w:r>
          <w:rPr>
            <w:noProof/>
            <w:webHidden/>
          </w:rPr>
          <w:tab/>
        </w:r>
        <w:r>
          <w:rPr>
            <w:noProof/>
            <w:webHidden/>
          </w:rPr>
          <w:fldChar w:fldCharType="begin"/>
        </w:r>
        <w:r>
          <w:rPr>
            <w:noProof/>
            <w:webHidden/>
          </w:rPr>
          <w:instrText xml:space="preserve"> PAGEREF _Toc232669991 \h </w:instrText>
        </w:r>
        <w:r>
          <w:rPr>
            <w:noProof/>
            <w:webHidden/>
          </w:rPr>
        </w:r>
        <w:r>
          <w:rPr>
            <w:noProof/>
            <w:webHidden/>
          </w:rPr>
          <w:fldChar w:fldCharType="separate"/>
        </w:r>
        <w:r>
          <w:rPr>
            <w:noProof/>
            <w:webHidden/>
          </w:rPr>
          <w:t>115</w:t>
        </w:r>
        <w:r>
          <w:rPr>
            <w:noProof/>
            <w:webHidden/>
          </w:rPr>
          <w:fldChar w:fldCharType="end"/>
        </w:r>
      </w:hyperlink>
    </w:p>
    <w:p w14:paraId="26F024F8" w14:textId="48333608" w:rsidR="00D31D98" w:rsidRDefault="008562E3" w:rsidP="00D31D98">
      <w:pPr>
        <w:pStyle w:val="NormalWeb"/>
        <w:spacing w:before="0" w:beforeAutospacing="0" w:after="0" w:afterAutospacing="0" w:line="276" w:lineRule="auto"/>
        <w:rPr>
          <w:b/>
          <w:sz w:val="26"/>
          <w:szCs w:val="26"/>
          <w:lang w:eastAsia="en-US"/>
        </w:rPr>
      </w:pPr>
      <w:r>
        <w:rPr>
          <w:bCs/>
          <w:sz w:val="26"/>
          <w:szCs w:val="26"/>
          <w:lang w:val="vi-VN" w:eastAsia="en-US"/>
        </w:rPr>
        <w:fldChar w:fldCharType="end"/>
      </w:r>
      <w:r>
        <w:rPr>
          <w:b/>
          <w:sz w:val="26"/>
          <w:szCs w:val="26"/>
          <w:lang w:eastAsia="en-US"/>
        </w:rPr>
        <w:t>TÀI LIỆU THAM KHẢ</w:t>
      </w:r>
      <w:r w:rsidR="00D31D98">
        <w:rPr>
          <w:b/>
          <w:sz w:val="26"/>
          <w:szCs w:val="26"/>
          <w:lang w:eastAsia="en-US"/>
        </w:rPr>
        <w:t>O</w:t>
      </w:r>
    </w:p>
    <w:p w14:paraId="167C4785" w14:textId="77777777" w:rsidR="001D533E" w:rsidRDefault="001D533E">
      <w:pPr>
        <w:spacing w:after="160" w:line="278" w:lineRule="auto"/>
        <w:rPr>
          <w:b/>
          <w:bCs/>
          <w:sz w:val="24"/>
          <w:szCs w:val="26"/>
          <w:lang w:val="vi-VN" w:eastAsia="ja-JP"/>
        </w:rPr>
      </w:pPr>
      <w:r>
        <w:rPr>
          <w:b/>
          <w:bCs/>
          <w:szCs w:val="26"/>
          <w:lang w:val="vi-VN"/>
        </w:rPr>
        <w:lastRenderedPageBreak/>
        <w:br w:type="page"/>
      </w:r>
    </w:p>
    <w:p w14:paraId="0295DB2B" w14:textId="060F5D55" w:rsidR="00A403BB" w:rsidRPr="00D31D98" w:rsidRDefault="00873A2F" w:rsidP="00D31D98">
      <w:pPr>
        <w:pStyle w:val="NormalWeb"/>
        <w:spacing w:before="0" w:beforeAutospacing="0" w:after="0" w:afterAutospacing="0" w:line="276" w:lineRule="auto"/>
        <w:jc w:val="center"/>
        <w:rPr>
          <w:b/>
          <w:sz w:val="26"/>
          <w:szCs w:val="26"/>
        </w:rPr>
      </w:pPr>
      <w:r w:rsidRPr="00833388">
        <w:rPr>
          <w:b/>
          <w:bCs/>
          <w:szCs w:val="26"/>
          <w:lang w:val="vi-VN"/>
        </w:rPr>
        <w:lastRenderedPageBreak/>
        <w:t>D</w:t>
      </w:r>
      <w:r w:rsidR="00F76778" w:rsidRPr="00833388">
        <w:rPr>
          <w:b/>
          <w:bCs/>
          <w:szCs w:val="26"/>
          <w:lang w:val="vi-VN"/>
        </w:rPr>
        <w:t>ANH MỤC HÌNH ẢNH</w:t>
      </w:r>
    </w:p>
    <w:p w14:paraId="74A9B500" w14:textId="1E4C22C8" w:rsidR="00F73565" w:rsidRDefault="00880DCB">
      <w:pPr>
        <w:pStyle w:val="TableofFigures"/>
        <w:tabs>
          <w:tab w:val="right" w:leader="dot" w:pos="8498"/>
        </w:tabs>
        <w:rPr>
          <w:rFonts w:asciiTheme="minorHAnsi" w:eastAsiaTheme="minorEastAsia" w:hAnsiTheme="minorHAnsi" w:cstheme="minorBidi"/>
          <w:noProof/>
          <w:sz w:val="22"/>
          <w:szCs w:val="22"/>
          <w:lang w:eastAsia="zh-CN"/>
        </w:rPr>
      </w:pPr>
      <w:r>
        <w:rPr>
          <w:b/>
          <w:bCs/>
          <w:szCs w:val="26"/>
          <w:lang w:val="vi-VN"/>
        </w:rPr>
        <w:fldChar w:fldCharType="begin"/>
      </w:r>
      <w:r>
        <w:rPr>
          <w:b/>
          <w:bCs/>
          <w:szCs w:val="26"/>
          <w:lang w:val="vi-VN"/>
        </w:rPr>
        <w:instrText xml:space="preserve"> TOC \h \z \c "Hình" </w:instrText>
      </w:r>
      <w:r>
        <w:rPr>
          <w:b/>
          <w:bCs/>
          <w:szCs w:val="26"/>
          <w:lang w:val="vi-VN"/>
        </w:rPr>
        <w:fldChar w:fldCharType="separate"/>
      </w:r>
      <w:hyperlink w:anchor="_Toc232541643" w:history="1">
        <w:r w:rsidR="00F73565" w:rsidRPr="00BE716F">
          <w:rPr>
            <w:rStyle w:val="Hyperlink"/>
            <w:rFonts w:eastAsiaTheme="majorEastAsia"/>
            <w:noProof/>
            <w:lang w:val="vi-VN"/>
          </w:rPr>
          <w:t>Hình 1.1 Quy trình xử lý ảnh trong hệ thống nhận diện bệnh cây</w:t>
        </w:r>
        <w:r w:rsidR="00F73565">
          <w:rPr>
            <w:noProof/>
            <w:webHidden/>
          </w:rPr>
          <w:tab/>
        </w:r>
        <w:r w:rsidR="00F73565">
          <w:rPr>
            <w:noProof/>
            <w:webHidden/>
          </w:rPr>
          <w:fldChar w:fldCharType="begin"/>
        </w:r>
        <w:r w:rsidR="00F73565">
          <w:rPr>
            <w:noProof/>
            <w:webHidden/>
          </w:rPr>
          <w:instrText xml:space="preserve"> PAGEREF _Toc232541643 \h </w:instrText>
        </w:r>
        <w:r w:rsidR="00F73565">
          <w:rPr>
            <w:noProof/>
            <w:webHidden/>
          </w:rPr>
        </w:r>
        <w:r w:rsidR="00F73565">
          <w:rPr>
            <w:noProof/>
            <w:webHidden/>
          </w:rPr>
          <w:fldChar w:fldCharType="separate"/>
        </w:r>
        <w:r w:rsidR="00F73565">
          <w:rPr>
            <w:noProof/>
            <w:webHidden/>
          </w:rPr>
          <w:t>10</w:t>
        </w:r>
        <w:r w:rsidR="00F73565">
          <w:rPr>
            <w:noProof/>
            <w:webHidden/>
          </w:rPr>
          <w:fldChar w:fldCharType="end"/>
        </w:r>
      </w:hyperlink>
    </w:p>
    <w:p w14:paraId="2D91B79D" w14:textId="3C3D7859"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44" w:history="1">
        <w:r w:rsidRPr="00BE716F">
          <w:rPr>
            <w:rStyle w:val="Hyperlink"/>
            <w:rFonts w:eastAsiaTheme="majorEastAsia"/>
            <w:noProof/>
            <w:lang w:val="vi-VN"/>
          </w:rPr>
          <w:t>Hình 1.2 Sơ đồ hoạt động tổng quát của mạng CNN</w:t>
        </w:r>
        <w:r>
          <w:rPr>
            <w:noProof/>
            <w:webHidden/>
          </w:rPr>
          <w:tab/>
        </w:r>
        <w:r>
          <w:rPr>
            <w:noProof/>
            <w:webHidden/>
          </w:rPr>
          <w:fldChar w:fldCharType="begin"/>
        </w:r>
        <w:r>
          <w:rPr>
            <w:noProof/>
            <w:webHidden/>
          </w:rPr>
          <w:instrText xml:space="preserve"> PAGEREF _Toc232541644 \h </w:instrText>
        </w:r>
        <w:r>
          <w:rPr>
            <w:noProof/>
            <w:webHidden/>
          </w:rPr>
        </w:r>
        <w:r>
          <w:rPr>
            <w:noProof/>
            <w:webHidden/>
          </w:rPr>
          <w:fldChar w:fldCharType="separate"/>
        </w:r>
        <w:r>
          <w:rPr>
            <w:noProof/>
            <w:webHidden/>
          </w:rPr>
          <w:t>12</w:t>
        </w:r>
        <w:r>
          <w:rPr>
            <w:noProof/>
            <w:webHidden/>
          </w:rPr>
          <w:fldChar w:fldCharType="end"/>
        </w:r>
      </w:hyperlink>
    </w:p>
    <w:p w14:paraId="4A3DCA31" w14:textId="4F0B1DDA"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45" w:history="1">
        <w:r w:rsidRPr="00BE716F">
          <w:rPr>
            <w:rStyle w:val="Hyperlink"/>
            <w:rFonts w:eastAsiaTheme="majorEastAsia"/>
            <w:noProof/>
          </w:rPr>
          <w:t>Hình 1.3 Vai trò của FastAPI trong hệ thống Plant Disease Detector</w:t>
        </w:r>
        <w:r>
          <w:rPr>
            <w:noProof/>
            <w:webHidden/>
          </w:rPr>
          <w:tab/>
        </w:r>
        <w:r>
          <w:rPr>
            <w:noProof/>
            <w:webHidden/>
          </w:rPr>
          <w:fldChar w:fldCharType="begin"/>
        </w:r>
        <w:r>
          <w:rPr>
            <w:noProof/>
            <w:webHidden/>
          </w:rPr>
          <w:instrText xml:space="preserve"> PAGEREF _Toc232541645 \h </w:instrText>
        </w:r>
        <w:r>
          <w:rPr>
            <w:noProof/>
            <w:webHidden/>
          </w:rPr>
        </w:r>
        <w:r>
          <w:rPr>
            <w:noProof/>
            <w:webHidden/>
          </w:rPr>
          <w:fldChar w:fldCharType="separate"/>
        </w:r>
        <w:r>
          <w:rPr>
            <w:noProof/>
            <w:webHidden/>
          </w:rPr>
          <w:t>16</w:t>
        </w:r>
        <w:r>
          <w:rPr>
            <w:noProof/>
            <w:webHidden/>
          </w:rPr>
          <w:fldChar w:fldCharType="end"/>
        </w:r>
      </w:hyperlink>
    </w:p>
    <w:p w14:paraId="3F829091" w14:textId="1FB0D8E8"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46" w:history="1">
        <w:r w:rsidRPr="00BE716F">
          <w:rPr>
            <w:rStyle w:val="Hyperlink"/>
            <w:rFonts w:eastAsiaTheme="majorEastAsia"/>
            <w:noProof/>
          </w:rPr>
          <w:t>Hình 2.1 Biểu đồ usecase tổng quan</w:t>
        </w:r>
        <w:r>
          <w:rPr>
            <w:noProof/>
            <w:webHidden/>
          </w:rPr>
          <w:tab/>
        </w:r>
        <w:r>
          <w:rPr>
            <w:noProof/>
            <w:webHidden/>
          </w:rPr>
          <w:fldChar w:fldCharType="begin"/>
        </w:r>
        <w:r>
          <w:rPr>
            <w:noProof/>
            <w:webHidden/>
          </w:rPr>
          <w:instrText xml:space="preserve"> PAGEREF _Toc232541646 \h </w:instrText>
        </w:r>
        <w:r>
          <w:rPr>
            <w:noProof/>
            <w:webHidden/>
          </w:rPr>
        </w:r>
        <w:r>
          <w:rPr>
            <w:noProof/>
            <w:webHidden/>
          </w:rPr>
          <w:fldChar w:fldCharType="separate"/>
        </w:r>
        <w:r>
          <w:rPr>
            <w:noProof/>
            <w:webHidden/>
          </w:rPr>
          <w:t>21</w:t>
        </w:r>
        <w:r>
          <w:rPr>
            <w:noProof/>
            <w:webHidden/>
          </w:rPr>
          <w:fldChar w:fldCharType="end"/>
        </w:r>
      </w:hyperlink>
    </w:p>
    <w:p w14:paraId="0EF0F18E" w14:textId="78ADACE4"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47" w:history="1">
        <w:r w:rsidRPr="00BE716F">
          <w:rPr>
            <w:rStyle w:val="Hyperlink"/>
            <w:rFonts w:eastAsiaTheme="majorEastAsia"/>
            <w:noProof/>
          </w:rPr>
          <w:t>Hình 2.2 Usecase phân rã chức năng “Quản lý lịch sử chẩn đoán”</w:t>
        </w:r>
        <w:r>
          <w:rPr>
            <w:noProof/>
            <w:webHidden/>
          </w:rPr>
          <w:tab/>
        </w:r>
        <w:r>
          <w:rPr>
            <w:noProof/>
            <w:webHidden/>
          </w:rPr>
          <w:fldChar w:fldCharType="begin"/>
        </w:r>
        <w:r>
          <w:rPr>
            <w:noProof/>
            <w:webHidden/>
          </w:rPr>
          <w:instrText xml:space="preserve"> PAGEREF _Toc232541647 \h </w:instrText>
        </w:r>
        <w:r>
          <w:rPr>
            <w:noProof/>
            <w:webHidden/>
          </w:rPr>
        </w:r>
        <w:r>
          <w:rPr>
            <w:noProof/>
            <w:webHidden/>
          </w:rPr>
          <w:fldChar w:fldCharType="separate"/>
        </w:r>
        <w:r>
          <w:rPr>
            <w:noProof/>
            <w:webHidden/>
          </w:rPr>
          <w:t>22</w:t>
        </w:r>
        <w:r>
          <w:rPr>
            <w:noProof/>
            <w:webHidden/>
          </w:rPr>
          <w:fldChar w:fldCharType="end"/>
        </w:r>
      </w:hyperlink>
    </w:p>
    <w:p w14:paraId="4C6F971F" w14:textId="5502BADC"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48" w:history="1">
        <w:r w:rsidRPr="00BE716F">
          <w:rPr>
            <w:rStyle w:val="Hyperlink"/>
            <w:rFonts w:eastAsiaTheme="majorEastAsia"/>
            <w:noProof/>
          </w:rPr>
          <w:t>Hình 2.3 Usecase phân rã chức năng “Chẩn đoán bệnh trên lá”</w:t>
        </w:r>
        <w:r>
          <w:rPr>
            <w:noProof/>
            <w:webHidden/>
          </w:rPr>
          <w:tab/>
        </w:r>
        <w:r>
          <w:rPr>
            <w:noProof/>
            <w:webHidden/>
          </w:rPr>
          <w:fldChar w:fldCharType="begin"/>
        </w:r>
        <w:r>
          <w:rPr>
            <w:noProof/>
            <w:webHidden/>
          </w:rPr>
          <w:instrText xml:space="preserve"> PAGEREF _Toc232541648 \h </w:instrText>
        </w:r>
        <w:r>
          <w:rPr>
            <w:noProof/>
            <w:webHidden/>
          </w:rPr>
        </w:r>
        <w:r>
          <w:rPr>
            <w:noProof/>
            <w:webHidden/>
          </w:rPr>
          <w:fldChar w:fldCharType="separate"/>
        </w:r>
        <w:r>
          <w:rPr>
            <w:noProof/>
            <w:webHidden/>
          </w:rPr>
          <w:t>22</w:t>
        </w:r>
        <w:r>
          <w:rPr>
            <w:noProof/>
            <w:webHidden/>
          </w:rPr>
          <w:fldChar w:fldCharType="end"/>
        </w:r>
      </w:hyperlink>
    </w:p>
    <w:p w14:paraId="7005657D" w14:textId="75F883AA"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49" w:history="1">
        <w:r w:rsidRPr="00BE716F">
          <w:rPr>
            <w:rStyle w:val="Hyperlink"/>
            <w:rFonts w:eastAsiaTheme="majorEastAsia"/>
            <w:noProof/>
          </w:rPr>
          <w:t>Hình 2.4 Usecase phân rã chức năng “Xem thông tin &amp; Tra cứu bệnh</w:t>
        </w:r>
        <w:r>
          <w:rPr>
            <w:noProof/>
            <w:webHidden/>
          </w:rPr>
          <w:tab/>
        </w:r>
        <w:r>
          <w:rPr>
            <w:noProof/>
            <w:webHidden/>
          </w:rPr>
          <w:fldChar w:fldCharType="begin"/>
        </w:r>
        <w:r>
          <w:rPr>
            <w:noProof/>
            <w:webHidden/>
          </w:rPr>
          <w:instrText xml:space="preserve"> PAGEREF _Toc232541649 \h </w:instrText>
        </w:r>
        <w:r>
          <w:rPr>
            <w:noProof/>
            <w:webHidden/>
          </w:rPr>
        </w:r>
        <w:r>
          <w:rPr>
            <w:noProof/>
            <w:webHidden/>
          </w:rPr>
          <w:fldChar w:fldCharType="separate"/>
        </w:r>
        <w:r>
          <w:rPr>
            <w:noProof/>
            <w:webHidden/>
          </w:rPr>
          <w:t>22</w:t>
        </w:r>
        <w:r>
          <w:rPr>
            <w:noProof/>
            <w:webHidden/>
          </w:rPr>
          <w:fldChar w:fldCharType="end"/>
        </w:r>
      </w:hyperlink>
    </w:p>
    <w:p w14:paraId="1A135576" w14:textId="48005CC5"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0" w:history="1">
        <w:r w:rsidRPr="00BE716F">
          <w:rPr>
            <w:rStyle w:val="Hyperlink"/>
            <w:rFonts w:eastAsiaTheme="majorEastAsia"/>
            <w:noProof/>
          </w:rPr>
          <w:t>Hình 2.5 Usecase phân rã chức năng “Quản lý tài khoản”</w:t>
        </w:r>
        <w:r>
          <w:rPr>
            <w:noProof/>
            <w:webHidden/>
          </w:rPr>
          <w:tab/>
        </w:r>
        <w:r>
          <w:rPr>
            <w:noProof/>
            <w:webHidden/>
          </w:rPr>
          <w:fldChar w:fldCharType="begin"/>
        </w:r>
        <w:r>
          <w:rPr>
            <w:noProof/>
            <w:webHidden/>
          </w:rPr>
          <w:instrText xml:space="preserve"> PAGEREF _Toc232541650 \h </w:instrText>
        </w:r>
        <w:r>
          <w:rPr>
            <w:noProof/>
            <w:webHidden/>
          </w:rPr>
        </w:r>
        <w:r>
          <w:rPr>
            <w:noProof/>
            <w:webHidden/>
          </w:rPr>
          <w:fldChar w:fldCharType="separate"/>
        </w:r>
        <w:r>
          <w:rPr>
            <w:noProof/>
            <w:webHidden/>
          </w:rPr>
          <w:t>23</w:t>
        </w:r>
        <w:r>
          <w:rPr>
            <w:noProof/>
            <w:webHidden/>
          </w:rPr>
          <w:fldChar w:fldCharType="end"/>
        </w:r>
      </w:hyperlink>
    </w:p>
    <w:p w14:paraId="72C25CD1" w14:textId="66BBC105"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1" w:history="1">
        <w:r w:rsidRPr="00BE716F">
          <w:rPr>
            <w:rStyle w:val="Hyperlink"/>
            <w:rFonts w:eastAsiaTheme="majorEastAsia"/>
            <w:noProof/>
          </w:rPr>
          <w:t>Hình 2.6 Usecase phân rã chức năng “Thẩm định kết quả</w:t>
        </w:r>
        <w:r>
          <w:rPr>
            <w:noProof/>
            <w:webHidden/>
          </w:rPr>
          <w:tab/>
        </w:r>
        <w:r>
          <w:rPr>
            <w:noProof/>
            <w:webHidden/>
          </w:rPr>
          <w:fldChar w:fldCharType="begin"/>
        </w:r>
        <w:r>
          <w:rPr>
            <w:noProof/>
            <w:webHidden/>
          </w:rPr>
          <w:instrText xml:space="preserve"> PAGEREF _Toc232541651 \h </w:instrText>
        </w:r>
        <w:r>
          <w:rPr>
            <w:noProof/>
            <w:webHidden/>
          </w:rPr>
        </w:r>
        <w:r>
          <w:rPr>
            <w:noProof/>
            <w:webHidden/>
          </w:rPr>
          <w:fldChar w:fldCharType="separate"/>
        </w:r>
        <w:r>
          <w:rPr>
            <w:noProof/>
            <w:webHidden/>
          </w:rPr>
          <w:t>23</w:t>
        </w:r>
        <w:r>
          <w:rPr>
            <w:noProof/>
            <w:webHidden/>
          </w:rPr>
          <w:fldChar w:fldCharType="end"/>
        </w:r>
      </w:hyperlink>
    </w:p>
    <w:p w14:paraId="256FACAC" w14:textId="472733B5"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2" w:history="1">
        <w:r w:rsidRPr="00BE716F">
          <w:rPr>
            <w:rStyle w:val="Hyperlink"/>
            <w:rFonts w:eastAsiaTheme="majorEastAsia"/>
            <w:noProof/>
          </w:rPr>
          <w:t>Hình 2.7 Usecase phân rã chức năng “Mở rộng và Tiện ích</w:t>
        </w:r>
        <w:r>
          <w:rPr>
            <w:noProof/>
            <w:webHidden/>
          </w:rPr>
          <w:tab/>
        </w:r>
        <w:r>
          <w:rPr>
            <w:noProof/>
            <w:webHidden/>
          </w:rPr>
          <w:fldChar w:fldCharType="begin"/>
        </w:r>
        <w:r>
          <w:rPr>
            <w:noProof/>
            <w:webHidden/>
          </w:rPr>
          <w:instrText xml:space="preserve"> PAGEREF _Toc232541652 \h </w:instrText>
        </w:r>
        <w:r>
          <w:rPr>
            <w:noProof/>
            <w:webHidden/>
          </w:rPr>
        </w:r>
        <w:r>
          <w:rPr>
            <w:noProof/>
            <w:webHidden/>
          </w:rPr>
          <w:fldChar w:fldCharType="separate"/>
        </w:r>
        <w:r>
          <w:rPr>
            <w:noProof/>
            <w:webHidden/>
          </w:rPr>
          <w:t>24</w:t>
        </w:r>
        <w:r>
          <w:rPr>
            <w:noProof/>
            <w:webHidden/>
          </w:rPr>
          <w:fldChar w:fldCharType="end"/>
        </w:r>
      </w:hyperlink>
    </w:p>
    <w:p w14:paraId="484007F1" w14:textId="7CB3E4F3"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3" w:history="1">
        <w:r w:rsidRPr="00BE716F">
          <w:rPr>
            <w:rStyle w:val="Hyperlink"/>
            <w:rFonts w:eastAsiaTheme="majorEastAsia"/>
            <w:noProof/>
          </w:rPr>
          <w:t>Hình 2.8 Biểu đồ hoạt động chức năng đăng ký</w:t>
        </w:r>
        <w:r>
          <w:rPr>
            <w:noProof/>
            <w:webHidden/>
          </w:rPr>
          <w:tab/>
        </w:r>
        <w:r>
          <w:rPr>
            <w:noProof/>
            <w:webHidden/>
          </w:rPr>
          <w:fldChar w:fldCharType="begin"/>
        </w:r>
        <w:r>
          <w:rPr>
            <w:noProof/>
            <w:webHidden/>
          </w:rPr>
          <w:instrText xml:space="preserve"> PAGEREF _Toc232541653 \h </w:instrText>
        </w:r>
        <w:r>
          <w:rPr>
            <w:noProof/>
            <w:webHidden/>
          </w:rPr>
        </w:r>
        <w:r>
          <w:rPr>
            <w:noProof/>
            <w:webHidden/>
          </w:rPr>
          <w:fldChar w:fldCharType="separate"/>
        </w:r>
        <w:r>
          <w:rPr>
            <w:noProof/>
            <w:webHidden/>
          </w:rPr>
          <w:t>41</w:t>
        </w:r>
        <w:r>
          <w:rPr>
            <w:noProof/>
            <w:webHidden/>
          </w:rPr>
          <w:fldChar w:fldCharType="end"/>
        </w:r>
      </w:hyperlink>
    </w:p>
    <w:p w14:paraId="5B7D9100" w14:textId="289C232D"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4" w:history="1">
        <w:r w:rsidRPr="00BE716F">
          <w:rPr>
            <w:rStyle w:val="Hyperlink"/>
            <w:rFonts w:eastAsiaTheme="majorEastAsia"/>
            <w:noProof/>
          </w:rPr>
          <w:t xml:space="preserve"> Hình 2.9 Biểu đồ hoạt động chức năng đăng nhập</w:t>
        </w:r>
        <w:r>
          <w:rPr>
            <w:noProof/>
            <w:webHidden/>
          </w:rPr>
          <w:tab/>
        </w:r>
        <w:r>
          <w:rPr>
            <w:noProof/>
            <w:webHidden/>
          </w:rPr>
          <w:fldChar w:fldCharType="begin"/>
        </w:r>
        <w:r>
          <w:rPr>
            <w:noProof/>
            <w:webHidden/>
          </w:rPr>
          <w:instrText xml:space="preserve"> PAGEREF _Toc232541654 \h </w:instrText>
        </w:r>
        <w:r>
          <w:rPr>
            <w:noProof/>
            <w:webHidden/>
          </w:rPr>
        </w:r>
        <w:r>
          <w:rPr>
            <w:noProof/>
            <w:webHidden/>
          </w:rPr>
          <w:fldChar w:fldCharType="separate"/>
        </w:r>
        <w:r>
          <w:rPr>
            <w:noProof/>
            <w:webHidden/>
          </w:rPr>
          <w:t>42</w:t>
        </w:r>
        <w:r>
          <w:rPr>
            <w:noProof/>
            <w:webHidden/>
          </w:rPr>
          <w:fldChar w:fldCharType="end"/>
        </w:r>
      </w:hyperlink>
    </w:p>
    <w:p w14:paraId="7B308EC7" w14:textId="464A5D7C"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5" w:history="1">
        <w:r w:rsidRPr="00BE716F">
          <w:rPr>
            <w:rStyle w:val="Hyperlink"/>
            <w:rFonts w:eastAsiaTheme="majorEastAsia"/>
            <w:noProof/>
          </w:rPr>
          <w:t>Hình 2.10 Biểu đồ hoạt động chức năng quên mật khẩu</w:t>
        </w:r>
        <w:r>
          <w:rPr>
            <w:noProof/>
            <w:webHidden/>
          </w:rPr>
          <w:tab/>
        </w:r>
        <w:r>
          <w:rPr>
            <w:noProof/>
            <w:webHidden/>
          </w:rPr>
          <w:fldChar w:fldCharType="begin"/>
        </w:r>
        <w:r>
          <w:rPr>
            <w:noProof/>
            <w:webHidden/>
          </w:rPr>
          <w:instrText xml:space="preserve"> PAGEREF _Toc232541655 \h </w:instrText>
        </w:r>
        <w:r>
          <w:rPr>
            <w:noProof/>
            <w:webHidden/>
          </w:rPr>
        </w:r>
        <w:r>
          <w:rPr>
            <w:noProof/>
            <w:webHidden/>
          </w:rPr>
          <w:fldChar w:fldCharType="separate"/>
        </w:r>
        <w:r>
          <w:rPr>
            <w:noProof/>
            <w:webHidden/>
          </w:rPr>
          <w:t>43</w:t>
        </w:r>
        <w:r>
          <w:rPr>
            <w:noProof/>
            <w:webHidden/>
          </w:rPr>
          <w:fldChar w:fldCharType="end"/>
        </w:r>
      </w:hyperlink>
    </w:p>
    <w:p w14:paraId="10E26A12" w14:textId="5DAC0A72"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6" w:history="1">
        <w:r w:rsidRPr="00BE716F">
          <w:rPr>
            <w:rStyle w:val="Hyperlink"/>
            <w:rFonts w:eastAsiaTheme="majorEastAsia"/>
            <w:noProof/>
          </w:rPr>
          <w:t>Hình 2.11 Biểu đồ hoạt động chức năng chụp/tải ảnh lá cây</w:t>
        </w:r>
        <w:r>
          <w:rPr>
            <w:noProof/>
            <w:webHidden/>
          </w:rPr>
          <w:tab/>
        </w:r>
        <w:r>
          <w:rPr>
            <w:noProof/>
            <w:webHidden/>
          </w:rPr>
          <w:fldChar w:fldCharType="begin"/>
        </w:r>
        <w:r>
          <w:rPr>
            <w:noProof/>
            <w:webHidden/>
          </w:rPr>
          <w:instrText xml:space="preserve"> PAGEREF _Toc232541656 \h </w:instrText>
        </w:r>
        <w:r>
          <w:rPr>
            <w:noProof/>
            <w:webHidden/>
          </w:rPr>
        </w:r>
        <w:r>
          <w:rPr>
            <w:noProof/>
            <w:webHidden/>
          </w:rPr>
          <w:fldChar w:fldCharType="separate"/>
        </w:r>
        <w:r>
          <w:rPr>
            <w:noProof/>
            <w:webHidden/>
          </w:rPr>
          <w:t>44</w:t>
        </w:r>
        <w:r>
          <w:rPr>
            <w:noProof/>
            <w:webHidden/>
          </w:rPr>
          <w:fldChar w:fldCharType="end"/>
        </w:r>
      </w:hyperlink>
    </w:p>
    <w:p w14:paraId="590BFF17" w14:textId="2ED87F31"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7" w:history="1">
        <w:r w:rsidRPr="00BE716F">
          <w:rPr>
            <w:rStyle w:val="Hyperlink"/>
            <w:rFonts w:eastAsiaTheme="majorEastAsia"/>
            <w:noProof/>
          </w:rPr>
          <w:t>Hình 2.12 Biểu đồ hoạt động chức năng phân loại bệnh</w:t>
        </w:r>
        <w:r>
          <w:rPr>
            <w:noProof/>
            <w:webHidden/>
          </w:rPr>
          <w:tab/>
        </w:r>
        <w:r>
          <w:rPr>
            <w:noProof/>
            <w:webHidden/>
          </w:rPr>
          <w:fldChar w:fldCharType="begin"/>
        </w:r>
        <w:r>
          <w:rPr>
            <w:noProof/>
            <w:webHidden/>
          </w:rPr>
          <w:instrText xml:space="preserve"> PAGEREF _Toc232541657 \h </w:instrText>
        </w:r>
        <w:r>
          <w:rPr>
            <w:noProof/>
            <w:webHidden/>
          </w:rPr>
        </w:r>
        <w:r>
          <w:rPr>
            <w:noProof/>
            <w:webHidden/>
          </w:rPr>
          <w:fldChar w:fldCharType="separate"/>
        </w:r>
        <w:r>
          <w:rPr>
            <w:noProof/>
            <w:webHidden/>
          </w:rPr>
          <w:t>45</w:t>
        </w:r>
        <w:r>
          <w:rPr>
            <w:noProof/>
            <w:webHidden/>
          </w:rPr>
          <w:fldChar w:fldCharType="end"/>
        </w:r>
      </w:hyperlink>
    </w:p>
    <w:p w14:paraId="3C460B4B" w14:textId="69A76399"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8" w:history="1">
        <w:r w:rsidRPr="00BE716F">
          <w:rPr>
            <w:rStyle w:val="Hyperlink"/>
            <w:rFonts w:eastAsiaTheme="majorEastAsia"/>
            <w:noProof/>
          </w:rPr>
          <w:t>Hình 2.13Biểu đồ hoạt động chức năng báo cáo kết quả</w:t>
        </w:r>
        <w:r>
          <w:rPr>
            <w:noProof/>
            <w:webHidden/>
          </w:rPr>
          <w:tab/>
        </w:r>
        <w:r>
          <w:rPr>
            <w:noProof/>
            <w:webHidden/>
          </w:rPr>
          <w:fldChar w:fldCharType="begin"/>
        </w:r>
        <w:r>
          <w:rPr>
            <w:noProof/>
            <w:webHidden/>
          </w:rPr>
          <w:instrText xml:space="preserve"> PAGEREF _Toc232541658 \h </w:instrText>
        </w:r>
        <w:r>
          <w:rPr>
            <w:noProof/>
            <w:webHidden/>
          </w:rPr>
        </w:r>
        <w:r>
          <w:rPr>
            <w:noProof/>
            <w:webHidden/>
          </w:rPr>
          <w:fldChar w:fldCharType="separate"/>
        </w:r>
        <w:r>
          <w:rPr>
            <w:noProof/>
            <w:webHidden/>
          </w:rPr>
          <w:t>46</w:t>
        </w:r>
        <w:r>
          <w:rPr>
            <w:noProof/>
            <w:webHidden/>
          </w:rPr>
          <w:fldChar w:fldCharType="end"/>
        </w:r>
      </w:hyperlink>
    </w:p>
    <w:p w14:paraId="662C1256" w14:textId="187BC0F4"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59" w:history="1">
        <w:r w:rsidRPr="00BE716F">
          <w:rPr>
            <w:rStyle w:val="Hyperlink"/>
            <w:rFonts w:eastAsiaTheme="majorEastAsia"/>
            <w:noProof/>
          </w:rPr>
          <w:t>Hình 2.14 Biểu đồ hoạt động chức năng lưu lịch sử chẩn đoán</w:t>
        </w:r>
        <w:r>
          <w:rPr>
            <w:noProof/>
            <w:webHidden/>
          </w:rPr>
          <w:tab/>
        </w:r>
        <w:r>
          <w:rPr>
            <w:noProof/>
            <w:webHidden/>
          </w:rPr>
          <w:fldChar w:fldCharType="begin"/>
        </w:r>
        <w:r>
          <w:rPr>
            <w:noProof/>
            <w:webHidden/>
          </w:rPr>
          <w:instrText xml:space="preserve"> PAGEREF _Toc232541659 \h </w:instrText>
        </w:r>
        <w:r>
          <w:rPr>
            <w:noProof/>
            <w:webHidden/>
          </w:rPr>
        </w:r>
        <w:r>
          <w:rPr>
            <w:noProof/>
            <w:webHidden/>
          </w:rPr>
          <w:fldChar w:fldCharType="separate"/>
        </w:r>
        <w:r>
          <w:rPr>
            <w:noProof/>
            <w:webHidden/>
          </w:rPr>
          <w:t>46</w:t>
        </w:r>
        <w:r>
          <w:rPr>
            <w:noProof/>
            <w:webHidden/>
          </w:rPr>
          <w:fldChar w:fldCharType="end"/>
        </w:r>
      </w:hyperlink>
    </w:p>
    <w:p w14:paraId="43C86221" w14:textId="60916471"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0" w:history="1">
        <w:r w:rsidRPr="00BE716F">
          <w:rPr>
            <w:rStyle w:val="Hyperlink"/>
            <w:rFonts w:eastAsiaTheme="majorEastAsia"/>
            <w:noProof/>
          </w:rPr>
          <w:t>Hình 2.15 Biểu đồ hoạt động chức năng xem và lọc lịch sử</w:t>
        </w:r>
        <w:r>
          <w:rPr>
            <w:noProof/>
            <w:webHidden/>
          </w:rPr>
          <w:tab/>
        </w:r>
        <w:r>
          <w:rPr>
            <w:noProof/>
            <w:webHidden/>
          </w:rPr>
          <w:fldChar w:fldCharType="begin"/>
        </w:r>
        <w:r>
          <w:rPr>
            <w:noProof/>
            <w:webHidden/>
          </w:rPr>
          <w:instrText xml:space="preserve"> PAGEREF _Toc232541660 \h </w:instrText>
        </w:r>
        <w:r>
          <w:rPr>
            <w:noProof/>
            <w:webHidden/>
          </w:rPr>
        </w:r>
        <w:r>
          <w:rPr>
            <w:noProof/>
            <w:webHidden/>
          </w:rPr>
          <w:fldChar w:fldCharType="separate"/>
        </w:r>
        <w:r>
          <w:rPr>
            <w:noProof/>
            <w:webHidden/>
          </w:rPr>
          <w:t>47</w:t>
        </w:r>
        <w:r>
          <w:rPr>
            <w:noProof/>
            <w:webHidden/>
          </w:rPr>
          <w:fldChar w:fldCharType="end"/>
        </w:r>
      </w:hyperlink>
    </w:p>
    <w:p w14:paraId="7969739C" w14:textId="29F0BE3E"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1" w:history="1">
        <w:r w:rsidRPr="00BE716F">
          <w:rPr>
            <w:rStyle w:val="Hyperlink"/>
            <w:rFonts w:eastAsiaTheme="majorEastAsia"/>
            <w:noProof/>
          </w:rPr>
          <w:t>Hình 2.16 Biểu đồ hoạt động chức năng tra cứu từ điển bệnh lý</w:t>
        </w:r>
        <w:r>
          <w:rPr>
            <w:noProof/>
            <w:webHidden/>
          </w:rPr>
          <w:tab/>
        </w:r>
        <w:r>
          <w:rPr>
            <w:noProof/>
            <w:webHidden/>
          </w:rPr>
          <w:fldChar w:fldCharType="begin"/>
        </w:r>
        <w:r>
          <w:rPr>
            <w:noProof/>
            <w:webHidden/>
          </w:rPr>
          <w:instrText xml:space="preserve"> PAGEREF _Toc232541661 \h </w:instrText>
        </w:r>
        <w:r>
          <w:rPr>
            <w:noProof/>
            <w:webHidden/>
          </w:rPr>
        </w:r>
        <w:r>
          <w:rPr>
            <w:noProof/>
            <w:webHidden/>
          </w:rPr>
          <w:fldChar w:fldCharType="separate"/>
        </w:r>
        <w:r>
          <w:rPr>
            <w:noProof/>
            <w:webHidden/>
          </w:rPr>
          <w:t>48</w:t>
        </w:r>
        <w:r>
          <w:rPr>
            <w:noProof/>
            <w:webHidden/>
          </w:rPr>
          <w:fldChar w:fldCharType="end"/>
        </w:r>
      </w:hyperlink>
    </w:p>
    <w:p w14:paraId="5D852FE4" w14:textId="7AA5807A"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2" w:history="1">
        <w:r w:rsidRPr="00BE716F">
          <w:rPr>
            <w:rStyle w:val="Hyperlink"/>
            <w:rFonts w:eastAsiaTheme="majorEastAsia"/>
            <w:noProof/>
          </w:rPr>
          <w:t>Hình 2.17 Biểu đồ hoạt động chức năng thẩm định kết quả chẩn đoán</w:t>
        </w:r>
        <w:r>
          <w:rPr>
            <w:noProof/>
            <w:webHidden/>
          </w:rPr>
          <w:tab/>
        </w:r>
        <w:r>
          <w:rPr>
            <w:noProof/>
            <w:webHidden/>
          </w:rPr>
          <w:fldChar w:fldCharType="begin"/>
        </w:r>
        <w:r>
          <w:rPr>
            <w:noProof/>
            <w:webHidden/>
          </w:rPr>
          <w:instrText xml:space="preserve"> PAGEREF _Toc232541662 \h </w:instrText>
        </w:r>
        <w:r>
          <w:rPr>
            <w:noProof/>
            <w:webHidden/>
          </w:rPr>
        </w:r>
        <w:r>
          <w:rPr>
            <w:noProof/>
            <w:webHidden/>
          </w:rPr>
          <w:fldChar w:fldCharType="separate"/>
        </w:r>
        <w:r>
          <w:rPr>
            <w:noProof/>
            <w:webHidden/>
          </w:rPr>
          <w:t>49</w:t>
        </w:r>
        <w:r>
          <w:rPr>
            <w:noProof/>
            <w:webHidden/>
          </w:rPr>
          <w:fldChar w:fldCharType="end"/>
        </w:r>
      </w:hyperlink>
    </w:p>
    <w:p w14:paraId="598B205C" w14:textId="039007E8"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3" w:history="1">
        <w:r w:rsidRPr="00BE716F">
          <w:rPr>
            <w:rStyle w:val="Hyperlink"/>
            <w:rFonts w:eastAsiaTheme="majorEastAsia"/>
            <w:noProof/>
          </w:rPr>
          <w:t>Hình 2.18 Biểu đồ hoạt động chức năng hỏi đáp &amp; tư vấn</w:t>
        </w:r>
        <w:r>
          <w:rPr>
            <w:noProof/>
            <w:webHidden/>
          </w:rPr>
          <w:tab/>
        </w:r>
        <w:r>
          <w:rPr>
            <w:noProof/>
            <w:webHidden/>
          </w:rPr>
          <w:fldChar w:fldCharType="begin"/>
        </w:r>
        <w:r>
          <w:rPr>
            <w:noProof/>
            <w:webHidden/>
          </w:rPr>
          <w:instrText xml:space="preserve"> PAGEREF _Toc232541663 \h </w:instrText>
        </w:r>
        <w:r>
          <w:rPr>
            <w:noProof/>
            <w:webHidden/>
          </w:rPr>
        </w:r>
        <w:r>
          <w:rPr>
            <w:noProof/>
            <w:webHidden/>
          </w:rPr>
          <w:fldChar w:fldCharType="separate"/>
        </w:r>
        <w:r>
          <w:rPr>
            <w:noProof/>
            <w:webHidden/>
          </w:rPr>
          <w:t>50</w:t>
        </w:r>
        <w:r>
          <w:rPr>
            <w:noProof/>
            <w:webHidden/>
          </w:rPr>
          <w:fldChar w:fldCharType="end"/>
        </w:r>
      </w:hyperlink>
    </w:p>
    <w:p w14:paraId="49653DCA" w14:textId="5D0F905F"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4" w:history="1">
        <w:r w:rsidRPr="00BE716F">
          <w:rPr>
            <w:rStyle w:val="Hyperlink"/>
            <w:rFonts w:eastAsiaTheme="majorEastAsia"/>
            <w:noProof/>
          </w:rPr>
          <w:t>Hình 2.19 Biểu đồ hoạt động chức năng bản đồ vùng dịch</w:t>
        </w:r>
        <w:r>
          <w:rPr>
            <w:noProof/>
            <w:webHidden/>
          </w:rPr>
          <w:tab/>
        </w:r>
        <w:r>
          <w:rPr>
            <w:noProof/>
            <w:webHidden/>
          </w:rPr>
          <w:fldChar w:fldCharType="begin"/>
        </w:r>
        <w:r>
          <w:rPr>
            <w:noProof/>
            <w:webHidden/>
          </w:rPr>
          <w:instrText xml:space="preserve"> PAGEREF _Toc232541664 \h </w:instrText>
        </w:r>
        <w:r>
          <w:rPr>
            <w:noProof/>
            <w:webHidden/>
          </w:rPr>
        </w:r>
        <w:r>
          <w:rPr>
            <w:noProof/>
            <w:webHidden/>
          </w:rPr>
          <w:fldChar w:fldCharType="separate"/>
        </w:r>
        <w:r>
          <w:rPr>
            <w:noProof/>
            <w:webHidden/>
          </w:rPr>
          <w:t>51</w:t>
        </w:r>
        <w:r>
          <w:rPr>
            <w:noProof/>
            <w:webHidden/>
          </w:rPr>
          <w:fldChar w:fldCharType="end"/>
        </w:r>
      </w:hyperlink>
    </w:p>
    <w:p w14:paraId="4C005C74" w14:textId="239F6EA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5" w:history="1">
        <w:r w:rsidRPr="00BE716F">
          <w:rPr>
            <w:rStyle w:val="Hyperlink"/>
            <w:rFonts w:eastAsiaTheme="majorEastAsia"/>
            <w:noProof/>
          </w:rPr>
          <w:t>Hình 2.20 Biểu đồ tuần tự chức năng đăng ký</w:t>
        </w:r>
        <w:r>
          <w:rPr>
            <w:noProof/>
            <w:webHidden/>
          </w:rPr>
          <w:tab/>
        </w:r>
        <w:r>
          <w:rPr>
            <w:noProof/>
            <w:webHidden/>
          </w:rPr>
          <w:fldChar w:fldCharType="begin"/>
        </w:r>
        <w:r>
          <w:rPr>
            <w:noProof/>
            <w:webHidden/>
          </w:rPr>
          <w:instrText xml:space="preserve"> PAGEREF _Toc232541665 \h </w:instrText>
        </w:r>
        <w:r>
          <w:rPr>
            <w:noProof/>
            <w:webHidden/>
          </w:rPr>
        </w:r>
        <w:r>
          <w:rPr>
            <w:noProof/>
            <w:webHidden/>
          </w:rPr>
          <w:fldChar w:fldCharType="separate"/>
        </w:r>
        <w:r>
          <w:rPr>
            <w:noProof/>
            <w:webHidden/>
          </w:rPr>
          <w:t>52</w:t>
        </w:r>
        <w:r>
          <w:rPr>
            <w:noProof/>
            <w:webHidden/>
          </w:rPr>
          <w:fldChar w:fldCharType="end"/>
        </w:r>
      </w:hyperlink>
    </w:p>
    <w:p w14:paraId="44E7A176" w14:textId="466C1419"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6" w:history="1">
        <w:r w:rsidRPr="00BE716F">
          <w:rPr>
            <w:rStyle w:val="Hyperlink"/>
            <w:rFonts w:eastAsiaTheme="majorEastAsia"/>
            <w:noProof/>
          </w:rPr>
          <w:t>Hình 2.21 Biểu đồ tuần tự chức năng đăng nhập</w:t>
        </w:r>
        <w:r>
          <w:rPr>
            <w:noProof/>
            <w:webHidden/>
          </w:rPr>
          <w:tab/>
        </w:r>
        <w:r>
          <w:rPr>
            <w:noProof/>
            <w:webHidden/>
          </w:rPr>
          <w:fldChar w:fldCharType="begin"/>
        </w:r>
        <w:r>
          <w:rPr>
            <w:noProof/>
            <w:webHidden/>
          </w:rPr>
          <w:instrText xml:space="preserve"> PAGEREF _Toc232541666 \h </w:instrText>
        </w:r>
        <w:r>
          <w:rPr>
            <w:noProof/>
            <w:webHidden/>
          </w:rPr>
        </w:r>
        <w:r>
          <w:rPr>
            <w:noProof/>
            <w:webHidden/>
          </w:rPr>
          <w:fldChar w:fldCharType="separate"/>
        </w:r>
        <w:r>
          <w:rPr>
            <w:noProof/>
            <w:webHidden/>
          </w:rPr>
          <w:t>52</w:t>
        </w:r>
        <w:r>
          <w:rPr>
            <w:noProof/>
            <w:webHidden/>
          </w:rPr>
          <w:fldChar w:fldCharType="end"/>
        </w:r>
      </w:hyperlink>
    </w:p>
    <w:p w14:paraId="052A051C" w14:textId="74BBBF87"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7" w:history="1">
        <w:r w:rsidRPr="00BE716F">
          <w:rPr>
            <w:rStyle w:val="Hyperlink"/>
            <w:rFonts w:eastAsiaTheme="majorEastAsia"/>
            <w:noProof/>
          </w:rPr>
          <w:t>Hình 2.22 Biểu đồ tuần tự chức năng quên mật khẩu</w:t>
        </w:r>
        <w:r>
          <w:rPr>
            <w:noProof/>
            <w:webHidden/>
          </w:rPr>
          <w:tab/>
        </w:r>
        <w:r>
          <w:rPr>
            <w:noProof/>
            <w:webHidden/>
          </w:rPr>
          <w:fldChar w:fldCharType="begin"/>
        </w:r>
        <w:r>
          <w:rPr>
            <w:noProof/>
            <w:webHidden/>
          </w:rPr>
          <w:instrText xml:space="preserve"> PAGEREF _Toc232541667 \h </w:instrText>
        </w:r>
        <w:r>
          <w:rPr>
            <w:noProof/>
            <w:webHidden/>
          </w:rPr>
        </w:r>
        <w:r>
          <w:rPr>
            <w:noProof/>
            <w:webHidden/>
          </w:rPr>
          <w:fldChar w:fldCharType="separate"/>
        </w:r>
        <w:r>
          <w:rPr>
            <w:noProof/>
            <w:webHidden/>
          </w:rPr>
          <w:t>53</w:t>
        </w:r>
        <w:r>
          <w:rPr>
            <w:noProof/>
            <w:webHidden/>
          </w:rPr>
          <w:fldChar w:fldCharType="end"/>
        </w:r>
      </w:hyperlink>
    </w:p>
    <w:p w14:paraId="3812C376" w14:textId="2AB4AAF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8" w:history="1">
        <w:r w:rsidRPr="00BE716F">
          <w:rPr>
            <w:rStyle w:val="Hyperlink"/>
            <w:rFonts w:eastAsiaTheme="majorEastAsia"/>
            <w:noProof/>
          </w:rPr>
          <w:t>Hình 2.23 Biểu đồ tuần tự chức năng phân loại bệnh từ ảnh</w:t>
        </w:r>
        <w:r>
          <w:rPr>
            <w:noProof/>
            <w:webHidden/>
          </w:rPr>
          <w:tab/>
        </w:r>
        <w:r>
          <w:rPr>
            <w:noProof/>
            <w:webHidden/>
          </w:rPr>
          <w:fldChar w:fldCharType="begin"/>
        </w:r>
        <w:r>
          <w:rPr>
            <w:noProof/>
            <w:webHidden/>
          </w:rPr>
          <w:instrText xml:space="preserve"> PAGEREF _Toc232541668 \h </w:instrText>
        </w:r>
        <w:r>
          <w:rPr>
            <w:noProof/>
            <w:webHidden/>
          </w:rPr>
        </w:r>
        <w:r>
          <w:rPr>
            <w:noProof/>
            <w:webHidden/>
          </w:rPr>
          <w:fldChar w:fldCharType="separate"/>
        </w:r>
        <w:r>
          <w:rPr>
            <w:noProof/>
            <w:webHidden/>
          </w:rPr>
          <w:t>54</w:t>
        </w:r>
        <w:r>
          <w:rPr>
            <w:noProof/>
            <w:webHidden/>
          </w:rPr>
          <w:fldChar w:fldCharType="end"/>
        </w:r>
      </w:hyperlink>
    </w:p>
    <w:p w14:paraId="42E159DD" w14:textId="0D67A994"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69" w:history="1">
        <w:r w:rsidRPr="00BE716F">
          <w:rPr>
            <w:rStyle w:val="Hyperlink"/>
            <w:rFonts w:eastAsiaTheme="majorEastAsia"/>
            <w:noProof/>
          </w:rPr>
          <w:t>Hình 2.24 Biểu đồ tuần tự chức năng báo cáo kết quả</w:t>
        </w:r>
        <w:r>
          <w:rPr>
            <w:noProof/>
            <w:webHidden/>
          </w:rPr>
          <w:tab/>
        </w:r>
        <w:r>
          <w:rPr>
            <w:noProof/>
            <w:webHidden/>
          </w:rPr>
          <w:fldChar w:fldCharType="begin"/>
        </w:r>
        <w:r>
          <w:rPr>
            <w:noProof/>
            <w:webHidden/>
          </w:rPr>
          <w:instrText xml:space="preserve"> PAGEREF _Toc232541669 \h </w:instrText>
        </w:r>
        <w:r>
          <w:rPr>
            <w:noProof/>
            <w:webHidden/>
          </w:rPr>
        </w:r>
        <w:r>
          <w:rPr>
            <w:noProof/>
            <w:webHidden/>
          </w:rPr>
          <w:fldChar w:fldCharType="separate"/>
        </w:r>
        <w:r>
          <w:rPr>
            <w:noProof/>
            <w:webHidden/>
          </w:rPr>
          <w:t>55</w:t>
        </w:r>
        <w:r>
          <w:rPr>
            <w:noProof/>
            <w:webHidden/>
          </w:rPr>
          <w:fldChar w:fldCharType="end"/>
        </w:r>
      </w:hyperlink>
    </w:p>
    <w:p w14:paraId="5A413E83" w14:textId="00C784E1"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0" w:history="1">
        <w:r w:rsidRPr="00BE716F">
          <w:rPr>
            <w:rStyle w:val="Hyperlink"/>
            <w:rFonts w:eastAsiaTheme="majorEastAsia"/>
            <w:noProof/>
          </w:rPr>
          <w:t>Hình 2.25 Biểu đồ tuần tự chức năng xem và lọc kết quả</w:t>
        </w:r>
        <w:r>
          <w:rPr>
            <w:noProof/>
            <w:webHidden/>
          </w:rPr>
          <w:tab/>
        </w:r>
        <w:r>
          <w:rPr>
            <w:noProof/>
            <w:webHidden/>
          </w:rPr>
          <w:fldChar w:fldCharType="begin"/>
        </w:r>
        <w:r>
          <w:rPr>
            <w:noProof/>
            <w:webHidden/>
          </w:rPr>
          <w:instrText xml:space="preserve"> PAGEREF _Toc232541670 \h </w:instrText>
        </w:r>
        <w:r>
          <w:rPr>
            <w:noProof/>
            <w:webHidden/>
          </w:rPr>
        </w:r>
        <w:r>
          <w:rPr>
            <w:noProof/>
            <w:webHidden/>
          </w:rPr>
          <w:fldChar w:fldCharType="separate"/>
        </w:r>
        <w:r>
          <w:rPr>
            <w:noProof/>
            <w:webHidden/>
          </w:rPr>
          <w:t>56</w:t>
        </w:r>
        <w:r>
          <w:rPr>
            <w:noProof/>
            <w:webHidden/>
          </w:rPr>
          <w:fldChar w:fldCharType="end"/>
        </w:r>
      </w:hyperlink>
    </w:p>
    <w:p w14:paraId="14080F85" w14:textId="0F262425"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1" w:history="1">
        <w:r w:rsidRPr="00BE716F">
          <w:rPr>
            <w:rStyle w:val="Hyperlink"/>
            <w:rFonts w:eastAsiaTheme="majorEastAsia"/>
            <w:noProof/>
          </w:rPr>
          <w:t>Hình 2.26 Biểu đồ tuần tự chức năng tra cứu từ điển bệnh lý</w:t>
        </w:r>
        <w:r>
          <w:rPr>
            <w:noProof/>
            <w:webHidden/>
          </w:rPr>
          <w:tab/>
        </w:r>
        <w:r>
          <w:rPr>
            <w:noProof/>
            <w:webHidden/>
          </w:rPr>
          <w:fldChar w:fldCharType="begin"/>
        </w:r>
        <w:r>
          <w:rPr>
            <w:noProof/>
            <w:webHidden/>
          </w:rPr>
          <w:instrText xml:space="preserve"> PAGEREF _Toc232541671 \h </w:instrText>
        </w:r>
        <w:r>
          <w:rPr>
            <w:noProof/>
            <w:webHidden/>
          </w:rPr>
        </w:r>
        <w:r>
          <w:rPr>
            <w:noProof/>
            <w:webHidden/>
          </w:rPr>
          <w:fldChar w:fldCharType="separate"/>
        </w:r>
        <w:r>
          <w:rPr>
            <w:noProof/>
            <w:webHidden/>
          </w:rPr>
          <w:t>57</w:t>
        </w:r>
        <w:r>
          <w:rPr>
            <w:noProof/>
            <w:webHidden/>
          </w:rPr>
          <w:fldChar w:fldCharType="end"/>
        </w:r>
      </w:hyperlink>
    </w:p>
    <w:p w14:paraId="14481253" w14:textId="4436143B"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2" w:history="1">
        <w:r w:rsidRPr="00BE716F">
          <w:rPr>
            <w:rStyle w:val="Hyperlink"/>
            <w:rFonts w:eastAsiaTheme="majorEastAsia"/>
            <w:noProof/>
          </w:rPr>
          <w:t>Hình 2.27 Biểu đồ tuần tự chức năng thẩm định kết quả và Huấn luyện lại AI</w:t>
        </w:r>
        <w:r>
          <w:rPr>
            <w:noProof/>
            <w:webHidden/>
          </w:rPr>
          <w:tab/>
        </w:r>
        <w:r>
          <w:rPr>
            <w:noProof/>
            <w:webHidden/>
          </w:rPr>
          <w:fldChar w:fldCharType="begin"/>
        </w:r>
        <w:r>
          <w:rPr>
            <w:noProof/>
            <w:webHidden/>
          </w:rPr>
          <w:instrText xml:space="preserve"> PAGEREF _Toc232541672 \h </w:instrText>
        </w:r>
        <w:r>
          <w:rPr>
            <w:noProof/>
            <w:webHidden/>
          </w:rPr>
        </w:r>
        <w:r>
          <w:rPr>
            <w:noProof/>
            <w:webHidden/>
          </w:rPr>
          <w:fldChar w:fldCharType="separate"/>
        </w:r>
        <w:r>
          <w:rPr>
            <w:noProof/>
            <w:webHidden/>
          </w:rPr>
          <w:t>58</w:t>
        </w:r>
        <w:r>
          <w:rPr>
            <w:noProof/>
            <w:webHidden/>
          </w:rPr>
          <w:fldChar w:fldCharType="end"/>
        </w:r>
      </w:hyperlink>
    </w:p>
    <w:p w14:paraId="2BF3A5B0" w14:textId="17B4A5A9"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3" w:history="1">
        <w:r w:rsidRPr="00BE716F">
          <w:rPr>
            <w:rStyle w:val="Hyperlink"/>
            <w:rFonts w:eastAsiaTheme="majorEastAsia"/>
            <w:noProof/>
          </w:rPr>
          <w:t>Hình 2.28 Biểu đồ tuần tự chức năng giao tiếp Hỗ trợ và Tư vấn</w:t>
        </w:r>
        <w:r>
          <w:rPr>
            <w:noProof/>
            <w:webHidden/>
          </w:rPr>
          <w:tab/>
        </w:r>
        <w:r>
          <w:rPr>
            <w:noProof/>
            <w:webHidden/>
          </w:rPr>
          <w:fldChar w:fldCharType="begin"/>
        </w:r>
        <w:r>
          <w:rPr>
            <w:noProof/>
            <w:webHidden/>
          </w:rPr>
          <w:instrText xml:space="preserve"> PAGEREF _Toc232541673 \h </w:instrText>
        </w:r>
        <w:r>
          <w:rPr>
            <w:noProof/>
            <w:webHidden/>
          </w:rPr>
        </w:r>
        <w:r>
          <w:rPr>
            <w:noProof/>
            <w:webHidden/>
          </w:rPr>
          <w:fldChar w:fldCharType="separate"/>
        </w:r>
        <w:r>
          <w:rPr>
            <w:noProof/>
            <w:webHidden/>
          </w:rPr>
          <w:t>59</w:t>
        </w:r>
        <w:r>
          <w:rPr>
            <w:noProof/>
            <w:webHidden/>
          </w:rPr>
          <w:fldChar w:fldCharType="end"/>
        </w:r>
      </w:hyperlink>
    </w:p>
    <w:p w14:paraId="3D2818DF" w14:textId="266FC23C"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4" w:history="1">
        <w:r w:rsidRPr="00BE716F">
          <w:rPr>
            <w:rStyle w:val="Hyperlink"/>
            <w:rFonts w:eastAsiaTheme="majorEastAsia"/>
            <w:noProof/>
          </w:rPr>
          <w:t>Hình 2.29 Biểu đồ tuần tự chức năng giao xem bản đồ vùng dịch</w:t>
        </w:r>
        <w:r>
          <w:rPr>
            <w:noProof/>
            <w:webHidden/>
          </w:rPr>
          <w:tab/>
        </w:r>
        <w:r>
          <w:rPr>
            <w:noProof/>
            <w:webHidden/>
          </w:rPr>
          <w:fldChar w:fldCharType="begin"/>
        </w:r>
        <w:r>
          <w:rPr>
            <w:noProof/>
            <w:webHidden/>
          </w:rPr>
          <w:instrText xml:space="preserve"> PAGEREF _Toc232541674 \h </w:instrText>
        </w:r>
        <w:r>
          <w:rPr>
            <w:noProof/>
            <w:webHidden/>
          </w:rPr>
        </w:r>
        <w:r>
          <w:rPr>
            <w:noProof/>
            <w:webHidden/>
          </w:rPr>
          <w:fldChar w:fldCharType="separate"/>
        </w:r>
        <w:r>
          <w:rPr>
            <w:noProof/>
            <w:webHidden/>
          </w:rPr>
          <w:t>60</w:t>
        </w:r>
        <w:r>
          <w:rPr>
            <w:noProof/>
            <w:webHidden/>
          </w:rPr>
          <w:fldChar w:fldCharType="end"/>
        </w:r>
      </w:hyperlink>
    </w:p>
    <w:p w14:paraId="464EE4E0" w14:textId="56BEF677"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5" w:history="1">
        <w:r w:rsidRPr="00BE716F">
          <w:rPr>
            <w:rStyle w:val="Hyperlink"/>
            <w:rFonts w:eastAsiaTheme="majorEastAsia"/>
            <w:noProof/>
            <w:lang w:val="vi-VN"/>
          </w:rPr>
          <w:t>Hình 2.30 Cơ sở dữ liệu Nhóm 1</w:t>
        </w:r>
        <w:r>
          <w:rPr>
            <w:noProof/>
            <w:webHidden/>
          </w:rPr>
          <w:tab/>
        </w:r>
        <w:r>
          <w:rPr>
            <w:noProof/>
            <w:webHidden/>
          </w:rPr>
          <w:fldChar w:fldCharType="begin"/>
        </w:r>
        <w:r>
          <w:rPr>
            <w:noProof/>
            <w:webHidden/>
          </w:rPr>
          <w:instrText xml:space="preserve"> PAGEREF _Toc232541675 \h </w:instrText>
        </w:r>
        <w:r>
          <w:rPr>
            <w:noProof/>
            <w:webHidden/>
          </w:rPr>
        </w:r>
        <w:r>
          <w:rPr>
            <w:noProof/>
            <w:webHidden/>
          </w:rPr>
          <w:fldChar w:fldCharType="separate"/>
        </w:r>
        <w:r>
          <w:rPr>
            <w:noProof/>
            <w:webHidden/>
          </w:rPr>
          <w:t>61</w:t>
        </w:r>
        <w:r>
          <w:rPr>
            <w:noProof/>
            <w:webHidden/>
          </w:rPr>
          <w:fldChar w:fldCharType="end"/>
        </w:r>
      </w:hyperlink>
    </w:p>
    <w:p w14:paraId="5BAF3240" w14:textId="22F78130"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6" w:history="1">
        <w:r w:rsidRPr="00BE716F">
          <w:rPr>
            <w:rStyle w:val="Hyperlink"/>
            <w:rFonts w:eastAsiaTheme="majorEastAsia"/>
            <w:noProof/>
            <w:lang w:val="vi-VN"/>
          </w:rPr>
          <w:t>Hình 2.31 Cơ sở dữ liệu Nhóm 2</w:t>
        </w:r>
        <w:r>
          <w:rPr>
            <w:noProof/>
            <w:webHidden/>
          </w:rPr>
          <w:tab/>
        </w:r>
        <w:r>
          <w:rPr>
            <w:noProof/>
            <w:webHidden/>
          </w:rPr>
          <w:fldChar w:fldCharType="begin"/>
        </w:r>
        <w:r>
          <w:rPr>
            <w:noProof/>
            <w:webHidden/>
          </w:rPr>
          <w:instrText xml:space="preserve"> PAGEREF _Toc232541676 \h </w:instrText>
        </w:r>
        <w:r>
          <w:rPr>
            <w:noProof/>
            <w:webHidden/>
          </w:rPr>
        </w:r>
        <w:r>
          <w:rPr>
            <w:noProof/>
            <w:webHidden/>
          </w:rPr>
          <w:fldChar w:fldCharType="separate"/>
        </w:r>
        <w:r>
          <w:rPr>
            <w:noProof/>
            <w:webHidden/>
          </w:rPr>
          <w:t>62</w:t>
        </w:r>
        <w:r>
          <w:rPr>
            <w:noProof/>
            <w:webHidden/>
          </w:rPr>
          <w:fldChar w:fldCharType="end"/>
        </w:r>
      </w:hyperlink>
    </w:p>
    <w:p w14:paraId="6B27A906" w14:textId="45E183AE"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7" w:history="1">
        <w:r w:rsidRPr="00BE716F">
          <w:rPr>
            <w:rStyle w:val="Hyperlink"/>
            <w:rFonts w:eastAsiaTheme="majorEastAsia"/>
            <w:noProof/>
            <w:lang w:val="vi-VN"/>
          </w:rPr>
          <w:t>Hình 2.32 Cơ sở dữ liệu Nhóm 3</w:t>
        </w:r>
        <w:r>
          <w:rPr>
            <w:noProof/>
            <w:webHidden/>
          </w:rPr>
          <w:tab/>
        </w:r>
        <w:r>
          <w:rPr>
            <w:noProof/>
            <w:webHidden/>
          </w:rPr>
          <w:fldChar w:fldCharType="begin"/>
        </w:r>
        <w:r>
          <w:rPr>
            <w:noProof/>
            <w:webHidden/>
          </w:rPr>
          <w:instrText xml:space="preserve"> PAGEREF _Toc232541677 \h </w:instrText>
        </w:r>
        <w:r>
          <w:rPr>
            <w:noProof/>
            <w:webHidden/>
          </w:rPr>
        </w:r>
        <w:r>
          <w:rPr>
            <w:noProof/>
            <w:webHidden/>
          </w:rPr>
          <w:fldChar w:fldCharType="separate"/>
        </w:r>
        <w:r>
          <w:rPr>
            <w:noProof/>
            <w:webHidden/>
          </w:rPr>
          <w:t>63</w:t>
        </w:r>
        <w:r>
          <w:rPr>
            <w:noProof/>
            <w:webHidden/>
          </w:rPr>
          <w:fldChar w:fldCharType="end"/>
        </w:r>
      </w:hyperlink>
    </w:p>
    <w:p w14:paraId="6B8C3AF8" w14:textId="075FFE7D"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8" w:history="1">
        <w:r w:rsidRPr="00BE716F">
          <w:rPr>
            <w:rStyle w:val="Hyperlink"/>
            <w:rFonts w:eastAsiaTheme="majorEastAsia"/>
            <w:noProof/>
            <w:lang w:val="vi-VN"/>
          </w:rPr>
          <w:t>Hình 3.1 Sơ đồ hoạt động thuật toán nhận diện bệnh cây</w:t>
        </w:r>
        <w:r>
          <w:rPr>
            <w:noProof/>
            <w:webHidden/>
          </w:rPr>
          <w:tab/>
        </w:r>
        <w:r>
          <w:rPr>
            <w:noProof/>
            <w:webHidden/>
          </w:rPr>
          <w:fldChar w:fldCharType="begin"/>
        </w:r>
        <w:r>
          <w:rPr>
            <w:noProof/>
            <w:webHidden/>
          </w:rPr>
          <w:instrText xml:space="preserve"> PAGEREF _Toc232541678 \h </w:instrText>
        </w:r>
        <w:r>
          <w:rPr>
            <w:noProof/>
            <w:webHidden/>
          </w:rPr>
        </w:r>
        <w:r>
          <w:rPr>
            <w:noProof/>
            <w:webHidden/>
          </w:rPr>
          <w:fldChar w:fldCharType="separate"/>
        </w:r>
        <w:r>
          <w:rPr>
            <w:noProof/>
            <w:webHidden/>
          </w:rPr>
          <w:t>80</w:t>
        </w:r>
        <w:r>
          <w:rPr>
            <w:noProof/>
            <w:webHidden/>
          </w:rPr>
          <w:fldChar w:fldCharType="end"/>
        </w:r>
      </w:hyperlink>
    </w:p>
    <w:p w14:paraId="7DBF3C98" w14:textId="09956A19"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79" w:history="1">
        <w:r w:rsidRPr="00BE716F">
          <w:rPr>
            <w:rStyle w:val="Hyperlink"/>
            <w:rFonts w:eastAsiaTheme="majorEastAsia"/>
            <w:noProof/>
            <w:lang w:val="vi-VN"/>
          </w:rPr>
          <w:t>Hình 3.2 Biểu đồ Accuracy &amp; Loss</w:t>
        </w:r>
        <w:r>
          <w:rPr>
            <w:noProof/>
            <w:webHidden/>
          </w:rPr>
          <w:tab/>
        </w:r>
        <w:r>
          <w:rPr>
            <w:noProof/>
            <w:webHidden/>
          </w:rPr>
          <w:fldChar w:fldCharType="begin"/>
        </w:r>
        <w:r>
          <w:rPr>
            <w:noProof/>
            <w:webHidden/>
          </w:rPr>
          <w:instrText xml:space="preserve"> PAGEREF _Toc232541679 \h </w:instrText>
        </w:r>
        <w:r>
          <w:rPr>
            <w:noProof/>
            <w:webHidden/>
          </w:rPr>
        </w:r>
        <w:r>
          <w:rPr>
            <w:noProof/>
            <w:webHidden/>
          </w:rPr>
          <w:fldChar w:fldCharType="separate"/>
        </w:r>
        <w:r>
          <w:rPr>
            <w:noProof/>
            <w:webHidden/>
          </w:rPr>
          <w:t>86</w:t>
        </w:r>
        <w:r>
          <w:rPr>
            <w:noProof/>
            <w:webHidden/>
          </w:rPr>
          <w:fldChar w:fldCharType="end"/>
        </w:r>
      </w:hyperlink>
    </w:p>
    <w:p w14:paraId="2C8480D7" w14:textId="69112F02"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0" w:history="1">
        <w:r w:rsidRPr="00BE716F">
          <w:rPr>
            <w:rStyle w:val="Hyperlink"/>
            <w:rFonts w:eastAsiaTheme="majorEastAsia"/>
            <w:noProof/>
            <w:lang w:val="vi-VN"/>
          </w:rPr>
          <w:t>Hình 3.3 Confusion Matrix</w:t>
        </w:r>
        <w:r>
          <w:rPr>
            <w:noProof/>
            <w:webHidden/>
          </w:rPr>
          <w:tab/>
        </w:r>
        <w:r>
          <w:rPr>
            <w:noProof/>
            <w:webHidden/>
          </w:rPr>
          <w:fldChar w:fldCharType="begin"/>
        </w:r>
        <w:r>
          <w:rPr>
            <w:noProof/>
            <w:webHidden/>
          </w:rPr>
          <w:instrText xml:space="preserve"> PAGEREF _Toc232541680 \h </w:instrText>
        </w:r>
        <w:r>
          <w:rPr>
            <w:noProof/>
            <w:webHidden/>
          </w:rPr>
        </w:r>
        <w:r>
          <w:rPr>
            <w:noProof/>
            <w:webHidden/>
          </w:rPr>
          <w:fldChar w:fldCharType="separate"/>
        </w:r>
        <w:r>
          <w:rPr>
            <w:noProof/>
            <w:webHidden/>
          </w:rPr>
          <w:t>87</w:t>
        </w:r>
        <w:r>
          <w:rPr>
            <w:noProof/>
            <w:webHidden/>
          </w:rPr>
          <w:fldChar w:fldCharType="end"/>
        </w:r>
      </w:hyperlink>
    </w:p>
    <w:p w14:paraId="724F880D" w14:textId="467D3068"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1" w:history="1">
        <w:r w:rsidRPr="00BE716F">
          <w:rPr>
            <w:rStyle w:val="Hyperlink"/>
            <w:rFonts w:eastAsiaTheme="majorEastAsia"/>
            <w:noProof/>
          </w:rPr>
          <w:t>Hình 4.1 Cấu trúc hệ thống</w:t>
        </w:r>
        <w:r>
          <w:rPr>
            <w:noProof/>
            <w:webHidden/>
          </w:rPr>
          <w:tab/>
        </w:r>
        <w:r>
          <w:rPr>
            <w:noProof/>
            <w:webHidden/>
          </w:rPr>
          <w:fldChar w:fldCharType="begin"/>
        </w:r>
        <w:r>
          <w:rPr>
            <w:noProof/>
            <w:webHidden/>
          </w:rPr>
          <w:instrText xml:space="preserve"> PAGEREF _Toc232541681 \h </w:instrText>
        </w:r>
        <w:r>
          <w:rPr>
            <w:noProof/>
            <w:webHidden/>
          </w:rPr>
        </w:r>
        <w:r>
          <w:rPr>
            <w:noProof/>
            <w:webHidden/>
          </w:rPr>
          <w:fldChar w:fldCharType="separate"/>
        </w:r>
        <w:r>
          <w:rPr>
            <w:noProof/>
            <w:webHidden/>
          </w:rPr>
          <w:t>88</w:t>
        </w:r>
        <w:r>
          <w:rPr>
            <w:noProof/>
            <w:webHidden/>
          </w:rPr>
          <w:fldChar w:fldCharType="end"/>
        </w:r>
      </w:hyperlink>
    </w:p>
    <w:p w14:paraId="702353A8" w14:textId="41CC5AA0"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2" w:history="1">
        <w:r w:rsidRPr="00BE716F">
          <w:rPr>
            <w:rStyle w:val="Hyperlink"/>
            <w:rFonts w:eastAsiaTheme="majorEastAsia"/>
            <w:noProof/>
            <w:lang w:val="vi-VN"/>
          </w:rPr>
          <w:t>Hình 4.2</w:t>
        </w:r>
        <w:r w:rsidRPr="00BE716F">
          <w:rPr>
            <w:rStyle w:val="Hyperlink"/>
            <w:rFonts w:eastAsiaTheme="majorEastAsia"/>
            <w:noProof/>
            <w:lang w:val="vi-VN" w:eastAsia="ja-JP"/>
          </w:rPr>
          <w:t xml:space="preserve"> Giao diện đăng ký / đăng nhập</w:t>
        </w:r>
        <w:r>
          <w:rPr>
            <w:noProof/>
            <w:webHidden/>
          </w:rPr>
          <w:tab/>
        </w:r>
        <w:r>
          <w:rPr>
            <w:noProof/>
            <w:webHidden/>
          </w:rPr>
          <w:fldChar w:fldCharType="begin"/>
        </w:r>
        <w:r>
          <w:rPr>
            <w:noProof/>
            <w:webHidden/>
          </w:rPr>
          <w:instrText xml:space="preserve"> PAGEREF _Toc232541682 \h </w:instrText>
        </w:r>
        <w:r>
          <w:rPr>
            <w:noProof/>
            <w:webHidden/>
          </w:rPr>
        </w:r>
        <w:r>
          <w:rPr>
            <w:noProof/>
            <w:webHidden/>
          </w:rPr>
          <w:fldChar w:fldCharType="separate"/>
        </w:r>
        <w:r>
          <w:rPr>
            <w:noProof/>
            <w:webHidden/>
          </w:rPr>
          <w:t>92</w:t>
        </w:r>
        <w:r>
          <w:rPr>
            <w:noProof/>
            <w:webHidden/>
          </w:rPr>
          <w:fldChar w:fldCharType="end"/>
        </w:r>
      </w:hyperlink>
    </w:p>
    <w:p w14:paraId="164D3478" w14:textId="0A287FC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3" w:history="1">
        <w:r w:rsidRPr="00BE716F">
          <w:rPr>
            <w:rStyle w:val="Hyperlink"/>
            <w:rFonts w:eastAsiaTheme="majorEastAsia"/>
            <w:noProof/>
          </w:rPr>
          <w:t xml:space="preserve">Hình 4.3 </w:t>
        </w:r>
        <w:r w:rsidRPr="00BE716F">
          <w:rPr>
            <w:rStyle w:val="Hyperlink"/>
            <w:rFonts w:eastAsiaTheme="majorEastAsia"/>
            <w:noProof/>
            <w:lang w:val="vi-VN"/>
          </w:rPr>
          <w:t>Giao diện trang chủ</w:t>
        </w:r>
        <w:r>
          <w:rPr>
            <w:noProof/>
            <w:webHidden/>
          </w:rPr>
          <w:tab/>
        </w:r>
        <w:r>
          <w:rPr>
            <w:noProof/>
            <w:webHidden/>
          </w:rPr>
          <w:fldChar w:fldCharType="begin"/>
        </w:r>
        <w:r>
          <w:rPr>
            <w:noProof/>
            <w:webHidden/>
          </w:rPr>
          <w:instrText xml:space="preserve"> PAGEREF _Toc232541683 \h </w:instrText>
        </w:r>
        <w:r>
          <w:rPr>
            <w:noProof/>
            <w:webHidden/>
          </w:rPr>
        </w:r>
        <w:r>
          <w:rPr>
            <w:noProof/>
            <w:webHidden/>
          </w:rPr>
          <w:fldChar w:fldCharType="separate"/>
        </w:r>
        <w:r>
          <w:rPr>
            <w:noProof/>
            <w:webHidden/>
          </w:rPr>
          <w:t>93</w:t>
        </w:r>
        <w:r>
          <w:rPr>
            <w:noProof/>
            <w:webHidden/>
          </w:rPr>
          <w:fldChar w:fldCharType="end"/>
        </w:r>
      </w:hyperlink>
    </w:p>
    <w:p w14:paraId="2AE28A61" w14:textId="07EEB70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4" w:history="1">
        <w:r w:rsidRPr="00BE716F">
          <w:rPr>
            <w:rStyle w:val="Hyperlink"/>
            <w:rFonts w:eastAsiaTheme="majorEastAsia"/>
            <w:noProof/>
            <w:lang w:val="vi-VN"/>
          </w:rPr>
          <w:t>Hình 4.4 Giao diện quản lý tài khoản</w:t>
        </w:r>
        <w:r>
          <w:rPr>
            <w:noProof/>
            <w:webHidden/>
          </w:rPr>
          <w:tab/>
        </w:r>
        <w:r>
          <w:rPr>
            <w:noProof/>
            <w:webHidden/>
          </w:rPr>
          <w:fldChar w:fldCharType="begin"/>
        </w:r>
        <w:r>
          <w:rPr>
            <w:noProof/>
            <w:webHidden/>
          </w:rPr>
          <w:instrText xml:space="preserve"> PAGEREF _Toc232541684 \h </w:instrText>
        </w:r>
        <w:r>
          <w:rPr>
            <w:noProof/>
            <w:webHidden/>
          </w:rPr>
        </w:r>
        <w:r>
          <w:rPr>
            <w:noProof/>
            <w:webHidden/>
          </w:rPr>
          <w:fldChar w:fldCharType="separate"/>
        </w:r>
        <w:r>
          <w:rPr>
            <w:noProof/>
            <w:webHidden/>
          </w:rPr>
          <w:t>94</w:t>
        </w:r>
        <w:r>
          <w:rPr>
            <w:noProof/>
            <w:webHidden/>
          </w:rPr>
          <w:fldChar w:fldCharType="end"/>
        </w:r>
      </w:hyperlink>
    </w:p>
    <w:p w14:paraId="4FE37A36" w14:textId="5609E8BA"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5" w:history="1">
        <w:r w:rsidRPr="00BE716F">
          <w:rPr>
            <w:rStyle w:val="Hyperlink"/>
            <w:rFonts w:eastAsiaTheme="majorEastAsia"/>
            <w:noProof/>
            <w:lang w:val="vi-VN"/>
          </w:rPr>
          <w:t>Hình 4.5 Giao diện chẩn đoán bệnh</w:t>
        </w:r>
        <w:r>
          <w:rPr>
            <w:noProof/>
            <w:webHidden/>
          </w:rPr>
          <w:tab/>
        </w:r>
        <w:r>
          <w:rPr>
            <w:noProof/>
            <w:webHidden/>
          </w:rPr>
          <w:fldChar w:fldCharType="begin"/>
        </w:r>
        <w:r>
          <w:rPr>
            <w:noProof/>
            <w:webHidden/>
          </w:rPr>
          <w:instrText xml:space="preserve"> PAGEREF _Toc232541685 \h </w:instrText>
        </w:r>
        <w:r>
          <w:rPr>
            <w:noProof/>
            <w:webHidden/>
          </w:rPr>
        </w:r>
        <w:r>
          <w:rPr>
            <w:noProof/>
            <w:webHidden/>
          </w:rPr>
          <w:fldChar w:fldCharType="separate"/>
        </w:r>
        <w:r>
          <w:rPr>
            <w:noProof/>
            <w:webHidden/>
          </w:rPr>
          <w:t>95</w:t>
        </w:r>
        <w:r>
          <w:rPr>
            <w:noProof/>
            <w:webHidden/>
          </w:rPr>
          <w:fldChar w:fldCharType="end"/>
        </w:r>
      </w:hyperlink>
    </w:p>
    <w:p w14:paraId="64D454B0" w14:textId="256FC52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6" w:history="1">
        <w:r w:rsidRPr="00BE716F">
          <w:rPr>
            <w:rStyle w:val="Hyperlink"/>
            <w:rFonts w:eastAsiaTheme="majorEastAsia"/>
            <w:noProof/>
            <w:lang w:val="vi-VN"/>
          </w:rPr>
          <w:t>Hình 4.6 Hình mẫu sử dụng chẩn đoán</w:t>
        </w:r>
        <w:r>
          <w:rPr>
            <w:noProof/>
            <w:webHidden/>
          </w:rPr>
          <w:tab/>
        </w:r>
        <w:r>
          <w:rPr>
            <w:noProof/>
            <w:webHidden/>
          </w:rPr>
          <w:fldChar w:fldCharType="begin"/>
        </w:r>
        <w:r>
          <w:rPr>
            <w:noProof/>
            <w:webHidden/>
          </w:rPr>
          <w:instrText xml:space="preserve"> PAGEREF _Toc232541686 \h </w:instrText>
        </w:r>
        <w:r>
          <w:rPr>
            <w:noProof/>
            <w:webHidden/>
          </w:rPr>
        </w:r>
        <w:r>
          <w:rPr>
            <w:noProof/>
            <w:webHidden/>
          </w:rPr>
          <w:fldChar w:fldCharType="separate"/>
        </w:r>
        <w:r>
          <w:rPr>
            <w:noProof/>
            <w:webHidden/>
          </w:rPr>
          <w:t>96</w:t>
        </w:r>
        <w:r>
          <w:rPr>
            <w:noProof/>
            <w:webHidden/>
          </w:rPr>
          <w:fldChar w:fldCharType="end"/>
        </w:r>
      </w:hyperlink>
    </w:p>
    <w:p w14:paraId="40C1D36E" w14:textId="4F524882"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7" w:history="1">
        <w:r w:rsidRPr="00BE716F">
          <w:rPr>
            <w:rStyle w:val="Hyperlink"/>
            <w:rFonts w:eastAsiaTheme="majorEastAsia"/>
            <w:noProof/>
            <w:lang w:val="vi-VN"/>
          </w:rPr>
          <w:t xml:space="preserve">Hình 4.7 Giao diện </w:t>
        </w:r>
        <w:r w:rsidRPr="00BE716F">
          <w:rPr>
            <w:rStyle w:val="Hyperlink"/>
            <w:rFonts w:eastAsiaTheme="majorEastAsia"/>
            <w:noProof/>
          </w:rPr>
          <w:t>kết quả</w:t>
        </w:r>
        <w:r>
          <w:rPr>
            <w:noProof/>
            <w:webHidden/>
          </w:rPr>
          <w:tab/>
        </w:r>
        <w:r>
          <w:rPr>
            <w:noProof/>
            <w:webHidden/>
          </w:rPr>
          <w:fldChar w:fldCharType="begin"/>
        </w:r>
        <w:r>
          <w:rPr>
            <w:noProof/>
            <w:webHidden/>
          </w:rPr>
          <w:instrText xml:space="preserve"> PAGEREF _Toc232541687 \h </w:instrText>
        </w:r>
        <w:r>
          <w:rPr>
            <w:noProof/>
            <w:webHidden/>
          </w:rPr>
        </w:r>
        <w:r>
          <w:rPr>
            <w:noProof/>
            <w:webHidden/>
          </w:rPr>
          <w:fldChar w:fldCharType="separate"/>
        </w:r>
        <w:r>
          <w:rPr>
            <w:noProof/>
            <w:webHidden/>
          </w:rPr>
          <w:t>97</w:t>
        </w:r>
        <w:r>
          <w:rPr>
            <w:noProof/>
            <w:webHidden/>
          </w:rPr>
          <w:fldChar w:fldCharType="end"/>
        </w:r>
      </w:hyperlink>
    </w:p>
    <w:p w14:paraId="66D90796" w14:textId="0D6A2924"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8" w:history="1">
        <w:r w:rsidRPr="00BE716F">
          <w:rPr>
            <w:rStyle w:val="Hyperlink"/>
            <w:rFonts w:eastAsiaTheme="majorEastAsia"/>
            <w:noProof/>
            <w:lang w:val="vi-VN"/>
          </w:rPr>
          <w:t>Hình 4.8 Giao diện tạo lịch chăm sóc</w:t>
        </w:r>
        <w:r>
          <w:rPr>
            <w:noProof/>
            <w:webHidden/>
          </w:rPr>
          <w:tab/>
        </w:r>
        <w:r>
          <w:rPr>
            <w:noProof/>
            <w:webHidden/>
          </w:rPr>
          <w:fldChar w:fldCharType="begin"/>
        </w:r>
        <w:r>
          <w:rPr>
            <w:noProof/>
            <w:webHidden/>
          </w:rPr>
          <w:instrText xml:space="preserve"> PAGEREF _Toc232541688 \h </w:instrText>
        </w:r>
        <w:r>
          <w:rPr>
            <w:noProof/>
            <w:webHidden/>
          </w:rPr>
        </w:r>
        <w:r>
          <w:rPr>
            <w:noProof/>
            <w:webHidden/>
          </w:rPr>
          <w:fldChar w:fldCharType="separate"/>
        </w:r>
        <w:r>
          <w:rPr>
            <w:noProof/>
            <w:webHidden/>
          </w:rPr>
          <w:t>98</w:t>
        </w:r>
        <w:r>
          <w:rPr>
            <w:noProof/>
            <w:webHidden/>
          </w:rPr>
          <w:fldChar w:fldCharType="end"/>
        </w:r>
      </w:hyperlink>
    </w:p>
    <w:p w14:paraId="2F050386" w14:textId="64AD0771"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89" w:history="1">
        <w:r w:rsidRPr="00BE716F">
          <w:rPr>
            <w:rStyle w:val="Hyperlink"/>
            <w:rFonts w:eastAsiaTheme="majorEastAsia"/>
            <w:noProof/>
            <w:lang w:val="vi-VN"/>
          </w:rPr>
          <w:t>Hình 4.9 Giao diện lời khuyên và khuyến nghị</w:t>
        </w:r>
        <w:r>
          <w:rPr>
            <w:noProof/>
            <w:webHidden/>
          </w:rPr>
          <w:tab/>
        </w:r>
        <w:r>
          <w:rPr>
            <w:noProof/>
            <w:webHidden/>
          </w:rPr>
          <w:fldChar w:fldCharType="begin"/>
        </w:r>
        <w:r>
          <w:rPr>
            <w:noProof/>
            <w:webHidden/>
          </w:rPr>
          <w:instrText xml:space="preserve"> PAGEREF _Toc232541689 \h </w:instrText>
        </w:r>
        <w:r>
          <w:rPr>
            <w:noProof/>
            <w:webHidden/>
          </w:rPr>
        </w:r>
        <w:r>
          <w:rPr>
            <w:noProof/>
            <w:webHidden/>
          </w:rPr>
          <w:fldChar w:fldCharType="separate"/>
        </w:r>
        <w:r>
          <w:rPr>
            <w:noProof/>
            <w:webHidden/>
          </w:rPr>
          <w:t>99</w:t>
        </w:r>
        <w:r>
          <w:rPr>
            <w:noProof/>
            <w:webHidden/>
          </w:rPr>
          <w:fldChar w:fldCharType="end"/>
        </w:r>
      </w:hyperlink>
    </w:p>
    <w:p w14:paraId="6E64F315" w14:textId="5274A9B9"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0" w:history="1">
        <w:r w:rsidRPr="00BE716F">
          <w:rPr>
            <w:rStyle w:val="Hyperlink"/>
            <w:rFonts w:eastAsiaTheme="majorEastAsia"/>
            <w:noProof/>
            <w:lang w:val="vi-VN"/>
          </w:rPr>
          <w:t>Hình 4.10 Giao diện bản đồ vùng dịch</w:t>
        </w:r>
        <w:r>
          <w:rPr>
            <w:noProof/>
            <w:webHidden/>
          </w:rPr>
          <w:tab/>
        </w:r>
        <w:r>
          <w:rPr>
            <w:noProof/>
            <w:webHidden/>
          </w:rPr>
          <w:fldChar w:fldCharType="begin"/>
        </w:r>
        <w:r>
          <w:rPr>
            <w:noProof/>
            <w:webHidden/>
          </w:rPr>
          <w:instrText xml:space="preserve"> PAGEREF _Toc232541690 \h </w:instrText>
        </w:r>
        <w:r>
          <w:rPr>
            <w:noProof/>
            <w:webHidden/>
          </w:rPr>
        </w:r>
        <w:r>
          <w:rPr>
            <w:noProof/>
            <w:webHidden/>
          </w:rPr>
          <w:fldChar w:fldCharType="separate"/>
        </w:r>
        <w:r>
          <w:rPr>
            <w:noProof/>
            <w:webHidden/>
          </w:rPr>
          <w:t>100</w:t>
        </w:r>
        <w:r>
          <w:rPr>
            <w:noProof/>
            <w:webHidden/>
          </w:rPr>
          <w:fldChar w:fldCharType="end"/>
        </w:r>
      </w:hyperlink>
    </w:p>
    <w:p w14:paraId="31CE70CE" w14:textId="2A92D25A"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1" w:history="1">
        <w:r w:rsidRPr="00BE716F">
          <w:rPr>
            <w:rStyle w:val="Hyperlink"/>
            <w:rFonts w:eastAsiaTheme="majorEastAsia"/>
            <w:noProof/>
            <w:lang w:val="vi-VN"/>
          </w:rPr>
          <w:t>Hình 4.11 Giao diện chế độ kỳ nghỉ</w:t>
        </w:r>
        <w:r>
          <w:rPr>
            <w:noProof/>
            <w:webHidden/>
          </w:rPr>
          <w:tab/>
        </w:r>
        <w:r>
          <w:rPr>
            <w:noProof/>
            <w:webHidden/>
          </w:rPr>
          <w:fldChar w:fldCharType="begin"/>
        </w:r>
        <w:r>
          <w:rPr>
            <w:noProof/>
            <w:webHidden/>
          </w:rPr>
          <w:instrText xml:space="preserve"> PAGEREF _Toc232541691 \h </w:instrText>
        </w:r>
        <w:r>
          <w:rPr>
            <w:noProof/>
            <w:webHidden/>
          </w:rPr>
        </w:r>
        <w:r>
          <w:rPr>
            <w:noProof/>
            <w:webHidden/>
          </w:rPr>
          <w:fldChar w:fldCharType="separate"/>
        </w:r>
        <w:r>
          <w:rPr>
            <w:noProof/>
            <w:webHidden/>
          </w:rPr>
          <w:t>101</w:t>
        </w:r>
        <w:r>
          <w:rPr>
            <w:noProof/>
            <w:webHidden/>
          </w:rPr>
          <w:fldChar w:fldCharType="end"/>
        </w:r>
      </w:hyperlink>
    </w:p>
    <w:p w14:paraId="57CA5232" w14:textId="7BD26107"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2" w:history="1">
        <w:r w:rsidRPr="00BE716F">
          <w:rPr>
            <w:rStyle w:val="Hyperlink"/>
            <w:rFonts w:eastAsiaTheme="majorEastAsia"/>
            <w:noProof/>
          </w:rPr>
          <w:t xml:space="preserve">Hình 4.12 </w:t>
        </w:r>
        <w:r w:rsidRPr="00BE716F">
          <w:rPr>
            <w:rStyle w:val="Hyperlink"/>
            <w:rFonts w:eastAsiaTheme="majorEastAsia"/>
            <w:noProof/>
            <w:lang w:val="vi-VN"/>
          </w:rPr>
          <w:t>Giao diện bảng tra nhanh</w:t>
        </w:r>
        <w:r>
          <w:rPr>
            <w:noProof/>
            <w:webHidden/>
          </w:rPr>
          <w:tab/>
        </w:r>
        <w:r>
          <w:rPr>
            <w:noProof/>
            <w:webHidden/>
          </w:rPr>
          <w:fldChar w:fldCharType="begin"/>
        </w:r>
        <w:r>
          <w:rPr>
            <w:noProof/>
            <w:webHidden/>
          </w:rPr>
          <w:instrText xml:space="preserve"> PAGEREF _Toc232541692 \h </w:instrText>
        </w:r>
        <w:r>
          <w:rPr>
            <w:noProof/>
            <w:webHidden/>
          </w:rPr>
        </w:r>
        <w:r>
          <w:rPr>
            <w:noProof/>
            <w:webHidden/>
          </w:rPr>
          <w:fldChar w:fldCharType="separate"/>
        </w:r>
        <w:r>
          <w:rPr>
            <w:noProof/>
            <w:webHidden/>
          </w:rPr>
          <w:t>102</w:t>
        </w:r>
        <w:r>
          <w:rPr>
            <w:noProof/>
            <w:webHidden/>
          </w:rPr>
          <w:fldChar w:fldCharType="end"/>
        </w:r>
      </w:hyperlink>
    </w:p>
    <w:p w14:paraId="07C02D52" w14:textId="6DD206A0"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3" w:history="1">
        <w:r w:rsidRPr="00BE716F">
          <w:rPr>
            <w:rStyle w:val="Hyperlink"/>
            <w:rFonts w:eastAsiaTheme="majorEastAsia"/>
            <w:noProof/>
            <w:lang w:val="vi-VN"/>
          </w:rPr>
          <w:t>Hình 4.13 Giao diện lịch sử chẩn đoán</w:t>
        </w:r>
        <w:r>
          <w:rPr>
            <w:noProof/>
            <w:webHidden/>
          </w:rPr>
          <w:tab/>
        </w:r>
        <w:r>
          <w:rPr>
            <w:noProof/>
            <w:webHidden/>
          </w:rPr>
          <w:fldChar w:fldCharType="begin"/>
        </w:r>
        <w:r>
          <w:rPr>
            <w:noProof/>
            <w:webHidden/>
          </w:rPr>
          <w:instrText xml:space="preserve"> PAGEREF _Toc232541693 \h </w:instrText>
        </w:r>
        <w:r>
          <w:rPr>
            <w:noProof/>
            <w:webHidden/>
          </w:rPr>
        </w:r>
        <w:r>
          <w:rPr>
            <w:noProof/>
            <w:webHidden/>
          </w:rPr>
          <w:fldChar w:fldCharType="separate"/>
        </w:r>
        <w:r>
          <w:rPr>
            <w:noProof/>
            <w:webHidden/>
          </w:rPr>
          <w:t>103</w:t>
        </w:r>
        <w:r>
          <w:rPr>
            <w:noProof/>
            <w:webHidden/>
          </w:rPr>
          <w:fldChar w:fldCharType="end"/>
        </w:r>
      </w:hyperlink>
    </w:p>
    <w:p w14:paraId="72975E81" w14:textId="2032F983"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4" w:history="1">
        <w:r w:rsidRPr="00BE716F">
          <w:rPr>
            <w:rStyle w:val="Hyperlink"/>
            <w:rFonts w:eastAsiaTheme="majorEastAsia"/>
            <w:noProof/>
            <w:lang w:val="vi-VN"/>
          </w:rPr>
          <w:t>Hình 4.14 Giao diện trợ lý thông minh</w:t>
        </w:r>
        <w:r>
          <w:rPr>
            <w:noProof/>
            <w:webHidden/>
          </w:rPr>
          <w:tab/>
        </w:r>
        <w:r>
          <w:rPr>
            <w:noProof/>
            <w:webHidden/>
          </w:rPr>
          <w:fldChar w:fldCharType="begin"/>
        </w:r>
        <w:r>
          <w:rPr>
            <w:noProof/>
            <w:webHidden/>
          </w:rPr>
          <w:instrText xml:space="preserve"> PAGEREF _Toc232541694 \h </w:instrText>
        </w:r>
        <w:r>
          <w:rPr>
            <w:noProof/>
            <w:webHidden/>
          </w:rPr>
        </w:r>
        <w:r>
          <w:rPr>
            <w:noProof/>
            <w:webHidden/>
          </w:rPr>
          <w:fldChar w:fldCharType="separate"/>
        </w:r>
        <w:r>
          <w:rPr>
            <w:noProof/>
            <w:webHidden/>
          </w:rPr>
          <w:t>104</w:t>
        </w:r>
        <w:r>
          <w:rPr>
            <w:noProof/>
            <w:webHidden/>
          </w:rPr>
          <w:fldChar w:fldCharType="end"/>
        </w:r>
      </w:hyperlink>
    </w:p>
    <w:p w14:paraId="34117226" w14:textId="7202D58E"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5" w:history="1">
        <w:r w:rsidRPr="00BE716F">
          <w:rPr>
            <w:rStyle w:val="Hyperlink"/>
            <w:rFonts w:eastAsiaTheme="majorEastAsia"/>
            <w:noProof/>
            <w:lang w:val="vi-VN"/>
          </w:rPr>
          <w:t>Hình 4.15 Giao diện nhắc việc</w:t>
        </w:r>
        <w:r>
          <w:rPr>
            <w:noProof/>
            <w:webHidden/>
          </w:rPr>
          <w:tab/>
        </w:r>
        <w:r>
          <w:rPr>
            <w:noProof/>
            <w:webHidden/>
          </w:rPr>
          <w:fldChar w:fldCharType="begin"/>
        </w:r>
        <w:r>
          <w:rPr>
            <w:noProof/>
            <w:webHidden/>
          </w:rPr>
          <w:instrText xml:space="preserve"> PAGEREF _Toc232541695 \h </w:instrText>
        </w:r>
        <w:r>
          <w:rPr>
            <w:noProof/>
            <w:webHidden/>
          </w:rPr>
        </w:r>
        <w:r>
          <w:rPr>
            <w:noProof/>
            <w:webHidden/>
          </w:rPr>
          <w:fldChar w:fldCharType="separate"/>
        </w:r>
        <w:r>
          <w:rPr>
            <w:noProof/>
            <w:webHidden/>
          </w:rPr>
          <w:t>105</w:t>
        </w:r>
        <w:r>
          <w:rPr>
            <w:noProof/>
            <w:webHidden/>
          </w:rPr>
          <w:fldChar w:fldCharType="end"/>
        </w:r>
      </w:hyperlink>
    </w:p>
    <w:p w14:paraId="1C54FC3D" w14:textId="55F1538D"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6" w:history="1">
        <w:r w:rsidRPr="00BE716F">
          <w:rPr>
            <w:rStyle w:val="Hyperlink"/>
            <w:rFonts w:eastAsiaTheme="majorEastAsia"/>
            <w:noProof/>
            <w:lang w:val="vi-VN"/>
          </w:rPr>
          <w:t>Hình 4.16 Giao diện khám phá</w:t>
        </w:r>
        <w:r>
          <w:rPr>
            <w:noProof/>
            <w:webHidden/>
          </w:rPr>
          <w:tab/>
        </w:r>
        <w:r>
          <w:rPr>
            <w:noProof/>
            <w:webHidden/>
          </w:rPr>
          <w:fldChar w:fldCharType="begin"/>
        </w:r>
        <w:r>
          <w:rPr>
            <w:noProof/>
            <w:webHidden/>
          </w:rPr>
          <w:instrText xml:space="preserve"> PAGEREF _Toc232541696 \h </w:instrText>
        </w:r>
        <w:r>
          <w:rPr>
            <w:noProof/>
            <w:webHidden/>
          </w:rPr>
        </w:r>
        <w:r>
          <w:rPr>
            <w:noProof/>
            <w:webHidden/>
          </w:rPr>
          <w:fldChar w:fldCharType="separate"/>
        </w:r>
        <w:r>
          <w:rPr>
            <w:noProof/>
            <w:webHidden/>
          </w:rPr>
          <w:t>106</w:t>
        </w:r>
        <w:r>
          <w:rPr>
            <w:noProof/>
            <w:webHidden/>
          </w:rPr>
          <w:fldChar w:fldCharType="end"/>
        </w:r>
      </w:hyperlink>
    </w:p>
    <w:p w14:paraId="035D813D" w14:textId="3C0BCB92"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7" w:history="1">
        <w:r w:rsidRPr="00BE716F">
          <w:rPr>
            <w:rStyle w:val="Hyperlink"/>
            <w:rFonts w:eastAsiaTheme="majorEastAsia"/>
            <w:noProof/>
          </w:rPr>
          <w:t xml:space="preserve">Hình 4.17 </w:t>
        </w:r>
        <w:r w:rsidRPr="00BE716F">
          <w:rPr>
            <w:rStyle w:val="Hyperlink"/>
            <w:rFonts w:eastAsiaTheme="majorEastAsia"/>
            <w:noProof/>
            <w:lang w:val="vi-VN" w:eastAsia="ja-JP"/>
          </w:rPr>
          <w:t>Synthetics tests</w:t>
        </w:r>
        <w:r>
          <w:rPr>
            <w:noProof/>
            <w:webHidden/>
          </w:rPr>
          <w:tab/>
        </w:r>
        <w:r>
          <w:rPr>
            <w:noProof/>
            <w:webHidden/>
          </w:rPr>
          <w:fldChar w:fldCharType="begin"/>
        </w:r>
        <w:r>
          <w:rPr>
            <w:noProof/>
            <w:webHidden/>
          </w:rPr>
          <w:instrText xml:space="preserve"> PAGEREF _Toc232541697 \h </w:instrText>
        </w:r>
        <w:r>
          <w:rPr>
            <w:noProof/>
            <w:webHidden/>
          </w:rPr>
        </w:r>
        <w:r>
          <w:rPr>
            <w:noProof/>
            <w:webHidden/>
          </w:rPr>
          <w:fldChar w:fldCharType="separate"/>
        </w:r>
        <w:r>
          <w:rPr>
            <w:noProof/>
            <w:webHidden/>
          </w:rPr>
          <w:t>107</w:t>
        </w:r>
        <w:r>
          <w:rPr>
            <w:noProof/>
            <w:webHidden/>
          </w:rPr>
          <w:fldChar w:fldCharType="end"/>
        </w:r>
      </w:hyperlink>
    </w:p>
    <w:p w14:paraId="3533A2CE" w14:textId="0746427A"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8" w:history="1">
        <w:r w:rsidRPr="00BE716F">
          <w:rPr>
            <w:rStyle w:val="Hyperlink"/>
            <w:rFonts w:eastAsiaTheme="majorEastAsia"/>
            <w:noProof/>
            <w:lang w:val="vi-VN"/>
          </w:rPr>
          <w:t>Hình 4.18 Stress Test</w:t>
        </w:r>
        <w:r>
          <w:rPr>
            <w:noProof/>
            <w:webHidden/>
          </w:rPr>
          <w:tab/>
        </w:r>
        <w:r>
          <w:rPr>
            <w:noProof/>
            <w:webHidden/>
          </w:rPr>
          <w:fldChar w:fldCharType="begin"/>
        </w:r>
        <w:r>
          <w:rPr>
            <w:noProof/>
            <w:webHidden/>
          </w:rPr>
          <w:instrText xml:space="preserve"> PAGEREF _Toc232541698 \h </w:instrText>
        </w:r>
        <w:r>
          <w:rPr>
            <w:noProof/>
            <w:webHidden/>
          </w:rPr>
        </w:r>
        <w:r>
          <w:rPr>
            <w:noProof/>
            <w:webHidden/>
          </w:rPr>
          <w:fldChar w:fldCharType="separate"/>
        </w:r>
        <w:r>
          <w:rPr>
            <w:noProof/>
            <w:webHidden/>
          </w:rPr>
          <w:t>108</w:t>
        </w:r>
        <w:r>
          <w:rPr>
            <w:noProof/>
            <w:webHidden/>
          </w:rPr>
          <w:fldChar w:fldCharType="end"/>
        </w:r>
      </w:hyperlink>
    </w:p>
    <w:p w14:paraId="18F981AB" w14:textId="0336FA8D"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699" w:history="1">
        <w:r w:rsidRPr="00BE716F">
          <w:rPr>
            <w:rStyle w:val="Hyperlink"/>
            <w:rFonts w:eastAsiaTheme="majorEastAsia"/>
            <w:noProof/>
          </w:rPr>
          <w:t xml:space="preserve">Hình 4.19 </w:t>
        </w:r>
        <w:r w:rsidRPr="00BE716F">
          <w:rPr>
            <w:rStyle w:val="Hyperlink"/>
            <w:rFonts w:eastAsiaTheme="majorEastAsia"/>
            <w:noProof/>
            <w:lang w:val="vi-VN"/>
          </w:rPr>
          <w:t>Soak Test</w:t>
        </w:r>
        <w:r>
          <w:rPr>
            <w:noProof/>
            <w:webHidden/>
          </w:rPr>
          <w:tab/>
        </w:r>
        <w:r>
          <w:rPr>
            <w:noProof/>
            <w:webHidden/>
          </w:rPr>
          <w:fldChar w:fldCharType="begin"/>
        </w:r>
        <w:r>
          <w:rPr>
            <w:noProof/>
            <w:webHidden/>
          </w:rPr>
          <w:instrText xml:space="preserve"> PAGEREF _Toc232541699 \h </w:instrText>
        </w:r>
        <w:r>
          <w:rPr>
            <w:noProof/>
            <w:webHidden/>
          </w:rPr>
        </w:r>
        <w:r>
          <w:rPr>
            <w:noProof/>
            <w:webHidden/>
          </w:rPr>
          <w:fldChar w:fldCharType="separate"/>
        </w:r>
        <w:r>
          <w:rPr>
            <w:noProof/>
            <w:webHidden/>
          </w:rPr>
          <w:t>109</w:t>
        </w:r>
        <w:r>
          <w:rPr>
            <w:noProof/>
            <w:webHidden/>
          </w:rPr>
          <w:fldChar w:fldCharType="end"/>
        </w:r>
      </w:hyperlink>
    </w:p>
    <w:p w14:paraId="36F045E1" w14:textId="2514A8D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0" w:history="1">
        <w:r w:rsidRPr="00BE716F">
          <w:rPr>
            <w:rStyle w:val="Hyperlink"/>
            <w:rFonts w:eastAsiaTheme="majorEastAsia"/>
            <w:noProof/>
          </w:rPr>
          <w:t xml:space="preserve">Hình 4.20 </w:t>
        </w:r>
        <w:r w:rsidRPr="00BE716F">
          <w:rPr>
            <w:rStyle w:val="Hyperlink"/>
            <w:rFonts w:eastAsiaTheme="majorEastAsia"/>
            <w:noProof/>
            <w:lang w:val="vi-VN"/>
          </w:rPr>
          <w:t>Spike Test</w:t>
        </w:r>
        <w:r>
          <w:rPr>
            <w:noProof/>
            <w:webHidden/>
          </w:rPr>
          <w:tab/>
        </w:r>
        <w:r>
          <w:rPr>
            <w:noProof/>
            <w:webHidden/>
          </w:rPr>
          <w:fldChar w:fldCharType="begin"/>
        </w:r>
        <w:r>
          <w:rPr>
            <w:noProof/>
            <w:webHidden/>
          </w:rPr>
          <w:instrText xml:space="preserve"> PAGEREF _Toc232541700 \h </w:instrText>
        </w:r>
        <w:r>
          <w:rPr>
            <w:noProof/>
            <w:webHidden/>
          </w:rPr>
        </w:r>
        <w:r>
          <w:rPr>
            <w:noProof/>
            <w:webHidden/>
          </w:rPr>
          <w:fldChar w:fldCharType="separate"/>
        </w:r>
        <w:r>
          <w:rPr>
            <w:noProof/>
            <w:webHidden/>
          </w:rPr>
          <w:t>110</w:t>
        </w:r>
        <w:r>
          <w:rPr>
            <w:noProof/>
            <w:webHidden/>
          </w:rPr>
          <w:fldChar w:fldCharType="end"/>
        </w:r>
      </w:hyperlink>
    </w:p>
    <w:p w14:paraId="3AB58A87" w14:textId="61C886DF"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1" w:history="1">
        <w:r w:rsidRPr="00BE716F">
          <w:rPr>
            <w:rStyle w:val="Hyperlink"/>
            <w:rFonts w:eastAsiaTheme="majorEastAsia"/>
            <w:noProof/>
            <w:lang w:val="vi-VN"/>
          </w:rPr>
          <w:t>Hình 4.21 Negative Test</w:t>
        </w:r>
        <w:r>
          <w:rPr>
            <w:noProof/>
            <w:webHidden/>
          </w:rPr>
          <w:tab/>
        </w:r>
        <w:r>
          <w:rPr>
            <w:noProof/>
            <w:webHidden/>
          </w:rPr>
          <w:fldChar w:fldCharType="begin"/>
        </w:r>
        <w:r>
          <w:rPr>
            <w:noProof/>
            <w:webHidden/>
          </w:rPr>
          <w:instrText xml:space="preserve"> PAGEREF _Toc232541701 \h </w:instrText>
        </w:r>
        <w:r>
          <w:rPr>
            <w:noProof/>
            <w:webHidden/>
          </w:rPr>
        </w:r>
        <w:r>
          <w:rPr>
            <w:noProof/>
            <w:webHidden/>
          </w:rPr>
          <w:fldChar w:fldCharType="separate"/>
        </w:r>
        <w:r>
          <w:rPr>
            <w:noProof/>
            <w:webHidden/>
          </w:rPr>
          <w:t>111</w:t>
        </w:r>
        <w:r>
          <w:rPr>
            <w:noProof/>
            <w:webHidden/>
          </w:rPr>
          <w:fldChar w:fldCharType="end"/>
        </w:r>
      </w:hyperlink>
    </w:p>
    <w:p w14:paraId="619022F3" w14:textId="3B8D625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2" w:history="1">
        <w:r w:rsidRPr="00BE716F">
          <w:rPr>
            <w:rStyle w:val="Hyperlink"/>
            <w:rFonts w:eastAsiaTheme="majorEastAsia"/>
            <w:noProof/>
          </w:rPr>
          <w:t xml:space="preserve">Hình 4.22 </w:t>
        </w:r>
        <w:r w:rsidRPr="00BE716F">
          <w:rPr>
            <w:rStyle w:val="Hyperlink"/>
            <w:rFonts w:eastAsiaTheme="majorEastAsia"/>
            <w:noProof/>
            <w:lang w:val="vi"/>
          </w:rPr>
          <w:t>Kiểm thử config – cấu hình backend</w:t>
        </w:r>
        <w:r>
          <w:rPr>
            <w:noProof/>
            <w:webHidden/>
          </w:rPr>
          <w:tab/>
        </w:r>
        <w:r>
          <w:rPr>
            <w:noProof/>
            <w:webHidden/>
          </w:rPr>
          <w:fldChar w:fldCharType="begin"/>
        </w:r>
        <w:r>
          <w:rPr>
            <w:noProof/>
            <w:webHidden/>
          </w:rPr>
          <w:instrText xml:space="preserve"> PAGEREF _Toc232541702 \h </w:instrText>
        </w:r>
        <w:r>
          <w:rPr>
            <w:noProof/>
            <w:webHidden/>
          </w:rPr>
        </w:r>
        <w:r>
          <w:rPr>
            <w:noProof/>
            <w:webHidden/>
          </w:rPr>
          <w:fldChar w:fldCharType="separate"/>
        </w:r>
        <w:r>
          <w:rPr>
            <w:noProof/>
            <w:webHidden/>
          </w:rPr>
          <w:t>111</w:t>
        </w:r>
        <w:r>
          <w:rPr>
            <w:noProof/>
            <w:webHidden/>
          </w:rPr>
          <w:fldChar w:fldCharType="end"/>
        </w:r>
      </w:hyperlink>
    </w:p>
    <w:p w14:paraId="7199B02C" w14:textId="6CEA3751"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3" w:history="1">
        <w:r w:rsidRPr="00BE716F">
          <w:rPr>
            <w:rStyle w:val="Hyperlink"/>
            <w:rFonts w:eastAsiaTheme="majorEastAsia"/>
            <w:noProof/>
            <w:lang w:val="vi"/>
          </w:rPr>
          <w:t>Hình 4.23 Kiểm thử Database - kết nối và thao tác</w:t>
        </w:r>
        <w:r>
          <w:rPr>
            <w:noProof/>
            <w:webHidden/>
          </w:rPr>
          <w:tab/>
        </w:r>
        <w:r>
          <w:rPr>
            <w:noProof/>
            <w:webHidden/>
          </w:rPr>
          <w:fldChar w:fldCharType="begin"/>
        </w:r>
        <w:r>
          <w:rPr>
            <w:noProof/>
            <w:webHidden/>
          </w:rPr>
          <w:instrText xml:space="preserve"> PAGEREF _Toc232541703 \h </w:instrText>
        </w:r>
        <w:r>
          <w:rPr>
            <w:noProof/>
            <w:webHidden/>
          </w:rPr>
        </w:r>
        <w:r>
          <w:rPr>
            <w:noProof/>
            <w:webHidden/>
          </w:rPr>
          <w:fldChar w:fldCharType="separate"/>
        </w:r>
        <w:r>
          <w:rPr>
            <w:noProof/>
            <w:webHidden/>
          </w:rPr>
          <w:t>112</w:t>
        </w:r>
        <w:r>
          <w:rPr>
            <w:noProof/>
            <w:webHidden/>
          </w:rPr>
          <w:fldChar w:fldCharType="end"/>
        </w:r>
      </w:hyperlink>
    </w:p>
    <w:p w14:paraId="30087767" w14:textId="23EC8E21"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4" w:history="1">
        <w:r w:rsidRPr="00BE716F">
          <w:rPr>
            <w:rStyle w:val="Hyperlink"/>
            <w:rFonts w:eastAsiaTheme="majorEastAsia"/>
            <w:noProof/>
          </w:rPr>
          <w:t xml:space="preserve">Hình 4.24 </w:t>
        </w:r>
        <w:r w:rsidRPr="00BE716F">
          <w:rPr>
            <w:rStyle w:val="Hyperlink"/>
            <w:rFonts w:eastAsiaTheme="majorEastAsia"/>
            <w:noProof/>
            <w:lang w:val="vi"/>
          </w:rPr>
          <w:t>Kiểm thử health api</w:t>
        </w:r>
        <w:r>
          <w:rPr>
            <w:noProof/>
            <w:webHidden/>
          </w:rPr>
          <w:tab/>
        </w:r>
        <w:r>
          <w:rPr>
            <w:noProof/>
            <w:webHidden/>
          </w:rPr>
          <w:fldChar w:fldCharType="begin"/>
        </w:r>
        <w:r>
          <w:rPr>
            <w:noProof/>
            <w:webHidden/>
          </w:rPr>
          <w:instrText xml:space="preserve"> PAGEREF _Toc232541704 \h </w:instrText>
        </w:r>
        <w:r>
          <w:rPr>
            <w:noProof/>
            <w:webHidden/>
          </w:rPr>
        </w:r>
        <w:r>
          <w:rPr>
            <w:noProof/>
            <w:webHidden/>
          </w:rPr>
          <w:fldChar w:fldCharType="separate"/>
        </w:r>
        <w:r>
          <w:rPr>
            <w:noProof/>
            <w:webHidden/>
          </w:rPr>
          <w:t>112</w:t>
        </w:r>
        <w:r>
          <w:rPr>
            <w:noProof/>
            <w:webHidden/>
          </w:rPr>
          <w:fldChar w:fldCharType="end"/>
        </w:r>
      </w:hyperlink>
    </w:p>
    <w:p w14:paraId="4FD98827" w14:textId="09CFB919"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5" w:history="1">
        <w:r w:rsidRPr="00BE716F">
          <w:rPr>
            <w:rStyle w:val="Hyperlink"/>
            <w:rFonts w:eastAsiaTheme="majorEastAsia"/>
            <w:noProof/>
          </w:rPr>
          <w:t xml:space="preserve">Hình 4.25 </w:t>
        </w:r>
        <w:r w:rsidRPr="00BE716F">
          <w:rPr>
            <w:rStyle w:val="Hyperlink"/>
            <w:rFonts w:eastAsiaTheme="majorEastAsia"/>
            <w:noProof/>
            <w:lang w:val="vi"/>
          </w:rPr>
          <w:t>Kiểm thử history api</w:t>
        </w:r>
        <w:r>
          <w:rPr>
            <w:noProof/>
            <w:webHidden/>
          </w:rPr>
          <w:tab/>
        </w:r>
        <w:r>
          <w:rPr>
            <w:noProof/>
            <w:webHidden/>
          </w:rPr>
          <w:fldChar w:fldCharType="begin"/>
        </w:r>
        <w:r>
          <w:rPr>
            <w:noProof/>
            <w:webHidden/>
          </w:rPr>
          <w:instrText xml:space="preserve"> PAGEREF _Toc232541705 \h </w:instrText>
        </w:r>
        <w:r>
          <w:rPr>
            <w:noProof/>
            <w:webHidden/>
          </w:rPr>
        </w:r>
        <w:r>
          <w:rPr>
            <w:noProof/>
            <w:webHidden/>
          </w:rPr>
          <w:fldChar w:fldCharType="separate"/>
        </w:r>
        <w:r>
          <w:rPr>
            <w:noProof/>
            <w:webHidden/>
          </w:rPr>
          <w:t>112</w:t>
        </w:r>
        <w:r>
          <w:rPr>
            <w:noProof/>
            <w:webHidden/>
          </w:rPr>
          <w:fldChar w:fldCharType="end"/>
        </w:r>
      </w:hyperlink>
    </w:p>
    <w:p w14:paraId="674922EC" w14:textId="75A778A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6" w:history="1">
        <w:r w:rsidRPr="00BE716F">
          <w:rPr>
            <w:rStyle w:val="Hyperlink"/>
            <w:rFonts w:eastAsiaTheme="majorEastAsia"/>
            <w:noProof/>
          </w:rPr>
          <w:t>Hình 4.26</w:t>
        </w:r>
        <w:r w:rsidRPr="00BE716F">
          <w:rPr>
            <w:rStyle w:val="Hyperlink"/>
            <w:rFonts w:eastAsiaTheme="majorEastAsia"/>
            <w:noProof/>
            <w:lang w:val="vi"/>
          </w:rPr>
          <w:t xml:space="preserve"> Kiểm thử LLM care plan</w:t>
        </w:r>
        <w:r>
          <w:rPr>
            <w:noProof/>
            <w:webHidden/>
          </w:rPr>
          <w:tab/>
        </w:r>
        <w:r>
          <w:rPr>
            <w:noProof/>
            <w:webHidden/>
          </w:rPr>
          <w:fldChar w:fldCharType="begin"/>
        </w:r>
        <w:r>
          <w:rPr>
            <w:noProof/>
            <w:webHidden/>
          </w:rPr>
          <w:instrText xml:space="preserve"> PAGEREF _Toc232541706 \h </w:instrText>
        </w:r>
        <w:r>
          <w:rPr>
            <w:noProof/>
            <w:webHidden/>
          </w:rPr>
        </w:r>
        <w:r>
          <w:rPr>
            <w:noProof/>
            <w:webHidden/>
          </w:rPr>
          <w:fldChar w:fldCharType="separate"/>
        </w:r>
        <w:r>
          <w:rPr>
            <w:noProof/>
            <w:webHidden/>
          </w:rPr>
          <w:t>113</w:t>
        </w:r>
        <w:r>
          <w:rPr>
            <w:noProof/>
            <w:webHidden/>
          </w:rPr>
          <w:fldChar w:fldCharType="end"/>
        </w:r>
      </w:hyperlink>
    </w:p>
    <w:p w14:paraId="7BCDA101" w14:textId="7278CCEA"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7" w:history="1">
        <w:r w:rsidRPr="00BE716F">
          <w:rPr>
            <w:rStyle w:val="Hyperlink"/>
            <w:rFonts w:eastAsiaTheme="majorEastAsia"/>
            <w:noProof/>
          </w:rPr>
          <w:t xml:space="preserve">Hình 4.27 </w:t>
        </w:r>
        <w:r w:rsidRPr="00BE716F">
          <w:rPr>
            <w:rStyle w:val="Hyperlink"/>
            <w:rFonts w:eastAsiaTheme="majorEastAsia"/>
            <w:noProof/>
            <w:lang w:val="vi"/>
          </w:rPr>
          <w:t>Kiểm thử predict api</w:t>
        </w:r>
        <w:r>
          <w:rPr>
            <w:noProof/>
            <w:webHidden/>
          </w:rPr>
          <w:tab/>
        </w:r>
        <w:r>
          <w:rPr>
            <w:noProof/>
            <w:webHidden/>
          </w:rPr>
          <w:fldChar w:fldCharType="begin"/>
        </w:r>
        <w:r>
          <w:rPr>
            <w:noProof/>
            <w:webHidden/>
          </w:rPr>
          <w:instrText xml:space="preserve"> PAGEREF _Toc232541707 \h </w:instrText>
        </w:r>
        <w:r>
          <w:rPr>
            <w:noProof/>
            <w:webHidden/>
          </w:rPr>
        </w:r>
        <w:r>
          <w:rPr>
            <w:noProof/>
            <w:webHidden/>
          </w:rPr>
          <w:fldChar w:fldCharType="separate"/>
        </w:r>
        <w:r>
          <w:rPr>
            <w:noProof/>
            <w:webHidden/>
          </w:rPr>
          <w:t>113</w:t>
        </w:r>
        <w:r>
          <w:rPr>
            <w:noProof/>
            <w:webHidden/>
          </w:rPr>
          <w:fldChar w:fldCharType="end"/>
        </w:r>
      </w:hyperlink>
    </w:p>
    <w:p w14:paraId="1AA6AB70" w14:textId="655DFFB1"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8" w:history="1">
        <w:r w:rsidRPr="00BE716F">
          <w:rPr>
            <w:rStyle w:val="Hyperlink"/>
            <w:rFonts w:eastAsiaTheme="majorEastAsia"/>
            <w:noProof/>
          </w:rPr>
          <w:t>Hình 4.28</w:t>
        </w:r>
        <w:r w:rsidRPr="00BE716F">
          <w:rPr>
            <w:rStyle w:val="Hyperlink"/>
            <w:rFonts w:eastAsiaTheme="majorEastAsia"/>
            <w:noProof/>
            <w:lang w:val="vi"/>
          </w:rPr>
          <w:t xml:space="preserve"> Kiểm thử predict helpers</w:t>
        </w:r>
        <w:r>
          <w:rPr>
            <w:noProof/>
            <w:webHidden/>
          </w:rPr>
          <w:tab/>
        </w:r>
        <w:r>
          <w:rPr>
            <w:noProof/>
            <w:webHidden/>
          </w:rPr>
          <w:fldChar w:fldCharType="begin"/>
        </w:r>
        <w:r>
          <w:rPr>
            <w:noProof/>
            <w:webHidden/>
          </w:rPr>
          <w:instrText xml:space="preserve"> PAGEREF _Toc232541708 \h </w:instrText>
        </w:r>
        <w:r>
          <w:rPr>
            <w:noProof/>
            <w:webHidden/>
          </w:rPr>
        </w:r>
        <w:r>
          <w:rPr>
            <w:noProof/>
            <w:webHidden/>
          </w:rPr>
          <w:fldChar w:fldCharType="separate"/>
        </w:r>
        <w:r>
          <w:rPr>
            <w:noProof/>
            <w:webHidden/>
          </w:rPr>
          <w:t>113</w:t>
        </w:r>
        <w:r>
          <w:rPr>
            <w:noProof/>
            <w:webHidden/>
          </w:rPr>
          <w:fldChar w:fldCharType="end"/>
        </w:r>
      </w:hyperlink>
    </w:p>
    <w:p w14:paraId="070B95C6" w14:textId="6388A998"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09" w:history="1">
        <w:r w:rsidRPr="00BE716F">
          <w:rPr>
            <w:rStyle w:val="Hyperlink"/>
            <w:rFonts w:eastAsiaTheme="majorEastAsia"/>
            <w:noProof/>
          </w:rPr>
          <w:t xml:space="preserve">Hình 4.29 </w:t>
        </w:r>
        <w:r w:rsidRPr="00BE716F">
          <w:rPr>
            <w:rStyle w:val="Hyperlink"/>
            <w:rFonts w:eastAsiaTheme="majorEastAsia"/>
            <w:noProof/>
            <w:lang w:val="vi"/>
          </w:rPr>
          <w:t>Kiểm thử rate limit</w:t>
        </w:r>
        <w:r>
          <w:rPr>
            <w:noProof/>
            <w:webHidden/>
          </w:rPr>
          <w:tab/>
        </w:r>
        <w:r>
          <w:rPr>
            <w:noProof/>
            <w:webHidden/>
          </w:rPr>
          <w:fldChar w:fldCharType="begin"/>
        </w:r>
        <w:r>
          <w:rPr>
            <w:noProof/>
            <w:webHidden/>
          </w:rPr>
          <w:instrText xml:space="preserve"> PAGEREF _Toc232541709 \h </w:instrText>
        </w:r>
        <w:r>
          <w:rPr>
            <w:noProof/>
            <w:webHidden/>
          </w:rPr>
        </w:r>
        <w:r>
          <w:rPr>
            <w:noProof/>
            <w:webHidden/>
          </w:rPr>
          <w:fldChar w:fldCharType="separate"/>
        </w:r>
        <w:r>
          <w:rPr>
            <w:noProof/>
            <w:webHidden/>
          </w:rPr>
          <w:t>114</w:t>
        </w:r>
        <w:r>
          <w:rPr>
            <w:noProof/>
            <w:webHidden/>
          </w:rPr>
          <w:fldChar w:fldCharType="end"/>
        </w:r>
      </w:hyperlink>
    </w:p>
    <w:p w14:paraId="627D753D" w14:textId="47A16B17"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10" w:history="1">
        <w:r w:rsidRPr="00BE716F">
          <w:rPr>
            <w:rStyle w:val="Hyperlink"/>
            <w:rFonts w:eastAsiaTheme="majorEastAsia"/>
            <w:noProof/>
          </w:rPr>
          <w:t xml:space="preserve">Hình 4.30 </w:t>
        </w:r>
        <w:r w:rsidRPr="00BE716F">
          <w:rPr>
            <w:rStyle w:val="Hyperlink"/>
            <w:rFonts w:eastAsiaTheme="majorEastAsia"/>
            <w:noProof/>
            <w:lang w:val="vi"/>
          </w:rPr>
          <w:t>Kiểm thử security middleware</w:t>
        </w:r>
        <w:r>
          <w:rPr>
            <w:noProof/>
            <w:webHidden/>
          </w:rPr>
          <w:tab/>
        </w:r>
        <w:r>
          <w:rPr>
            <w:noProof/>
            <w:webHidden/>
          </w:rPr>
          <w:fldChar w:fldCharType="begin"/>
        </w:r>
        <w:r>
          <w:rPr>
            <w:noProof/>
            <w:webHidden/>
          </w:rPr>
          <w:instrText xml:space="preserve"> PAGEREF _Toc232541710 \h </w:instrText>
        </w:r>
        <w:r>
          <w:rPr>
            <w:noProof/>
            <w:webHidden/>
          </w:rPr>
        </w:r>
        <w:r>
          <w:rPr>
            <w:noProof/>
            <w:webHidden/>
          </w:rPr>
          <w:fldChar w:fldCharType="separate"/>
        </w:r>
        <w:r>
          <w:rPr>
            <w:noProof/>
            <w:webHidden/>
          </w:rPr>
          <w:t>114</w:t>
        </w:r>
        <w:r>
          <w:rPr>
            <w:noProof/>
            <w:webHidden/>
          </w:rPr>
          <w:fldChar w:fldCharType="end"/>
        </w:r>
      </w:hyperlink>
    </w:p>
    <w:p w14:paraId="02079ABA" w14:textId="5C7563A4"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11" w:history="1">
        <w:r w:rsidRPr="00BE716F">
          <w:rPr>
            <w:rStyle w:val="Hyperlink"/>
            <w:rFonts w:eastAsiaTheme="majorEastAsia"/>
            <w:noProof/>
          </w:rPr>
          <w:t>Hình 4.31</w:t>
        </w:r>
        <w:r w:rsidRPr="00BE716F">
          <w:rPr>
            <w:rStyle w:val="Hyperlink"/>
            <w:rFonts w:eastAsiaTheme="majorEastAsia"/>
            <w:noProof/>
            <w:lang w:val="vi"/>
          </w:rPr>
          <w:t xml:space="preserve"> Kiểm thử Supabase sql</w:t>
        </w:r>
        <w:r>
          <w:rPr>
            <w:noProof/>
            <w:webHidden/>
          </w:rPr>
          <w:tab/>
        </w:r>
        <w:r>
          <w:rPr>
            <w:noProof/>
            <w:webHidden/>
          </w:rPr>
          <w:fldChar w:fldCharType="begin"/>
        </w:r>
        <w:r>
          <w:rPr>
            <w:noProof/>
            <w:webHidden/>
          </w:rPr>
          <w:instrText xml:space="preserve"> PAGEREF _Toc232541711 \h </w:instrText>
        </w:r>
        <w:r>
          <w:rPr>
            <w:noProof/>
            <w:webHidden/>
          </w:rPr>
        </w:r>
        <w:r>
          <w:rPr>
            <w:noProof/>
            <w:webHidden/>
          </w:rPr>
          <w:fldChar w:fldCharType="separate"/>
        </w:r>
        <w:r>
          <w:rPr>
            <w:noProof/>
            <w:webHidden/>
          </w:rPr>
          <w:t>114</w:t>
        </w:r>
        <w:r>
          <w:rPr>
            <w:noProof/>
            <w:webHidden/>
          </w:rPr>
          <w:fldChar w:fldCharType="end"/>
        </w:r>
      </w:hyperlink>
    </w:p>
    <w:p w14:paraId="78C784D1" w14:textId="44085FC6" w:rsidR="00F73565" w:rsidRDefault="00F73565">
      <w:pPr>
        <w:pStyle w:val="TableofFigures"/>
        <w:tabs>
          <w:tab w:val="right" w:leader="dot" w:pos="8498"/>
        </w:tabs>
        <w:rPr>
          <w:rFonts w:asciiTheme="minorHAnsi" w:eastAsiaTheme="minorEastAsia" w:hAnsiTheme="minorHAnsi" w:cstheme="minorBidi"/>
          <w:noProof/>
          <w:sz w:val="22"/>
          <w:szCs w:val="22"/>
          <w:lang w:eastAsia="zh-CN"/>
        </w:rPr>
      </w:pPr>
      <w:hyperlink w:anchor="_Toc232541712" w:history="1">
        <w:r w:rsidRPr="00BE716F">
          <w:rPr>
            <w:rStyle w:val="Hyperlink"/>
            <w:rFonts w:eastAsiaTheme="majorEastAsia"/>
            <w:noProof/>
            <w:lang w:val="vi"/>
          </w:rPr>
          <w:t>Hình 4.32 Kiểm thử validation dữ liệu đầu vào</w:t>
        </w:r>
        <w:r>
          <w:rPr>
            <w:noProof/>
            <w:webHidden/>
          </w:rPr>
          <w:tab/>
        </w:r>
        <w:r>
          <w:rPr>
            <w:noProof/>
            <w:webHidden/>
          </w:rPr>
          <w:fldChar w:fldCharType="begin"/>
        </w:r>
        <w:r>
          <w:rPr>
            <w:noProof/>
            <w:webHidden/>
          </w:rPr>
          <w:instrText xml:space="preserve"> PAGEREF _Toc232541712 \h </w:instrText>
        </w:r>
        <w:r>
          <w:rPr>
            <w:noProof/>
            <w:webHidden/>
          </w:rPr>
        </w:r>
        <w:r>
          <w:rPr>
            <w:noProof/>
            <w:webHidden/>
          </w:rPr>
          <w:fldChar w:fldCharType="separate"/>
        </w:r>
        <w:r>
          <w:rPr>
            <w:noProof/>
            <w:webHidden/>
          </w:rPr>
          <w:t>115</w:t>
        </w:r>
        <w:r>
          <w:rPr>
            <w:noProof/>
            <w:webHidden/>
          </w:rPr>
          <w:fldChar w:fldCharType="end"/>
        </w:r>
      </w:hyperlink>
    </w:p>
    <w:p w14:paraId="1A60A953" w14:textId="193F4F6D" w:rsidR="00D31D98" w:rsidRDefault="00880DCB" w:rsidP="008562E3">
      <w:pPr>
        <w:spacing w:line="276" w:lineRule="auto"/>
        <w:jc w:val="center"/>
        <w:rPr>
          <w:b/>
          <w:bCs/>
          <w:szCs w:val="26"/>
          <w:lang w:val="vi-VN"/>
        </w:rPr>
      </w:pPr>
      <w:r>
        <w:rPr>
          <w:b/>
          <w:bCs/>
          <w:szCs w:val="26"/>
          <w:lang w:val="vi-VN"/>
        </w:rPr>
        <w:fldChar w:fldCharType="end"/>
      </w:r>
    </w:p>
    <w:p w14:paraId="6361E6FA" w14:textId="77777777" w:rsidR="00AD4D44" w:rsidRDefault="00AD4D44">
      <w:pPr>
        <w:spacing w:after="160" w:line="278" w:lineRule="auto"/>
        <w:rPr>
          <w:b/>
          <w:bCs/>
          <w:szCs w:val="26"/>
          <w:lang w:val="vi-VN"/>
        </w:rPr>
      </w:pPr>
      <w:r>
        <w:rPr>
          <w:b/>
          <w:bCs/>
          <w:szCs w:val="26"/>
          <w:lang w:val="vi-VN"/>
        </w:rPr>
        <w:br w:type="page"/>
      </w:r>
    </w:p>
    <w:p w14:paraId="07F9208F" w14:textId="42737BD1" w:rsidR="00AF392E" w:rsidRPr="00D31D98" w:rsidRDefault="00AF392E" w:rsidP="008562E3">
      <w:pPr>
        <w:spacing w:line="276" w:lineRule="auto"/>
        <w:jc w:val="center"/>
        <w:rPr>
          <w:b/>
          <w:bCs/>
          <w:szCs w:val="26"/>
          <w:lang w:val="vi-VN"/>
        </w:rPr>
      </w:pPr>
      <w:r w:rsidRPr="00D31D98">
        <w:rPr>
          <w:b/>
          <w:bCs/>
          <w:szCs w:val="26"/>
          <w:lang w:val="vi-VN"/>
        </w:rPr>
        <w:lastRenderedPageBreak/>
        <w:t>DANH MỤC BẢNG BIỂU</w:t>
      </w:r>
    </w:p>
    <w:p w14:paraId="4163FD44" w14:textId="5C7A017D" w:rsidR="00D31D98" w:rsidRPr="00D31D98" w:rsidRDefault="00880DCB">
      <w:pPr>
        <w:pStyle w:val="TableofFigures"/>
        <w:tabs>
          <w:tab w:val="right" w:leader="dot" w:pos="8498"/>
        </w:tabs>
        <w:rPr>
          <w:rFonts w:asciiTheme="minorHAnsi" w:eastAsiaTheme="minorEastAsia" w:hAnsiTheme="minorHAnsi" w:cstheme="minorBidi"/>
          <w:noProof/>
          <w:sz w:val="22"/>
          <w:szCs w:val="22"/>
          <w:lang w:eastAsia="zh-CN"/>
        </w:rPr>
      </w:pPr>
      <w:r w:rsidRPr="00D31D98">
        <w:rPr>
          <w:szCs w:val="26"/>
          <w:lang w:val="vi-VN"/>
        </w:rPr>
        <w:fldChar w:fldCharType="begin"/>
      </w:r>
      <w:r w:rsidRPr="00D31D98">
        <w:rPr>
          <w:szCs w:val="26"/>
          <w:lang w:val="vi-VN"/>
        </w:rPr>
        <w:instrText xml:space="preserve"> TOC \h \z \c "Bảng" </w:instrText>
      </w:r>
      <w:r w:rsidRPr="00D31D98">
        <w:rPr>
          <w:szCs w:val="26"/>
          <w:lang w:val="vi-VN"/>
        </w:rPr>
        <w:fldChar w:fldCharType="separate"/>
      </w:r>
      <w:hyperlink w:anchor="_Toc232541197" w:history="1">
        <w:r w:rsidR="00D31D98" w:rsidRPr="00D31D98">
          <w:rPr>
            <w:rStyle w:val="Hyperlink"/>
            <w:rFonts w:eastAsiaTheme="majorEastAsia"/>
            <w:noProof/>
            <w:lang w:val="vi-VN"/>
          </w:rPr>
          <w:t>Bảng 2.1 Bảng mô tả tác nhân</w:t>
        </w:r>
        <w:r w:rsidR="00D31D98" w:rsidRPr="00D31D98">
          <w:rPr>
            <w:noProof/>
            <w:webHidden/>
          </w:rPr>
          <w:tab/>
        </w:r>
        <w:r w:rsidR="00D31D98" w:rsidRPr="00D31D98">
          <w:rPr>
            <w:noProof/>
            <w:webHidden/>
          </w:rPr>
          <w:fldChar w:fldCharType="begin"/>
        </w:r>
        <w:r w:rsidR="00D31D98" w:rsidRPr="00D31D98">
          <w:rPr>
            <w:noProof/>
            <w:webHidden/>
          </w:rPr>
          <w:instrText xml:space="preserve"> PAGEREF _Toc232541197 \h </w:instrText>
        </w:r>
        <w:r w:rsidR="00D31D98" w:rsidRPr="00D31D98">
          <w:rPr>
            <w:noProof/>
            <w:webHidden/>
          </w:rPr>
        </w:r>
        <w:r w:rsidR="00D31D98" w:rsidRPr="00D31D98">
          <w:rPr>
            <w:noProof/>
            <w:webHidden/>
          </w:rPr>
          <w:fldChar w:fldCharType="separate"/>
        </w:r>
        <w:r w:rsidR="00D31D98" w:rsidRPr="00D31D98">
          <w:rPr>
            <w:noProof/>
            <w:webHidden/>
          </w:rPr>
          <w:t>19</w:t>
        </w:r>
        <w:r w:rsidR="00D31D98" w:rsidRPr="00D31D98">
          <w:rPr>
            <w:noProof/>
            <w:webHidden/>
          </w:rPr>
          <w:fldChar w:fldCharType="end"/>
        </w:r>
      </w:hyperlink>
    </w:p>
    <w:p w14:paraId="33F7E4EF" w14:textId="04B4A01B"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198" w:history="1">
        <w:r w:rsidRPr="00D31D98">
          <w:rPr>
            <w:rStyle w:val="Hyperlink"/>
            <w:rFonts w:eastAsiaTheme="majorEastAsia"/>
            <w:noProof/>
          </w:rPr>
          <w:t>Bảng 2.2 Bảng đặc tả usecase đăng ký</w:t>
        </w:r>
        <w:r w:rsidRPr="00D31D98">
          <w:rPr>
            <w:noProof/>
            <w:webHidden/>
          </w:rPr>
          <w:tab/>
        </w:r>
        <w:r w:rsidRPr="00D31D98">
          <w:rPr>
            <w:noProof/>
            <w:webHidden/>
          </w:rPr>
          <w:fldChar w:fldCharType="begin"/>
        </w:r>
        <w:r w:rsidRPr="00D31D98">
          <w:rPr>
            <w:noProof/>
            <w:webHidden/>
          </w:rPr>
          <w:instrText xml:space="preserve"> PAGEREF _Toc232541198 \h </w:instrText>
        </w:r>
        <w:r w:rsidRPr="00D31D98">
          <w:rPr>
            <w:noProof/>
            <w:webHidden/>
          </w:rPr>
        </w:r>
        <w:r w:rsidRPr="00D31D98">
          <w:rPr>
            <w:noProof/>
            <w:webHidden/>
          </w:rPr>
          <w:fldChar w:fldCharType="separate"/>
        </w:r>
        <w:r w:rsidRPr="00D31D98">
          <w:rPr>
            <w:noProof/>
            <w:webHidden/>
          </w:rPr>
          <w:t>25</w:t>
        </w:r>
        <w:r w:rsidRPr="00D31D98">
          <w:rPr>
            <w:noProof/>
            <w:webHidden/>
          </w:rPr>
          <w:fldChar w:fldCharType="end"/>
        </w:r>
      </w:hyperlink>
    </w:p>
    <w:p w14:paraId="48166663" w14:textId="689A9F8C"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199" w:history="1">
        <w:r w:rsidRPr="00D31D98">
          <w:rPr>
            <w:rStyle w:val="Hyperlink"/>
            <w:rFonts w:eastAsiaTheme="majorEastAsia"/>
            <w:noProof/>
          </w:rPr>
          <w:t>Bảng 2.3 Bảng đặc tả usecase đăng nhập</w:t>
        </w:r>
        <w:r w:rsidRPr="00D31D98">
          <w:rPr>
            <w:noProof/>
            <w:webHidden/>
          </w:rPr>
          <w:tab/>
        </w:r>
        <w:r w:rsidRPr="00D31D98">
          <w:rPr>
            <w:noProof/>
            <w:webHidden/>
          </w:rPr>
          <w:fldChar w:fldCharType="begin"/>
        </w:r>
        <w:r w:rsidRPr="00D31D98">
          <w:rPr>
            <w:noProof/>
            <w:webHidden/>
          </w:rPr>
          <w:instrText xml:space="preserve"> PAGEREF _Toc232541199 \h </w:instrText>
        </w:r>
        <w:r w:rsidRPr="00D31D98">
          <w:rPr>
            <w:noProof/>
            <w:webHidden/>
          </w:rPr>
        </w:r>
        <w:r w:rsidRPr="00D31D98">
          <w:rPr>
            <w:noProof/>
            <w:webHidden/>
          </w:rPr>
          <w:fldChar w:fldCharType="separate"/>
        </w:r>
        <w:r w:rsidRPr="00D31D98">
          <w:rPr>
            <w:noProof/>
            <w:webHidden/>
          </w:rPr>
          <w:t>26</w:t>
        </w:r>
        <w:r w:rsidRPr="00D31D98">
          <w:rPr>
            <w:noProof/>
            <w:webHidden/>
          </w:rPr>
          <w:fldChar w:fldCharType="end"/>
        </w:r>
      </w:hyperlink>
    </w:p>
    <w:p w14:paraId="1E62BB55" w14:textId="693E4A3C"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0" w:history="1">
        <w:r w:rsidRPr="00D31D98">
          <w:rPr>
            <w:rStyle w:val="Hyperlink"/>
            <w:rFonts w:eastAsiaTheme="majorEastAsia"/>
            <w:noProof/>
          </w:rPr>
          <w:t>Bảng 2.4 Bảng đặc tả usecase đăng xuất</w:t>
        </w:r>
        <w:r w:rsidRPr="00D31D98">
          <w:rPr>
            <w:noProof/>
            <w:webHidden/>
          </w:rPr>
          <w:tab/>
        </w:r>
        <w:r w:rsidRPr="00D31D98">
          <w:rPr>
            <w:noProof/>
            <w:webHidden/>
          </w:rPr>
          <w:fldChar w:fldCharType="begin"/>
        </w:r>
        <w:r w:rsidRPr="00D31D98">
          <w:rPr>
            <w:noProof/>
            <w:webHidden/>
          </w:rPr>
          <w:instrText xml:space="preserve"> PAGEREF _Toc232541200 \h </w:instrText>
        </w:r>
        <w:r w:rsidRPr="00D31D98">
          <w:rPr>
            <w:noProof/>
            <w:webHidden/>
          </w:rPr>
        </w:r>
        <w:r w:rsidRPr="00D31D98">
          <w:rPr>
            <w:noProof/>
            <w:webHidden/>
          </w:rPr>
          <w:fldChar w:fldCharType="separate"/>
        </w:r>
        <w:r w:rsidRPr="00D31D98">
          <w:rPr>
            <w:noProof/>
            <w:webHidden/>
          </w:rPr>
          <w:t>27</w:t>
        </w:r>
        <w:r w:rsidRPr="00D31D98">
          <w:rPr>
            <w:noProof/>
            <w:webHidden/>
          </w:rPr>
          <w:fldChar w:fldCharType="end"/>
        </w:r>
      </w:hyperlink>
    </w:p>
    <w:p w14:paraId="4CB97DC6" w14:textId="6E915F8D"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1" w:history="1">
        <w:r w:rsidRPr="00D31D98">
          <w:rPr>
            <w:rStyle w:val="Hyperlink"/>
            <w:rFonts w:eastAsiaTheme="majorEastAsia"/>
            <w:noProof/>
          </w:rPr>
          <w:t>Bảng 2.5 Bảng đặc tả usecase quên mật khẩu</w:t>
        </w:r>
        <w:r w:rsidRPr="00D31D98">
          <w:rPr>
            <w:noProof/>
            <w:webHidden/>
          </w:rPr>
          <w:tab/>
        </w:r>
        <w:r w:rsidRPr="00D31D98">
          <w:rPr>
            <w:noProof/>
            <w:webHidden/>
          </w:rPr>
          <w:fldChar w:fldCharType="begin"/>
        </w:r>
        <w:r w:rsidRPr="00D31D98">
          <w:rPr>
            <w:noProof/>
            <w:webHidden/>
          </w:rPr>
          <w:instrText xml:space="preserve"> PAGEREF _Toc232541201 \h </w:instrText>
        </w:r>
        <w:r w:rsidRPr="00D31D98">
          <w:rPr>
            <w:noProof/>
            <w:webHidden/>
          </w:rPr>
        </w:r>
        <w:r w:rsidRPr="00D31D98">
          <w:rPr>
            <w:noProof/>
            <w:webHidden/>
          </w:rPr>
          <w:fldChar w:fldCharType="separate"/>
        </w:r>
        <w:r w:rsidRPr="00D31D98">
          <w:rPr>
            <w:noProof/>
            <w:webHidden/>
          </w:rPr>
          <w:t>28</w:t>
        </w:r>
        <w:r w:rsidRPr="00D31D98">
          <w:rPr>
            <w:noProof/>
            <w:webHidden/>
          </w:rPr>
          <w:fldChar w:fldCharType="end"/>
        </w:r>
      </w:hyperlink>
    </w:p>
    <w:p w14:paraId="031B033A" w14:textId="01FE07A9"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2" w:history="1">
        <w:r w:rsidRPr="00D31D98">
          <w:rPr>
            <w:rStyle w:val="Hyperlink"/>
            <w:rFonts w:eastAsiaTheme="majorEastAsia"/>
            <w:noProof/>
          </w:rPr>
          <w:t>Bảng 2.6 Bảng đặc tả usecase xác thực Email</w:t>
        </w:r>
        <w:r w:rsidRPr="00D31D98">
          <w:rPr>
            <w:noProof/>
            <w:webHidden/>
          </w:rPr>
          <w:tab/>
        </w:r>
        <w:r w:rsidRPr="00D31D98">
          <w:rPr>
            <w:noProof/>
            <w:webHidden/>
          </w:rPr>
          <w:fldChar w:fldCharType="begin"/>
        </w:r>
        <w:r w:rsidRPr="00D31D98">
          <w:rPr>
            <w:noProof/>
            <w:webHidden/>
          </w:rPr>
          <w:instrText xml:space="preserve"> PAGEREF _Toc232541202 \h </w:instrText>
        </w:r>
        <w:r w:rsidRPr="00D31D98">
          <w:rPr>
            <w:noProof/>
            <w:webHidden/>
          </w:rPr>
        </w:r>
        <w:r w:rsidRPr="00D31D98">
          <w:rPr>
            <w:noProof/>
            <w:webHidden/>
          </w:rPr>
          <w:fldChar w:fldCharType="separate"/>
        </w:r>
        <w:r w:rsidRPr="00D31D98">
          <w:rPr>
            <w:noProof/>
            <w:webHidden/>
          </w:rPr>
          <w:t>28</w:t>
        </w:r>
        <w:r w:rsidRPr="00D31D98">
          <w:rPr>
            <w:noProof/>
            <w:webHidden/>
          </w:rPr>
          <w:fldChar w:fldCharType="end"/>
        </w:r>
      </w:hyperlink>
    </w:p>
    <w:p w14:paraId="3E5789EF" w14:textId="1200D9E9"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3" w:history="1">
        <w:r w:rsidRPr="00D31D98">
          <w:rPr>
            <w:rStyle w:val="Hyperlink"/>
            <w:rFonts w:eastAsiaTheme="majorEastAsia"/>
            <w:noProof/>
          </w:rPr>
          <w:t>Bảng 2.7 Bảng đặc tả usecase quản lý hồ sơ cá nhân</w:t>
        </w:r>
        <w:r w:rsidRPr="00D31D98">
          <w:rPr>
            <w:noProof/>
            <w:webHidden/>
          </w:rPr>
          <w:tab/>
        </w:r>
        <w:r w:rsidRPr="00D31D98">
          <w:rPr>
            <w:noProof/>
            <w:webHidden/>
          </w:rPr>
          <w:fldChar w:fldCharType="begin"/>
        </w:r>
        <w:r w:rsidRPr="00D31D98">
          <w:rPr>
            <w:noProof/>
            <w:webHidden/>
          </w:rPr>
          <w:instrText xml:space="preserve"> PAGEREF _Toc232541203 \h </w:instrText>
        </w:r>
        <w:r w:rsidRPr="00D31D98">
          <w:rPr>
            <w:noProof/>
            <w:webHidden/>
          </w:rPr>
        </w:r>
        <w:r w:rsidRPr="00D31D98">
          <w:rPr>
            <w:noProof/>
            <w:webHidden/>
          </w:rPr>
          <w:fldChar w:fldCharType="separate"/>
        </w:r>
        <w:r w:rsidRPr="00D31D98">
          <w:rPr>
            <w:noProof/>
            <w:webHidden/>
          </w:rPr>
          <w:t>29</w:t>
        </w:r>
        <w:r w:rsidRPr="00D31D98">
          <w:rPr>
            <w:noProof/>
            <w:webHidden/>
          </w:rPr>
          <w:fldChar w:fldCharType="end"/>
        </w:r>
      </w:hyperlink>
    </w:p>
    <w:p w14:paraId="3F5362B4" w14:textId="5CC2C3C2"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4" w:history="1">
        <w:r w:rsidRPr="00D31D98">
          <w:rPr>
            <w:rStyle w:val="Hyperlink"/>
            <w:rFonts w:eastAsiaTheme="majorEastAsia"/>
            <w:noProof/>
          </w:rPr>
          <w:t>Bảng 2.8 Bảng đặc tả usecase chụp ảnh trực tiếp từ Camera</w:t>
        </w:r>
        <w:r w:rsidRPr="00D31D98">
          <w:rPr>
            <w:noProof/>
            <w:webHidden/>
          </w:rPr>
          <w:tab/>
        </w:r>
        <w:r w:rsidRPr="00D31D98">
          <w:rPr>
            <w:noProof/>
            <w:webHidden/>
          </w:rPr>
          <w:fldChar w:fldCharType="begin"/>
        </w:r>
        <w:r w:rsidRPr="00D31D98">
          <w:rPr>
            <w:noProof/>
            <w:webHidden/>
          </w:rPr>
          <w:instrText xml:space="preserve"> PAGEREF _Toc232541204 \h </w:instrText>
        </w:r>
        <w:r w:rsidRPr="00D31D98">
          <w:rPr>
            <w:noProof/>
            <w:webHidden/>
          </w:rPr>
        </w:r>
        <w:r w:rsidRPr="00D31D98">
          <w:rPr>
            <w:noProof/>
            <w:webHidden/>
          </w:rPr>
          <w:fldChar w:fldCharType="separate"/>
        </w:r>
        <w:r w:rsidRPr="00D31D98">
          <w:rPr>
            <w:noProof/>
            <w:webHidden/>
          </w:rPr>
          <w:t>30</w:t>
        </w:r>
        <w:r w:rsidRPr="00D31D98">
          <w:rPr>
            <w:noProof/>
            <w:webHidden/>
          </w:rPr>
          <w:fldChar w:fldCharType="end"/>
        </w:r>
      </w:hyperlink>
    </w:p>
    <w:p w14:paraId="7CFE6BCD" w14:textId="3912A0DD"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5" w:history="1">
        <w:r w:rsidRPr="00D31D98">
          <w:rPr>
            <w:rStyle w:val="Hyperlink"/>
            <w:rFonts w:eastAsiaTheme="majorEastAsia"/>
            <w:noProof/>
          </w:rPr>
          <w:t>Bảng 2.9 Bảng đặc tả usecase chọn ảnh từ thư viện</w:t>
        </w:r>
        <w:r w:rsidRPr="00D31D98">
          <w:rPr>
            <w:noProof/>
            <w:webHidden/>
          </w:rPr>
          <w:tab/>
        </w:r>
        <w:r w:rsidRPr="00D31D98">
          <w:rPr>
            <w:noProof/>
            <w:webHidden/>
          </w:rPr>
          <w:fldChar w:fldCharType="begin"/>
        </w:r>
        <w:r w:rsidRPr="00D31D98">
          <w:rPr>
            <w:noProof/>
            <w:webHidden/>
          </w:rPr>
          <w:instrText xml:space="preserve"> PAGEREF _Toc232541205 \h </w:instrText>
        </w:r>
        <w:r w:rsidRPr="00D31D98">
          <w:rPr>
            <w:noProof/>
            <w:webHidden/>
          </w:rPr>
        </w:r>
        <w:r w:rsidRPr="00D31D98">
          <w:rPr>
            <w:noProof/>
            <w:webHidden/>
          </w:rPr>
          <w:fldChar w:fldCharType="separate"/>
        </w:r>
        <w:r w:rsidRPr="00D31D98">
          <w:rPr>
            <w:noProof/>
            <w:webHidden/>
          </w:rPr>
          <w:t>30</w:t>
        </w:r>
        <w:r w:rsidRPr="00D31D98">
          <w:rPr>
            <w:noProof/>
            <w:webHidden/>
          </w:rPr>
          <w:fldChar w:fldCharType="end"/>
        </w:r>
      </w:hyperlink>
    </w:p>
    <w:p w14:paraId="477AA490" w14:textId="239BAF3B"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6" w:history="1">
        <w:r w:rsidRPr="00D31D98">
          <w:rPr>
            <w:rStyle w:val="Hyperlink"/>
            <w:rFonts w:eastAsiaTheme="majorEastAsia"/>
            <w:noProof/>
            <w:lang w:val="fr-FR"/>
          </w:rPr>
          <w:t>Bảng 2.10 Bảng đặc tả usecase gửi yêu cầu phân loại bệnh</w:t>
        </w:r>
        <w:r w:rsidRPr="00D31D98">
          <w:rPr>
            <w:noProof/>
            <w:webHidden/>
          </w:rPr>
          <w:tab/>
        </w:r>
        <w:r w:rsidRPr="00D31D98">
          <w:rPr>
            <w:noProof/>
            <w:webHidden/>
          </w:rPr>
          <w:fldChar w:fldCharType="begin"/>
        </w:r>
        <w:r w:rsidRPr="00D31D98">
          <w:rPr>
            <w:noProof/>
            <w:webHidden/>
          </w:rPr>
          <w:instrText xml:space="preserve"> PAGEREF _Toc232541206 \h </w:instrText>
        </w:r>
        <w:r w:rsidRPr="00D31D98">
          <w:rPr>
            <w:noProof/>
            <w:webHidden/>
          </w:rPr>
        </w:r>
        <w:r w:rsidRPr="00D31D98">
          <w:rPr>
            <w:noProof/>
            <w:webHidden/>
          </w:rPr>
          <w:fldChar w:fldCharType="separate"/>
        </w:r>
        <w:r w:rsidRPr="00D31D98">
          <w:rPr>
            <w:noProof/>
            <w:webHidden/>
          </w:rPr>
          <w:t>31</w:t>
        </w:r>
        <w:r w:rsidRPr="00D31D98">
          <w:rPr>
            <w:noProof/>
            <w:webHidden/>
          </w:rPr>
          <w:fldChar w:fldCharType="end"/>
        </w:r>
      </w:hyperlink>
    </w:p>
    <w:p w14:paraId="4708035A" w14:textId="60E5FB09"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7" w:history="1">
        <w:r w:rsidRPr="00D31D98">
          <w:rPr>
            <w:rStyle w:val="Hyperlink"/>
            <w:rFonts w:eastAsiaTheme="majorEastAsia"/>
            <w:noProof/>
          </w:rPr>
          <w:t>Bảng 2.11 Bảng đặc tả usecase hiển thị kết quả chẩn đoán</w:t>
        </w:r>
        <w:r w:rsidRPr="00D31D98">
          <w:rPr>
            <w:noProof/>
            <w:webHidden/>
          </w:rPr>
          <w:tab/>
        </w:r>
        <w:r w:rsidRPr="00D31D98">
          <w:rPr>
            <w:noProof/>
            <w:webHidden/>
          </w:rPr>
          <w:fldChar w:fldCharType="begin"/>
        </w:r>
        <w:r w:rsidRPr="00D31D98">
          <w:rPr>
            <w:noProof/>
            <w:webHidden/>
          </w:rPr>
          <w:instrText xml:space="preserve"> PAGEREF _Toc232541207 \h </w:instrText>
        </w:r>
        <w:r w:rsidRPr="00D31D98">
          <w:rPr>
            <w:noProof/>
            <w:webHidden/>
          </w:rPr>
        </w:r>
        <w:r w:rsidRPr="00D31D98">
          <w:rPr>
            <w:noProof/>
            <w:webHidden/>
          </w:rPr>
          <w:fldChar w:fldCharType="separate"/>
        </w:r>
        <w:r w:rsidRPr="00D31D98">
          <w:rPr>
            <w:noProof/>
            <w:webHidden/>
          </w:rPr>
          <w:t>32</w:t>
        </w:r>
        <w:r w:rsidRPr="00D31D98">
          <w:rPr>
            <w:noProof/>
            <w:webHidden/>
          </w:rPr>
          <w:fldChar w:fldCharType="end"/>
        </w:r>
      </w:hyperlink>
    </w:p>
    <w:p w14:paraId="197561C6" w14:textId="1F5CB16D"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8" w:history="1">
        <w:r w:rsidRPr="00D31D98">
          <w:rPr>
            <w:rStyle w:val="Hyperlink"/>
            <w:rFonts w:eastAsiaTheme="majorEastAsia"/>
            <w:noProof/>
          </w:rPr>
          <w:t>Bảng 2.12 Bảng đặc tả usecase xem thông tin chi tiết về bệnh</w:t>
        </w:r>
        <w:r w:rsidRPr="00D31D98">
          <w:rPr>
            <w:noProof/>
            <w:webHidden/>
          </w:rPr>
          <w:tab/>
        </w:r>
        <w:r w:rsidRPr="00D31D98">
          <w:rPr>
            <w:noProof/>
            <w:webHidden/>
          </w:rPr>
          <w:fldChar w:fldCharType="begin"/>
        </w:r>
        <w:r w:rsidRPr="00D31D98">
          <w:rPr>
            <w:noProof/>
            <w:webHidden/>
          </w:rPr>
          <w:instrText xml:space="preserve"> PAGEREF _Toc232541208 \h </w:instrText>
        </w:r>
        <w:r w:rsidRPr="00D31D98">
          <w:rPr>
            <w:noProof/>
            <w:webHidden/>
          </w:rPr>
        </w:r>
        <w:r w:rsidRPr="00D31D98">
          <w:rPr>
            <w:noProof/>
            <w:webHidden/>
          </w:rPr>
          <w:fldChar w:fldCharType="separate"/>
        </w:r>
        <w:r w:rsidRPr="00D31D98">
          <w:rPr>
            <w:noProof/>
            <w:webHidden/>
          </w:rPr>
          <w:t>33</w:t>
        </w:r>
        <w:r w:rsidRPr="00D31D98">
          <w:rPr>
            <w:noProof/>
            <w:webHidden/>
          </w:rPr>
          <w:fldChar w:fldCharType="end"/>
        </w:r>
      </w:hyperlink>
    </w:p>
    <w:p w14:paraId="4734A6BF" w14:textId="564E72DC"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09" w:history="1">
        <w:r w:rsidRPr="00D31D98">
          <w:rPr>
            <w:rStyle w:val="Hyperlink"/>
            <w:rFonts w:eastAsiaTheme="majorEastAsia"/>
            <w:noProof/>
          </w:rPr>
          <w:t>Bảng 2.13 Bảng đặc tả usecase xem khuyến cáo &amp; Phòng ngừa</w:t>
        </w:r>
        <w:r w:rsidRPr="00D31D98">
          <w:rPr>
            <w:noProof/>
            <w:webHidden/>
          </w:rPr>
          <w:tab/>
        </w:r>
        <w:r w:rsidRPr="00D31D98">
          <w:rPr>
            <w:noProof/>
            <w:webHidden/>
          </w:rPr>
          <w:fldChar w:fldCharType="begin"/>
        </w:r>
        <w:r w:rsidRPr="00D31D98">
          <w:rPr>
            <w:noProof/>
            <w:webHidden/>
          </w:rPr>
          <w:instrText xml:space="preserve"> PAGEREF _Toc232541209 \h </w:instrText>
        </w:r>
        <w:r w:rsidRPr="00D31D98">
          <w:rPr>
            <w:noProof/>
            <w:webHidden/>
          </w:rPr>
        </w:r>
        <w:r w:rsidRPr="00D31D98">
          <w:rPr>
            <w:noProof/>
            <w:webHidden/>
          </w:rPr>
          <w:fldChar w:fldCharType="separate"/>
        </w:r>
        <w:r w:rsidRPr="00D31D98">
          <w:rPr>
            <w:noProof/>
            <w:webHidden/>
          </w:rPr>
          <w:t>33</w:t>
        </w:r>
        <w:r w:rsidRPr="00D31D98">
          <w:rPr>
            <w:noProof/>
            <w:webHidden/>
          </w:rPr>
          <w:fldChar w:fldCharType="end"/>
        </w:r>
      </w:hyperlink>
    </w:p>
    <w:p w14:paraId="49EDC19B" w14:textId="526EC50F"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0" w:history="1">
        <w:r w:rsidRPr="00D31D98">
          <w:rPr>
            <w:rStyle w:val="Hyperlink"/>
            <w:rFonts w:eastAsiaTheme="majorEastAsia"/>
            <w:noProof/>
          </w:rPr>
          <w:t>Bảng 2.14 Bảng đặc tả usecase báo cáo kết quả sai</w:t>
        </w:r>
        <w:r w:rsidRPr="00D31D98">
          <w:rPr>
            <w:noProof/>
            <w:webHidden/>
          </w:rPr>
          <w:tab/>
        </w:r>
        <w:r w:rsidRPr="00D31D98">
          <w:rPr>
            <w:noProof/>
            <w:webHidden/>
          </w:rPr>
          <w:fldChar w:fldCharType="begin"/>
        </w:r>
        <w:r w:rsidRPr="00D31D98">
          <w:rPr>
            <w:noProof/>
            <w:webHidden/>
          </w:rPr>
          <w:instrText xml:space="preserve"> PAGEREF _Toc232541210 \h </w:instrText>
        </w:r>
        <w:r w:rsidRPr="00D31D98">
          <w:rPr>
            <w:noProof/>
            <w:webHidden/>
          </w:rPr>
        </w:r>
        <w:r w:rsidRPr="00D31D98">
          <w:rPr>
            <w:noProof/>
            <w:webHidden/>
          </w:rPr>
          <w:fldChar w:fldCharType="separate"/>
        </w:r>
        <w:r w:rsidRPr="00D31D98">
          <w:rPr>
            <w:noProof/>
            <w:webHidden/>
          </w:rPr>
          <w:t>35</w:t>
        </w:r>
        <w:r w:rsidRPr="00D31D98">
          <w:rPr>
            <w:noProof/>
            <w:webHidden/>
          </w:rPr>
          <w:fldChar w:fldCharType="end"/>
        </w:r>
      </w:hyperlink>
    </w:p>
    <w:p w14:paraId="41293771" w14:textId="3E8BDABF"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1" w:history="1">
        <w:r w:rsidRPr="00D31D98">
          <w:rPr>
            <w:rStyle w:val="Hyperlink"/>
            <w:rFonts w:eastAsiaTheme="majorEastAsia"/>
            <w:noProof/>
          </w:rPr>
          <w:t>Bảng 2.15 Bảng đặc tả usecase lưu lịch sử chẩn đoán</w:t>
        </w:r>
        <w:r w:rsidRPr="00D31D98">
          <w:rPr>
            <w:noProof/>
            <w:webHidden/>
          </w:rPr>
          <w:tab/>
        </w:r>
        <w:r w:rsidRPr="00D31D98">
          <w:rPr>
            <w:noProof/>
            <w:webHidden/>
          </w:rPr>
          <w:fldChar w:fldCharType="begin"/>
        </w:r>
        <w:r w:rsidRPr="00D31D98">
          <w:rPr>
            <w:noProof/>
            <w:webHidden/>
          </w:rPr>
          <w:instrText xml:space="preserve"> PAGEREF _Toc232541211 \h </w:instrText>
        </w:r>
        <w:r w:rsidRPr="00D31D98">
          <w:rPr>
            <w:noProof/>
            <w:webHidden/>
          </w:rPr>
        </w:r>
        <w:r w:rsidRPr="00D31D98">
          <w:rPr>
            <w:noProof/>
            <w:webHidden/>
          </w:rPr>
          <w:fldChar w:fldCharType="separate"/>
        </w:r>
        <w:r w:rsidRPr="00D31D98">
          <w:rPr>
            <w:noProof/>
            <w:webHidden/>
          </w:rPr>
          <w:t>36</w:t>
        </w:r>
        <w:r w:rsidRPr="00D31D98">
          <w:rPr>
            <w:noProof/>
            <w:webHidden/>
          </w:rPr>
          <w:fldChar w:fldCharType="end"/>
        </w:r>
      </w:hyperlink>
    </w:p>
    <w:p w14:paraId="6540C59C" w14:textId="4FD3F5A6"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2" w:history="1">
        <w:r w:rsidRPr="00D31D98">
          <w:rPr>
            <w:rStyle w:val="Hyperlink"/>
            <w:rFonts w:eastAsiaTheme="majorEastAsia"/>
            <w:noProof/>
          </w:rPr>
          <w:t>Bảng 2.16 Bảng đặc tả usecase xem danh sách lịch sử cá nhân</w:t>
        </w:r>
        <w:r w:rsidRPr="00D31D98">
          <w:rPr>
            <w:noProof/>
            <w:webHidden/>
          </w:rPr>
          <w:tab/>
        </w:r>
        <w:r w:rsidRPr="00D31D98">
          <w:rPr>
            <w:noProof/>
            <w:webHidden/>
          </w:rPr>
          <w:fldChar w:fldCharType="begin"/>
        </w:r>
        <w:r w:rsidRPr="00D31D98">
          <w:rPr>
            <w:noProof/>
            <w:webHidden/>
          </w:rPr>
          <w:instrText xml:space="preserve"> PAGEREF _Toc232541212 \h </w:instrText>
        </w:r>
        <w:r w:rsidRPr="00D31D98">
          <w:rPr>
            <w:noProof/>
            <w:webHidden/>
          </w:rPr>
        </w:r>
        <w:r w:rsidRPr="00D31D98">
          <w:rPr>
            <w:noProof/>
            <w:webHidden/>
          </w:rPr>
          <w:fldChar w:fldCharType="separate"/>
        </w:r>
        <w:r w:rsidRPr="00D31D98">
          <w:rPr>
            <w:noProof/>
            <w:webHidden/>
          </w:rPr>
          <w:t>36</w:t>
        </w:r>
        <w:r w:rsidRPr="00D31D98">
          <w:rPr>
            <w:noProof/>
            <w:webHidden/>
          </w:rPr>
          <w:fldChar w:fldCharType="end"/>
        </w:r>
      </w:hyperlink>
    </w:p>
    <w:p w14:paraId="00E9F088" w14:textId="05636954"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3" w:history="1">
        <w:r w:rsidRPr="00D31D98">
          <w:rPr>
            <w:rStyle w:val="Hyperlink"/>
            <w:rFonts w:eastAsiaTheme="majorEastAsia"/>
            <w:noProof/>
          </w:rPr>
          <w:t>Bảng 2.17 Bảng đặc tả usecase thông báo đẩy - cảnh báo dịch bệnh</w:t>
        </w:r>
        <w:r w:rsidRPr="00D31D98">
          <w:rPr>
            <w:noProof/>
            <w:webHidden/>
          </w:rPr>
          <w:tab/>
        </w:r>
        <w:r w:rsidRPr="00D31D98">
          <w:rPr>
            <w:noProof/>
            <w:webHidden/>
          </w:rPr>
          <w:fldChar w:fldCharType="begin"/>
        </w:r>
        <w:r w:rsidRPr="00D31D98">
          <w:rPr>
            <w:noProof/>
            <w:webHidden/>
          </w:rPr>
          <w:instrText xml:space="preserve"> PAGEREF _Toc232541213 \h </w:instrText>
        </w:r>
        <w:r w:rsidRPr="00D31D98">
          <w:rPr>
            <w:noProof/>
            <w:webHidden/>
          </w:rPr>
        </w:r>
        <w:r w:rsidRPr="00D31D98">
          <w:rPr>
            <w:noProof/>
            <w:webHidden/>
          </w:rPr>
          <w:fldChar w:fldCharType="separate"/>
        </w:r>
        <w:r w:rsidRPr="00D31D98">
          <w:rPr>
            <w:noProof/>
            <w:webHidden/>
          </w:rPr>
          <w:t>37</w:t>
        </w:r>
        <w:r w:rsidRPr="00D31D98">
          <w:rPr>
            <w:noProof/>
            <w:webHidden/>
          </w:rPr>
          <w:fldChar w:fldCharType="end"/>
        </w:r>
      </w:hyperlink>
    </w:p>
    <w:p w14:paraId="29BD3260" w14:textId="4C717351"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4" w:history="1">
        <w:r w:rsidRPr="00D31D98">
          <w:rPr>
            <w:rStyle w:val="Hyperlink"/>
            <w:rFonts w:eastAsiaTheme="majorEastAsia"/>
            <w:noProof/>
          </w:rPr>
          <w:t>Bảng 2.18 Bảng đặc tả usecase dự báo thời tiết &amp; cảnh báo nguy cơ</w:t>
        </w:r>
        <w:r w:rsidRPr="00D31D98">
          <w:rPr>
            <w:noProof/>
            <w:webHidden/>
          </w:rPr>
          <w:tab/>
        </w:r>
        <w:r w:rsidRPr="00D31D98">
          <w:rPr>
            <w:noProof/>
            <w:webHidden/>
          </w:rPr>
          <w:fldChar w:fldCharType="begin"/>
        </w:r>
        <w:r w:rsidRPr="00D31D98">
          <w:rPr>
            <w:noProof/>
            <w:webHidden/>
          </w:rPr>
          <w:instrText xml:space="preserve"> PAGEREF _Toc232541214 \h </w:instrText>
        </w:r>
        <w:r w:rsidRPr="00D31D98">
          <w:rPr>
            <w:noProof/>
            <w:webHidden/>
          </w:rPr>
        </w:r>
        <w:r w:rsidRPr="00D31D98">
          <w:rPr>
            <w:noProof/>
            <w:webHidden/>
          </w:rPr>
          <w:fldChar w:fldCharType="separate"/>
        </w:r>
        <w:r w:rsidRPr="00D31D98">
          <w:rPr>
            <w:noProof/>
            <w:webHidden/>
          </w:rPr>
          <w:t>38</w:t>
        </w:r>
        <w:r w:rsidRPr="00D31D98">
          <w:rPr>
            <w:noProof/>
            <w:webHidden/>
          </w:rPr>
          <w:fldChar w:fldCharType="end"/>
        </w:r>
      </w:hyperlink>
    </w:p>
    <w:p w14:paraId="5A4263B7" w14:textId="213990B8"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5" w:history="1">
        <w:r w:rsidRPr="00D31D98">
          <w:rPr>
            <w:rStyle w:val="Hyperlink"/>
            <w:rFonts w:eastAsiaTheme="majorEastAsia"/>
            <w:noProof/>
          </w:rPr>
          <w:t>Bảng 2.19 Bảng đặc tả usecase bản đồ vùng dịch</w:t>
        </w:r>
        <w:r w:rsidRPr="00D31D98">
          <w:rPr>
            <w:noProof/>
            <w:webHidden/>
          </w:rPr>
          <w:tab/>
        </w:r>
        <w:r w:rsidRPr="00D31D98">
          <w:rPr>
            <w:noProof/>
            <w:webHidden/>
          </w:rPr>
          <w:fldChar w:fldCharType="begin"/>
        </w:r>
        <w:r w:rsidRPr="00D31D98">
          <w:rPr>
            <w:noProof/>
            <w:webHidden/>
          </w:rPr>
          <w:instrText xml:space="preserve"> PAGEREF _Toc232541215 \h </w:instrText>
        </w:r>
        <w:r w:rsidRPr="00D31D98">
          <w:rPr>
            <w:noProof/>
            <w:webHidden/>
          </w:rPr>
        </w:r>
        <w:r w:rsidRPr="00D31D98">
          <w:rPr>
            <w:noProof/>
            <w:webHidden/>
          </w:rPr>
          <w:fldChar w:fldCharType="separate"/>
        </w:r>
        <w:r w:rsidRPr="00D31D98">
          <w:rPr>
            <w:noProof/>
            <w:webHidden/>
          </w:rPr>
          <w:t>38</w:t>
        </w:r>
        <w:r w:rsidRPr="00D31D98">
          <w:rPr>
            <w:noProof/>
            <w:webHidden/>
          </w:rPr>
          <w:fldChar w:fldCharType="end"/>
        </w:r>
      </w:hyperlink>
    </w:p>
    <w:p w14:paraId="3FF85CD4" w14:textId="2945BDA8"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6" w:history="1">
        <w:r w:rsidRPr="00D31D98">
          <w:rPr>
            <w:rStyle w:val="Hyperlink"/>
            <w:rFonts w:eastAsiaTheme="majorEastAsia"/>
            <w:noProof/>
          </w:rPr>
          <w:t>Bảng 2.20 Bảng đặc tả usecase lịch trình chăm sóc cây trồng</w:t>
        </w:r>
        <w:r w:rsidRPr="00D31D98">
          <w:rPr>
            <w:noProof/>
            <w:webHidden/>
          </w:rPr>
          <w:tab/>
        </w:r>
        <w:r w:rsidRPr="00D31D98">
          <w:rPr>
            <w:noProof/>
            <w:webHidden/>
          </w:rPr>
          <w:fldChar w:fldCharType="begin"/>
        </w:r>
        <w:r w:rsidRPr="00D31D98">
          <w:rPr>
            <w:noProof/>
            <w:webHidden/>
          </w:rPr>
          <w:instrText xml:space="preserve"> PAGEREF _Toc232541216 \h </w:instrText>
        </w:r>
        <w:r w:rsidRPr="00D31D98">
          <w:rPr>
            <w:noProof/>
            <w:webHidden/>
          </w:rPr>
        </w:r>
        <w:r w:rsidRPr="00D31D98">
          <w:rPr>
            <w:noProof/>
            <w:webHidden/>
          </w:rPr>
          <w:fldChar w:fldCharType="separate"/>
        </w:r>
        <w:r w:rsidRPr="00D31D98">
          <w:rPr>
            <w:noProof/>
            <w:webHidden/>
          </w:rPr>
          <w:t>40</w:t>
        </w:r>
        <w:r w:rsidRPr="00D31D98">
          <w:rPr>
            <w:noProof/>
            <w:webHidden/>
          </w:rPr>
          <w:fldChar w:fldCharType="end"/>
        </w:r>
      </w:hyperlink>
    </w:p>
    <w:p w14:paraId="360DFE0B" w14:textId="3FBF76FC"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7" w:history="1">
        <w:r w:rsidRPr="00D31D98">
          <w:rPr>
            <w:rStyle w:val="Hyperlink"/>
            <w:rFonts w:eastAsiaTheme="majorEastAsia"/>
            <w:noProof/>
          </w:rPr>
          <w:t>Bảng 2.21 Bảng Profiles</w:t>
        </w:r>
        <w:r w:rsidRPr="00D31D98">
          <w:rPr>
            <w:noProof/>
            <w:webHidden/>
          </w:rPr>
          <w:tab/>
        </w:r>
        <w:r w:rsidRPr="00D31D98">
          <w:rPr>
            <w:noProof/>
            <w:webHidden/>
          </w:rPr>
          <w:fldChar w:fldCharType="begin"/>
        </w:r>
        <w:r w:rsidRPr="00D31D98">
          <w:rPr>
            <w:noProof/>
            <w:webHidden/>
          </w:rPr>
          <w:instrText xml:space="preserve"> PAGEREF _Toc232541217 \h </w:instrText>
        </w:r>
        <w:r w:rsidRPr="00D31D98">
          <w:rPr>
            <w:noProof/>
            <w:webHidden/>
          </w:rPr>
        </w:r>
        <w:r w:rsidRPr="00D31D98">
          <w:rPr>
            <w:noProof/>
            <w:webHidden/>
          </w:rPr>
          <w:fldChar w:fldCharType="separate"/>
        </w:r>
        <w:r w:rsidRPr="00D31D98">
          <w:rPr>
            <w:noProof/>
            <w:webHidden/>
          </w:rPr>
          <w:t>63</w:t>
        </w:r>
        <w:r w:rsidRPr="00D31D98">
          <w:rPr>
            <w:noProof/>
            <w:webHidden/>
          </w:rPr>
          <w:fldChar w:fldCharType="end"/>
        </w:r>
      </w:hyperlink>
    </w:p>
    <w:p w14:paraId="51D7BB58" w14:textId="1CC28F01"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8" w:history="1">
        <w:r w:rsidRPr="00D31D98">
          <w:rPr>
            <w:rStyle w:val="Hyperlink"/>
            <w:rFonts w:eastAsiaTheme="majorEastAsia"/>
            <w:noProof/>
          </w:rPr>
          <w:t>Bảng 2.22 Bảng History</w:t>
        </w:r>
        <w:r w:rsidRPr="00D31D98">
          <w:rPr>
            <w:noProof/>
            <w:webHidden/>
          </w:rPr>
          <w:tab/>
        </w:r>
        <w:r w:rsidRPr="00D31D98">
          <w:rPr>
            <w:noProof/>
            <w:webHidden/>
          </w:rPr>
          <w:fldChar w:fldCharType="begin"/>
        </w:r>
        <w:r w:rsidRPr="00D31D98">
          <w:rPr>
            <w:noProof/>
            <w:webHidden/>
          </w:rPr>
          <w:instrText xml:space="preserve"> PAGEREF _Toc232541218 \h </w:instrText>
        </w:r>
        <w:r w:rsidRPr="00D31D98">
          <w:rPr>
            <w:noProof/>
            <w:webHidden/>
          </w:rPr>
        </w:r>
        <w:r w:rsidRPr="00D31D98">
          <w:rPr>
            <w:noProof/>
            <w:webHidden/>
          </w:rPr>
          <w:fldChar w:fldCharType="separate"/>
        </w:r>
        <w:r w:rsidRPr="00D31D98">
          <w:rPr>
            <w:noProof/>
            <w:webHidden/>
          </w:rPr>
          <w:t>64</w:t>
        </w:r>
        <w:r w:rsidRPr="00D31D98">
          <w:rPr>
            <w:noProof/>
            <w:webHidden/>
          </w:rPr>
          <w:fldChar w:fldCharType="end"/>
        </w:r>
      </w:hyperlink>
    </w:p>
    <w:p w14:paraId="5C3B0685" w14:textId="0F4FEAD3"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19" w:history="1">
        <w:r w:rsidRPr="00D31D98">
          <w:rPr>
            <w:rStyle w:val="Hyperlink"/>
            <w:rFonts w:eastAsiaTheme="majorEastAsia"/>
            <w:noProof/>
          </w:rPr>
          <w:t>Bảng 2.23 Bảng Report_Cases</w:t>
        </w:r>
        <w:r w:rsidRPr="00D31D98">
          <w:rPr>
            <w:noProof/>
            <w:webHidden/>
          </w:rPr>
          <w:tab/>
        </w:r>
        <w:r w:rsidRPr="00D31D98">
          <w:rPr>
            <w:noProof/>
            <w:webHidden/>
          </w:rPr>
          <w:fldChar w:fldCharType="begin"/>
        </w:r>
        <w:r w:rsidRPr="00D31D98">
          <w:rPr>
            <w:noProof/>
            <w:webHidden/>
          </w:rPr>
          <w:instrText xml:space="preserve"> PAGEREF _Toc232541219 \h </w:instrText>
        </w:r>
        <w:r w:rsidRPr="00D31D98">
          <w:rPr>
            <w:noProof/>
            <w:webHidden/>
          </w:rPr>
        </w:r>
        <w:r w:rsidRPr="00D31D98">
          <w:rPr>
            <w:noProof/>
            <w:webHidden/>
          </w:rPr>
          <w:fldChar w:fldCharType="separate"/>
        </w:r>
        <w:r w:rsidRPr="00D31D98">
          <w:rPr>
            <w:noProof/>
            <w:webHidden/>
          </w:rPr>
          <w:t>65</w:t>
        </w:r>
        <w:r w:rsidRPr="00D31D98">
          <w:rPr>
            <w:noProof/>
            <w:webHidden/>
          </w:rPr>
          <w:fldChar w:fldCharType="end"/>
        </w:r>
      </w:hyperlink>
    </w:p>
    <w:p w14:paraId="5F75F734" w14:textId="2DB69D63"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0" w:history="1">
        <w:r w:rsidRPr="00D31D98">
          <w:rPr>
            <w:rStyle w:val="Hyperlink"/>
            <w:rFonts w:eastAsiaTheme="majorEastAsia"/>
            <w:noProof/>
          </w:rPr>
          <w:t>Bảng 2.24 Bảng Consultation_Requests</w:t>
        </w:r>
        <w:r w:rsidRPr="00D31D98">
          <w:rPr>
            <w:noProof/>
            <w:webHidden/>
          </w:rPr>
          <w:tab/>
        </w:r>
        <w:r w:rsidRPr="00D31D98">
          <w:rPr>
            <w:noProof/>
            <w:webHidden/>
          </w:rPr>
          <w:fldChar w:fldCharType="begin"/>
        </w:r>
        <w:r w:rsidRPr="00D31D98">
          <w:rPr>
            <w:noProof/>
            <w:webHidden/>
          </w:rPr>
          <w:instrText xml:space="preserve"> PAGEREF _Toc232541220 \h </w:instrText>
        </w:r>
        <w:r w:rsidRPr="00D31D98">
          <w:rPr>
            <w:noProof/>
            <w:webHidden/>
          </w:rPr>
        </w:r>
        <w:r w:rsidRPr="00D31D98">
          <w:rPr>
            <w:noProof/>
            <w:webHidden/>
          </w:rPr>
          <w:fldChar w:fldCharType="separate"/>
        </w:r>
        <w:r w:rsidRPr="00D31D98">
          <w:rPr>
            <w:noProof/>
            <w:webHidden/>
          </w:rPr>
          <w:t>67</w:t>
        </w:r>
        <w:r w:rsidRPr="00D31D98">
          <w:rPr>
            <w:noProof/>
            <w:webHidden/>
          </w:rPr>
          <w:fldChar w:fldCharType="end"/>
        </w:r>
      </w:hyperlink>
    </w:p>
    <w:p w14:paraId="4B996C64" w14:textId="15B0413E"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1" w:history="1">
        <w:r w:rsidRPr="00D31D98">
          <w:rPr>
            <w:rStyle w:val="Hyperlink"/>
            <w:rFonts w:eastAsiaTheme="majorEastAsia"/>
            <w:noProof/>
          </w:rPr>
          <w:t>Bảng 2.25 Bảng Outbreak_Cases</w:t>
        </w:r>
        <w:r w:rsidRPr="00D31D98">
          <w:rPr>
            <w:noProof/>
            <w:webHidden/>
          </w:rPr>
          <w:tab/>
        </w:r>
        <w:r w:rsidRPr="00D31D98">
          <w:rPr>
            <w:noProof/>
            <w:webHidden/>
          </w:rPr>
          <w:fldChar w:fldCharType="begin"/>
        </w:r>
        <w:r w:rsidRPr="00D31D98">
          <w:rPr>
            <w:noProof/>
            <w:webHidden/>
          </w:rPr>
          <w:instrText xml:space="preserve"> PAGEREF _Toc232541221 \h </w:instrText>
        </w:r>
        <w:r w:rsidRPr="00D31D98">
          <w:rPr>
            <w:noProof/>
            <w:webHidden/>
          </w:rPr>
        </w:r>
        <w:r w:rsidRPr="00D31D98">
          <w:rPr>
            <w:noProof/>
            <w:webHidden/>
          </w:rPr>
          <w:fldChar w:fldCharType="separate"/>
        </w:r>
        <w:r w:rsidRPr="00D31D98">
          <w:rPr>
            <w:noProof/>
            <w:webHidden/>
          </w:rPr>
          <w:t>68</w:t>
        </w:r>
        <w:r w:rsidRPr="00D31D98">
          <w:rPr>
            <w:noProof/>
            <w:webHidden/>
          </w:rPr>
          <w:fldChar w:fldCharType="end"/>
        </w:r>
      </w:hyperlink>
    </w:p>
    <w:p w14:paraId="57E024C0" w14:textId="26B968C6"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2" w:history="1">
        <w:r w:rsidRPr="00D31D98">
          <w:rPr>
            <w:rStyle w:val="Hyperlink"/>
            <w:rFonts w:eastAsiaTheme="majorEastAsia"/>
            <w:noProof/>
          </w:rPr>
          <w:t>Bảng 2.26 Bảng LLM_Advice_Cache</w:t>
        </w:r>
        <w:r w:rsidRPr="00D31D98">
          <w:rPr>
            <w:noProof/>
            <w:webHidden/>
          </w:rPr>
          <w:tab/>
        </w:r>
        <w:r w:rsidRPr="00D31D98">
          <w:rPr>
            <w:noProof/>
            <w:webHidden/>
          </w:rPr>
          <w:fldChar w:fldCharType="begin"/>
        </w:r>
        <w:r w:rsidRPr="00D31D98">
          <w:rPr>
            <w:noProof/>
            <w:webHidden/>
          </w:rPr>
          <w:instrText xml:space="preserve"> PAGEREF _Toc232541222 \h </w:instrText>
        </w:r>
        <w:r w:rsidRPr="00D31D98">
          <w:rPr>
            <w:noProof/>
            <w:webHidden/>
          </w:rPr>
        </w:r>
        <w:r w:rsidRPr="00D31D98">
          <w:rPr>
            <w:noProof/>
            <w:webHidden/>
          </w:rPr>
          <w:fldChar w:fldCharType="separate"/>
        </w:r>
        <w:r w:rsidRPr="00D31D98">
          <w:rPr>
            <w:noProof/>
            <w:webHidden/>
          </w:rPr>
          <w:t>69</w:t>
        </w:r>
        <w:r w:rsidRPr="00D31D98">
          <w:rPr>
            <w:noProof/>
            <w:webHidden/>
          </w:rPr>
          <w:fldChar w:fldCharType="end"/>
        </w:r>
      </w:hyperlink>
    </w:p>
    <w:p w14:paraId="4CEEAD38" w14:textId="10F956D8"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3" w:history="1">
        <w:r w:rsidRPr="00D31D98">
          <w:rPr>
            <w:rStyle w:val="Hyperlink"/>
            <w:rFonts w:eastAsiaTheme="majorEastAsia"/>
            <w:noProof/>
          </w:rPr>
          <w:t>Bảng 2.27 Bảng AI_Feedback_Cases</w:t>
        </w:r>
        <w:r w:rsidRPr="00D31D98">
          <w:rPr>
            <w:noProof/>
            <w:webHidden/>
          </w:rPr>
          <w:tab/>
        </w:r>
        <w:r w:rsidRPr="00D31D98">
          <w:rPr>
            <w:noProof/>
            <w:webHidden/>
          </w:rPr>
          <w:fldChar w:fldCharType="begin"/>
        </w:r>
        <w:r w:rsidRPr="00D31D98">
          <w:rPr>
            <w:noProof/>
            <w:webHidden/>
          </w:rPr>
          <w:instrText xml:space="preserve"> PAGEREF _Toc232541223 \h </w:instrText>
        </w:r>
        <w:r w:rsidRPr="00D31D98">
          <w:rPr>
            <w:noProof/>
            <w:webHidden/>
          </w:rPr>
        </w:r>
        <w:r w:rsidRPr="00D31D98">
          <w:rPr>
            <w:noProof/>
            <w:webHidden/>
          </w:rPr>
          <w:fldChar w:fldCharType="separate"/>
        </w:r>
        <w:r w:rsidRPr="00D31D98">
          <w:rPr>
            <w:noProof/>
            <w:webHidden/>
          </w:rPr>
          <w:t>70</w:t>
        </w:r>
        <w:r w:rsidRPr="00D31D98">
          <w:rPr>
            <w:noProof/>
            <w:webHidden/>
          </w:rPr>
          <w:fldChar w:fldCharType="end"/>
        </w:r>
      </w:hyperlink>
    </w:p>
    <w:p w14:paraId="7B782484" w14:textId="33777760"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4" w:history="1">
        <w:r w:rsidRPr="00D31D98">
          <w:rPr>
            <w:rStyle w:val="Hyperlink"/>
            <w:rFonts w:eastAsiaTheme="majorEastAsia"/>
            <w:noProof/>
          </w:rPr>
          <w:t>Bảng 2.28 Bảng App_Feedback</w:t>
        </w:r>
        <w:r w:rsidRPr="00D31D98">
          <w:rPr>
            <w:noProof/>
            <w:webHidden/>
          </w:rPr>
          <w:tab/>
        </w:r>
        <w:r w:rsidRPr="00D31D98">
          <w:rPr>
            <w:noProof/>
            <w:webHidden/>
          </w:rPr>
          <w:fldChar w:fldCharType="begin"/>
        </w:r>
        <w:r w:rsidRPr="00D31D98">
          <w:rPr>
            <w:noProof/>
            <w:webHidden/>
          </w:rPr>
          <w:instrText xml:space="preserve"> PAGEREF _Toc232541224 \h </w:instrText>
        </w:r>
        <w:r w:rsidRPr="00D31D98">
          <w:rPr>
            <w:noProof/>
            <w:webHidden/>
          </w:rPr>
        </w:r>
        <w:r w:rsidRPr="00D31D98">
          <w:rPr>
            <w:noProof/>
            <w:webHidden/>
          </w:rPr>
          <w:fldChar w:fldCharType="separate"/>
        </w:r>
        <w:r w:rsidRPr="00D31D98">
          <w:rPr>
            <w:noProof/>
            <w:webHidden/>
          </w:rPr>
          <w:t>71</w:t>
        </w:r>
        <w:r w:rsidRPr="00D31D98">
          <w:rPr>
            <w:noProof/>
            <w:webHidden/>
          </w:rPr>
          <w:fldChar w:fldCharType="end"/>
        </w:r>
      </w:hyperlink>
    </w:p>
    <w:p w14:paraId="4B1DE0BA" w14:textId="71277343"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5" w:history="1">
        <w:r w:rsidRPr="00D31D98">
          <w:rPr>
            <w:rStyle w:val="Hyperlink"/>
            <w:rFonts w:eastAsiaTheme="majorEastAsia"/>
            <w:noProof/>
          </w:rPr>
          <w:t>Bảng 2.29 Bảng Chat_Sessions</w:t>
        </w:r>
        <w:r w:rsidRPr="00D31D98">
          <w:rPr>
            <w:noProof/>
            <w:webHidden/>
          </w:rPr>
          <w:tab/>
        </w:r>
        <w:r w:rsidRPr="00D31D98">
          <w:rPr>
            <w:noProof/>
            <w:webHidden/>
          </w:rPr>
          <w:fldChar w:fldCharType="begin"/>
        </w:r>
        <w:r w:rsidRPr="00D31D98">
          <w:rPr>
            <w:noProof/>
            <w:webHidden/>
          </w:rPr>
          <w:instrText xml:space="preserve"> PAGEREF _Toc232541225 \h </w:instrText>
        </w:r>
        <w:r w:rsidRPr="00D31D98">
          <w:rPr>
            <w:noProof/>
            <w:webHidden/>
          </w:rPr>
        </w:r>
        <w:r w:rsidRPr="00D31D98">
          <w:rPr>
            <w:noProof/>
            <w:webHidden/>
          </w:rPr>
          <w:fldChar w:fldCharType="separate"/>
        </w:r>
        <w:r w:rsidRPr="00D31D98">
          <w:rPr>
            <w:noProof/>
            <w:webHidden/>
          </w:rPr>
          <w:t>71</w:t>
        </w:r>
        <w:r w:rsidRPr="00D31D98">
          <w:rPr>
            <w:noProof/>
            <w:webHidden/>
          </w:rPr>
          <w:fldChar w:fldCharType="end"/>
        </w:r>
      </w:hyperlink>
    </w:p>
    <w:p w14:paraId="54431450" w14:textId="1A8E9FB1"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6" w:history="1">
        <w:r w:rsidRPr="00D31D98">
          <w:rPr>
            <w:rStyle w:val="Hyperlink"/>
            <w:rFonts w:eastAsiaTheme="majorEastAsia"/>
            <w:noProof/>
          </w:rPr>
          <w:t>Bảng 2.30 Bảng Chat_Messages</w:t>
        </w:r>
        <w:r w:rsidRPr="00D31D98">
          <w:rPr>
            <w:noProof/>
            <w:webHidden/>
          </w:rPr>
          <w:tab/>
        </w:r>
        <w:r w:rsidRPr="00D31D98">
          <w:rPr>
            <w:noProof/>
            <w:webHidden/>
          </w:rPr>
          <w:fldChar w:fldCharType="begin"/>
        </w:r>
        <w:r w:rsidRPr="00D31D98">
          <w:rPr>
            <w:noProof/>
            <w:webHidden/>
          </w:rPr>
          <w:instrText xml:space="preserve"> PAGEREF _Toc232541226 \h </w:instrText>
        </w:r>
        <w:r w:rsidRPr="00D31D98">
          <w:rPr>
            <w:noProof/>
            <w:webHidden/>
          </w:rPr>
        </w:r>
        <w:r w:rsidRPr="00D31D98">
          <w:rPr>
            <w:noProof/>
            <w:webHidden/>
          </w:rPr>
          <w:fldChar w:fldCharType="separate"/>
        </w:r>
        <w:r w:rsidRPr="00D31D98">
          <w:rPr>
            <w:noProof/>
            <w:webHidden/>
          </w:rPr>
          <w:t>72</w:t>
        </w:r>
        <w:r w:rsidRPr="00D31D98">
          <w:rPr>
            <w:noProof/>
            <w:webHidden/>
          </w:rPr>
          <w:fldChar w:fldCharType="end"/>
        </w:r>
      </w:hyperlink>
    </w:p>
    <w:p w14:paraId="2C6F2B9D" w14:textId="711DBA53"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7" w:history="1">
        <w:r w:rsidRPr="00D31D98">
          <w:rPr>
            <w:rStyle w:val="Hyperlink"/>
            <w:rFonts w:eastAsiaTheme="majorEastAsia"/>
            <w:noProof/>
          </w:rPr>
          <w:t>Bảng 2.31 Bảng User_Plants</w:t>
        </w:r>
        <w:r w:rsidRPr="00D31D98">
          <w:rPr>
            <w:noProof/>
            <w:webHidden/>
          </w:rPr>
          <w:tab/>
        </w:r>
        <w:r w:rsidRPr="00D31D98">
          <w:rPr>
            <w:noProof/>
            <w:webHidden/>
          </w:rPr>
          <w:fldChar w:fldCharType="begin"/>
        </w:r>
        <w:r w:rsidRPr="00D31D98">
          <w:rPr>
            <w:noProof/>
            <w:webHidden/>
          </w:rPr>
          <w:instrText xml:space="preserve"> PAGEREF _Toc232541227 \h </w:instrText>
        </w:r>
        <w:r w:rsidRPr="00D31D98">
          <w:rPr>
            <w:noProof/>
            <w:webHidden/>
          </w:rPr>
        </w:r>
        <w:r w:rsidRPr="00D31D98">
          <w:rPr>
            <w:noProof/>
            <w:webHidden/>
          </w:rPr>
          <w:fldChar w:fldCharType="separate"/>
        </w:r>
        <w:r w:rsidRPr="00D31D98">
          <w:rPr>
            <w:noProof/>
            <w:webHidden/>
          </w:rPr>
          <w:t>73</w:t>
        </w:r>
        <w:r w:rsidRPr="00D31D98">
          <w:rPr>
            <w:noProof/>
            <w:webHidden/>
          </w:rPr>
          <w:fldChar w:fldCharType="end"/>
        </w:r>
      </w:hyperlink>
    </w:p>
    <w:p w14:paraId="3FE8E4C0" w14:textId="26F92544"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8" w:history="1">
        <w:r w:rsidRPr="00D31D98">
          <w:rPr>
            <w:rStyle w:val="Hyperlink"/>
            <w:rFonts w:eastAsiaTheme="majorEastAsia"/>
            <w:noProof/>
          </w:rPr>
          <w:t>Bảng 2.32 Bảng Care_Plans</w:t>
        </w:r>
        <w:r w:rsidRPr="00D31D98">
          <w:rPr>
            <w:noProof/>
            <w:webHidden/>
          </w:rPr>
          <w:tab/>
        </w:r>
        <w:r w:rsidRPr="00D31D98">
          <w:rPr>
            <w:noProof/>
            <w:webHidden/>
          </w:rPr>
          <w:fldChar w:fldCharType="begin"/>
        </w:r>
        <w:r w:rsidRPr="00D31D98">
          <w:rPr>
            <w:noProof/>
            <w:webHidden/>
          </w:rPr>
          <w:instrText xml:space="preserve"> PAGEREF _Toc232541228 \h </w:instrText>
        </w:r>
        <w:r w:rsidRPr="00D31D98">
          <w:rPr>
            <w:noProof/>
            <w:webHidden/>
          </w:rPr>
        </w:r>
        <w:r w:rsidRPr="00D31D98">
          <w:rPr>
            <w:noProof/>
            <w:webHidden/>
          </w:rPr>
          <w:fldChar w:fldCharType="separate"/>
        </w:r>
        <w:r w:rsidRPr="00D31D98">
          <w:rPr>
            <w:noProof/>
            <w:webHidden/>
          </w:rPr>
          <w:t>74</w:t>
        </w:r>
        <w:r w:rsidRPr="00D31D98">
          <w:rPr>
            <w:noProof/>
            <w:webHidden/>
          </w:rPr>
          <w:fldChar w:fldCharType="end"/>
        </w:r>
      </w:hyperlink>
    </w:p>
    <w:p w14:paraId="649C74DC" w14:textId="4DC124D9"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29" w:history="1">
        <w:r w:rsidRPr="00D31D98">
          <w:rPr>
            <w:rStyle w:val="Hyperlink"/>
            <w:rFonts w:eastAsiaTheme="majorEastAsia"/>
            <w:noProof/>
          </w:rPr>
          <w:t>Bảng 2.33 Bảng Care_Tasks</w:t>
        </w:r>
        <w:r w:rsidRPr="00D31D98">
          <w:rPr>
            <w:noProof/>
            <w:webHidden/>
          </w:rPr>
          <w:tab/>
        </w:r>
        <w:r w:rsidRPr="00D31D98">
          <w:rPr>
            <w:noProof/>
            <w:webHidden/>
          </w:rPr>
          <w:fldChar w:fldCharType="begin"/>
        </w:r>
        <w:r w:rsidRPr="00D31D98">
          <w:rPr>
            <w:noProof/>
            <w:webHidden/>
          </w:rPr>
          <w:instrText xml:space="preserve"> PAGEREF _Toc232541229 \h </w:instrText>
        </w:r>
        <w:r w:rsidRPr="00D31D98">
          <w:rPr>
            <w:noProof/>
            <w:webHidden/>
          </w:rPr>
        </w:r>
        <w:r w:rsidRPr="00D31D98">
          <w:rPr>
            <w:noProof/>
            <w:webHidden/>
          </w:rPr>
          <w:fldChar w:fldCharType="separate"/>
        </w:r>
        <w:r w:rsidRPr="00D31D98">
          <w:rPr>
            <w:noProof/>
            <w:webHidden/>
          </w:rPr>
          <w:t>76</w:t>
        </w:r>
        <w:r w:rsidRPr="00D31D98">
          <w:rPr>
            <w:noProof/>
            <w:webHidden/>
          </w:rPr>
          <w:fldChar w:fldCharType="end"/>
        </w:r>
      </w:hyperlink>
    </w:p>
    <w:p w14:paraId="613C1754" w14:textId="2A4A23A4"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30" w:history="1">
        <w:r w:rsidRPr="00D31D98">
          <w:rPr>
            <w:rStyle w:val="Hyperlink"/>
            <w:rFonts w:eastAsiaTheme="majorEastAsia"/>
            <w:noProof/>
          </w:rPr>
          <w:t>Bảng 2.34 Bảng Plant_Knowledge</w:t>
        </w:r>
        <w:r w:rsidRPr="00D31D98">
          <w:rPr>
            <w:noProof/>
            <w:webHidden/>
          </w:rPr>
          <w:tab/>
        </w:r>
        <w:r w:rsidRPr="00D31D98">
          <w:rPr>
            <w:noProof/>
            <w:webHidden/>
          </w:rPr>
          <w:fldChar w:fldCharType="begin"/>
        </w:r>
        <w:r w:rsidRPr="00D31D98">
          <w:rPr>
            <w:noProof/>
            <w:webHidden/>
          </w:rPr>
          <w:instrText xml:space="preserve"> PAGEREF _Toc232541230 \h </w:instrText>
        </w:r>
        <w:r w:rsidRPr="00D31D98">
          <w:rPr>
            <w:noProof/>
            <w:webHidden/>
          </w:rPr>
        </w:r>
        <w:r w:rsidRPr="00D31D98">
          <w:rPr>
            <w:noProof/>
            <w:webHidden/>
          </w:rPr>
          <w:fldChar w:fldCharType="separate"/>
        </w:r>
        <w:r w:rsidRPr="00D31D98">
          <w:rPr>
            <w:noProof/>
            <w:webHidden/>
          </w:rPr>
          <w:t>76</w:t>
        </w:r>
        <w:r w:rsidRPr="00D31D98">
          <w:rPr>
            <w:noProof/>
            <w:webHidden/>
          </w:rPr>
          <w:fldChar w:fldCharType="end"/>
        </w:r>
      </w:hyperlink>
    </w:p>
    <w:p w14:paraId="5957D193" w14:textId="6F21441E"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31" w:history="1">
        <w:r w:rsidRPr="00D31D98">
          <w:rPr>
            <w:rStyle w:val="Hyperlink"/>
            <w:rFonts w:eastAsiaTheme="majorEastAsia"/>
            <w:noProof/>
          </w:rPr>
          <w:t>Bảng 2.35 Bảng Plant_Resources</w:t>
        </w:r>
        <w:r w:rsidRPr="00D31D98">
          <w:rPr>
            <w:noProof/>
            <w:webHidden/>
          </w:rPr>
          <w:tab/>
        </w:r>
        <w:r w:rsidRPr="00D31D98">
          <w:rPr>
            <w:noProof/>
            <w:webHidden/>
          </w:rPr>
          <w:fldChar w:fldCharType="begin"/>
        </w:r>
        <w:r w:rsidRPr="00D31D98">
          <w:rPr>
            <w:noProof/>
            <w:webHidden/>
          </w:rPr>
          <w:instrText xml:space="preserve"> PAGEREF _Toc232541231 \h </w:instrText>
        </w:r>
        <w:r w:rsidRPr="00D31D98">
          <w:rPr>
            <w:noProof/>
            <w:webHidden/>
          </w:rPr>
        </w:r>
        <w:r w:rsidRPr="00D31D98">
          <w:rPr>
            <w:noProof/>
            <w:webHidden/>
          </w:rPr>
          <w:fldChar w:fldCharType="separate"/>
        </w:r>
        <w:r w:rsidRPr="00D31D98">
          <w:rPr>
            <w:noProof/>
            <w:webHidden/>
          </w:rPr>
          <w:t>77</w:t>
        </w:r>
        <w:r w:rsidRPr="00D31D98">
          <w:rPr>
            <w:noProof/>
            <w:webHidden/>
          </w:rPr>
          <w:fldChar w:fldCharType="end"/>
        </w:r>
      </w:hyperlink>
    </w:p>
    <w:p w14:paraId="190FC900" w14:textId="3328D51B" w:rsidR="00D31D98" w:rsidRPr="00D31D98" w:rsidRDefault="00D31D98">
      <w:pPr>
        <w:pStyle w:val="TableofFigures"/>
        <w:tabs>
          <w:tab w:val="right" w:leader="dot" w:pos="8498"/>
        </w:tabs>
        <w:rPr>
          <w:rFonts w:asciiTheme="minorHAnsi" w:eastAsiaTheme="minorEastAsia" w:hAnsiTheme="minorHAnsi" w:cstheme="minorBidi"/>
          <w:noProof/>
          <w:sz w:val="22"/>
          <w:szCs w:val="22"/>
          <w:lang w:eastAsia="zh-CN"/>
        </w:rPr>
      </w:pPr>
      <w:hyperlink w:anchor="_Toc232541232" w:history="1">
        <w:r w:rsidRPr="00D31D98">
          <w:rPr>
            <w:rStyle w:val="Hyperlink"/>
            <w:rFonts w:eastAsiaTheme="majorEastAsia"/>
            <w:noProof/>
          </w:rPr>
          <w:t>Bảng 2.36 Bảng Bookmarks</w:t>
        </w:r>
        <w:r w:rsidRPr="00D31D98">
          <w:rPr>
            <w:noProof/>
            <w:webHidden/>
          </w:rPr>
          <w:tab/>
        </w:r>
        <w:r w:rsidRPr="00D31D98">
          <w:rPr>
            <w:noProof/>
            <w:webHidden/>
          </w:rPr>
          <w:fldChar w:fldCharType="begin"/>
        </w:r>
        <w:r w:rsidRPr="00D31D98">
          <w:rPr>
            <w:noProof/>
            <w:webHidden/>
          </w:rPr>
          <w:instrText xml:space="preserve"> PAGEREF _Toc232541232 \h </w:instrText>
        </w:r>
        <w:r w:rsidRPr="00D31D98">
          <w:rPr>
            <w:noProof/>
            <w:webHidden/>
          </w:rPr>
        </w:r>
        <w:r w:rsidRPr="00D31D98">
          <w:rPr>
            <w:noProof/>
            <w:webHidden/>
          </w:rPr>
          <w:fldChar w:fldCharType="separate"/>
        </w:r>
        <w:r w:rsidRPr="00D31D98">
          <w:rPr>
            <w:noProof/>
            <w:webHidden/>
          </w:rPr>
          <w:t>78</w:t>
        </w:r>
        <w:r w:rsidRPr="00D31D98">
          <w:rPr>
            <w:noProof/>
            <w:webHidden/>
          </w:rPr>
          <w:fldChar w:fldCharType="end"/>
        </w:r>
      </w:hyperlink>
    </w:p>
    <w:p w14:paraId="6B4D4738" w14:textId="0D9EBB40" w:rsidR="00880DCB" w:rsidRPr="008562E3" w:rsidRDefault="00880DCB" w:rsidP="00880DCB">
      <w:pPr>
        <w:spacing w:after="160" w:line="276" w:lineRule="auto"/>
        <w:jc w:val="center"/>
        <w:rPr>
          <w:szCs w:val="26"/>
          <w:lang w:val="vi-VN"/>
        </w:rPr>
      </w:pPr>
      <w:r w:rsidRPr="00D31D98">
        <w:rPr>
          <w:szCs w:val="26"/>
          <w:lang w:val="vi-VN"/>
        </w:rPr>
        <w:fldChar w:fldCharType="end"/>
      </w:r>
    </w:p>
    <w:p w14:paraId="70B0319C" w14:textId="77777777" w:rsidR="00AF392E" w:rsidRPr="008562E3" w:rsidRDefault="00AF392E" w:rsidP="00F85BA6">
      <w:pPr>
        <w:spacing w:line="276" w:lineRule="auto"/>
        <w:jc w:val="both"/>
        <w:rPr>
          <w:szCs w:val="26"/>
          <w:lang w:val="vi-VN"/>
        </w:rPr>
      </w:pPr>
    </w:p>
    <w:p w14:paraId="0541ADB3" w14:textId="77777777" w:rsidR="000913F0" w:rsidRPr="008562E3" w:rsidRDefault="000913F0" w:rsidP="00F85BA6">
      <w:pPr>
        <w:spacing w:line="276" w:lineRule="auto"/>
        <w:jc w:val="both"/>
        <w:rPr>
          <w:szCs w:val="26"/>
          <w:lang w:val="vi-VN"/>
        </w:rPr>
      </w:pPr>
    </w:p>
    <w:p w14:paraId="07927F10" w14:textId="77777777" w:rsidR="000913F0" w:rsidRPr="00833388" w:rsidRDefault="000913F0" w:rsidP="00F85BA6">
      <w:pPr>
        <w:spacing w:line="276" w:lineRule="auto"/>
        <w:jc w:val="both"/>
        <w:rPr>
          <w:b/>
          <w:bCs/>
          <w:szCs w:val="26"/>
          <w:lang w:val="vi-VN"/>
        </w:rPr>
      </w:pPr>
    </w:p>
    <w:p w14:paraId="09B9418C" w14:textId="77777777" w:rsidR="000913F0" w:rsidRPr="00833388" w:rsidRDefault="000913F0" w:rsidP="00F85BA6">
      <w:pPr>
        <w:spacing w:line="276" w:lineRule="auto"/>
        <w:jc w:val="both"/>
        <w:rPr>
          <w:b/>
          <w:bCs/>
          <w:szCs w:val="26"/>
          <w:lang w:val="vi-VN"/>
        </w:rPr>
      </w:pPr>
    </w:p>
    <w:p w14:paraId="5DBD46DA" w14:textId="77777777" w:rsidR="000913F0" w:rsidRPr="00833388" w:rsidRDefault="000913F0" w:rsidP="00F85BA6">
      <w:pPr>
        <w:spacing w:line="276" w:lineRule="auto"/>
        <w:jc w:val="both"/>
        <w:rPr>
          <w:b/>
          <w:bCs/>
          <w:szCs w:val="26"/>
          <w:lang w:val="vi-VN"/>
        </w:rPr>
      </w:pPr>
    </w:p>
    <w:p w14:paraId="4D6B88C2" w14:textId="77777777" w:rsidR="000913F0" w:rsidRPr="00833388" w:rsidRDefault="000913F0" w:rsidP="00F85BA6">
      <w:pPr>
        <w:spacing w:line="276" w:lineRule="auto"/>
        <w:jc w:val="both"/>
        <w:rPr>
          <w:b/>
          <w:bCs/>
          <w:szCs w:val="26"/>
          <w:lang w:val="vi-VN"/>
        </w:rPr>
      </w:pPr>
    </w:p>
    <w:p w14:paraId="5945412C" w14:textId="77777777" w:rsidR="000913F0" w:rsidRPr="00833388" w:rsidRDefault="000913F0" w:rsidP="00F85BA6">
      <w:pPr>
        <w:spacing w:line="276" w:lineRule="auto"/>
        <w:jc w:val="both"/>
        <w:rPr>
          <w:b/>
          <w:bCs/>
          <w:szCs w:val="26"/>
          <w:lang w:val="vi-VN"/>
        </w:rPr>
      </w:pPr>
    </w:p>
    <w:p w14:paraId="0C091EB3" w14:textId="77777777" w:rsidR="000913F0" w:rsidRPr="00833388" w:rsidRDefault="000913F0" w:rsidP="00F85BA6">
      <w:pPr>
        <w:spacing w:line="276" w:lineRule="auto"/>
        <w:jc w:val="both"/>
        <w:rPr>
          <w:b/>
          <w:bCs/>
          <w:szCs w:val="26"/>
          <w:lang w:val="vi-VN"/>
        </w:rPr>
      </w:pPr>
    </w:p>
    <w:p w14:paraId="64ABD9AF" w14:textId="77777777" w:rsidR="000913F0" w:rsidRPr="00833388" w:rsidRDefault="000913F0" w:rsidP="00F85BA6">
      <w:pPr>
        <w:spacing w:line="276" w:lineRule="auto"/>
        <w:jc w:val="both"/>
        <w:rPr>
          <w:b/>
          <w:bCs/>
          <w:szCs w:val="26"/>
          <w:lang w:val="vi-VN"/>
        </w:rPr>
      </w:pPr>
    </w:p>
    <w:p w14:paraId="17820DD4" w14:textId="77777777" w:rsidR="000913F0" w:rsidRPr="00833388" w:rsidRDefault="000913F0" w:rsidP="00F85BA6">
      <w:pPr>
        <w:spacing w:line="276" w:lineRule="auto"/>
        <w:jc w:val="both"/>
        <w:rPr>
          <w:b/>
          <w:bCs/>
          <w:szCs w:val="26"/>
          <w:lang w:val="vi-VN"/>
        </w:rPr>
      </w:pPr>
    </w:p>
    <w:p w14:paraId="402B5C2E" w14:textId="77777777" w:rsidR="000913F0" w:rsidRPr="00833388" w:rsidRDefault="000913F0" w:rsidP="00F85BA6">
      <w:pPr>
        <w:spacing w:line="276" w:lineRule="auto"/>
        <w:jc w:val="both"/>
        <w:rPr>
          <w:b/>
          <w:bCs/>
          <w:szCs w:val="26"/>
          <w:lang w:val="vi-VN"/>
        </w:rPr>
      </w:pPr>
    </w:p>
    <w:p w14:paraId="6548D99F" w14:textId="77777777" w:rsidR="000913F0" w:rsidRPr="00833388" w:rsidRDefault="000913F0" w:rsidP="00F85BA6">
      <w:pPr>
        <w:spacing w:line="276" w:lineRule="auto"/>
        <w:jc w:val="both"/>
        <w:rPr>
          <w:b/>
          <w:bCs/>
          <w:szCs w:val="26"/>
          <w:lang w:val="vi-VN"/>
        </w:rPr>
      </w:pPr>
    </w:p>
    <w:p w14:paraId="21663EC5" w14:textId="77777777" w:rsidR="000913F0" w:rsidRPr="00833388" w:rsidRDefault="000913F0" w:rsidP="00F85BA6">
      <w:pPr>
        <w:spacing w:line="276" w:lineRule="auto"/>
        <w:jc w:val="both"/>
        <w:rPr>
          <w:b/>
          <w:bCs/>
          <w:szCs w:val="26"/>
          <w:lang w:val="vi-VN"/>
        </w:rPr>
      </w:pPr>
    </w:p>
    <w:p w14:paraId="38F2AC1D" w14:textId="77777777" w:rsidR="000913F0" w:rsidRPr="00833388" w:rsidRDefault="000913F0" w:rsidP="00F85BA6">
      <w:pPr>
        <w:spacing w:line="276" w:lineRule="auto"/>
        <w:jc w:val="both"/>
        <w:rPr>
          <w:b/>
          <w:bCs/>
          <w:szCs w:val="26"/>
          <w:lang w:val="vi-VN"/>
        </w:rPr>
      </w:pPr>
    </w:p>
    <w:p w14:paraId="2D5D57D0" w14:textId="77777777" w:rsidR="000913F0" w:rsidRPr="00833388" w:rsidRDefault="000913F0" w:rsidP="00F85BA6">
      <w:pPr>
        <w:spacing w:line="276" w:lineRule="auto"/>
        <w:jc w:val="both"/>
        <w:rPr>
          <w:b/>
          <w:bCs/>
          <w:szCs w:val="26"/>
          <w:lang w:val="vi-VN"/>
        </w:rPr>
      </w:pPr>
    </w:p>
    <w:p w14:paraId="70FAFC81" w14:textId="77777777" w:rsidR="000913F0" w:rsidRPr="00833388" w:rsidRDefault="000913F0" w:rsidP="00F85BA6">
      <w:pPr>
        <w:spacing w:line="276" w:lineRule="auto"/>
        <w:jc w:val="both"/>
        <w:rPr>
          <w:b/>
          <w:bCs/>
          <w:szCs w:val="26"/>
          <w:lang w:val="vi-VN"/>
        </w:rPr>
      </w:pPr>
    </w:p>
    <w:p w14:paraId="46296AB3" w14:textId="77777777" w:rsidR="000913F0" w:rsidRPr="00833388" w:rsidRDefault="000913F0" w:rsidP="00F85BA6">
      <w:pPr>
        <w:spacing w:line="276" w:lineRule="auto"/>
        <w:jc w:val="both"/>
        <w:rPr>
          <w:b/>
          <w:bCs/>
          <w:szCs w:val="26"/>
          <w:lang w:val="vi-VN"/>
        </w:rPr>
      </w:pPr>
    </w:p>
    <w:p w14:paraId="1D7B1A16" w14:textId="77777777" w:rsidR="000913F0" w:rsidRPr="00833388" w:rsidRDefault="000913F0" w:rsidP="00F85BA6">
      <w:pPr>
        <w:spacing w:line="276" w:lineRule="auto"/>
        <w:jc w:val="both"/>
        <w:rPr>
          <w:b/>
          <w:bCs/>
          <w:szCs w:val="26"/>
          <w:lang w:val="vi-VN"/>
        </w:rPr>
      </w:pPr>
    </w:p>
    <w:p w14:paraId="4278C287" w14:textId="77777777" w:rsidR="000913F0" w:rsidRPr="00833388" w:rsidRDefault="000913F0" w:rsidP="00F85BA6">
      <w:pPr>
        <w:spacing w:line="276" w:lineRule="auto"/>
        <w:jc w:val="both"/>
        <w:rPr>
          <w:b/>
          <w:bCs/>
          <w:szCs w:val="26"/>
          <w:lang w:val="vi-VN"/>
        </w:rPr>
      </w:pPr>
    </w:p>
    <w:p w14:paraId="736C3A55" w14:textId="77777777" w:rsidR="000913F0" w:rsidRPr="00833388" w:rsidRDefault="000913F0" w:rsidP="00F85BA6">
      <w:pPr>
        <w:spacing w:line="276" w:lineRule="auto"/>
        <w:jc w:val="both"/>
        <w:rPr>
          <w:b/>
          <w:bCs/>
          <w:szCs w:val="26"/>
          <w:lang w:val="vi-VN"/>
        </w:rPr>
      </w:pPr>
    </w:p>
    <w:p w14:paraId="12A7C5C7" w14:textId="77777777" w:rsidR="000913F0" w:rsidRPr="00833388" w:rsidRDefault="000913F0" w:rsidP="00F85BA6">
      <w:pPr>
        <w:spacing w:line="276" w:lineRule="auto"/>
        <w:jc w:val="both"/>
        <w:rPr>
          <w:b/>
          <w:bCs/>
          <w:szCs w:val="26"/>
          <w:lang w:val="vi-VN"/>
        </w:rPr>
      </w:pPr>
    </w:p>
    <w:p w14:paraId="47D5A61B" w14:textId="77777777" w:rsidR="000913F0" w:rsidRPr="00833388" w:rsidRDefault="000913F0" w:rsidP="00F85BA6">
      <w:pPr>
        <w:spacing w:line="276" w:lineRule="auto"/>
        <w:jc w:val="both"/>
        <w:rPr>
          <w:b/>
          <w:bCs/>
          <w:szCs w:val="26"/>
          <w:lang w:val="vi-VN"/>
        </w:rPr>
      </w:pPr>
    </w:p>
    <w:p w14:paraId="70FE3D2B" w14:textId="77777777" w:rsidR="000913F0" w:rsidRPr="00833388" w:rsidRDefault="000913F0" w:rsidP="00F85BA6">
      <w:pPr>
        <w:spacing w:line="276" w:lineRule="auto"/>
        <w:jc w:val="both"/>
        <w:rPr>
          <w:b/>
          <w:bCs/>
          <w:szCs w:val="26"/>
          <w:lang w:val="vi-VN"/>
        </w:rPr>
      </w:pPr>
    </w:p>
    <w:p w14:paraId="410B4970" w14:textId="77777777" w:rsidR="000913F0" w:rsidRPr="00833388" w:rsidRDefault="000913F0" w:rsidP="00F85BA6">
      <w:pPr>
        <w:spacing w:line="276" w:lineRule="auto"/>
        <w:jc w:val="both"/>
        <w:rPr>
          <w:b/>
          <w:bCs/>
          <w:szCs w:val="26"/>
          <w:lang w:val="vi-VN"/>
        </w:rPr>
      </w:pPr>
    </w:p>
    <w:p w14:paraId="3819DE92" w14:textId="77777777" w:rsidR="000913F0" w:rsidRPr="00833388" w:rsidRDefault="000913F0" w:rsidP="00F85BA6">
      <w:pPr>
        <w:spacing w:line="276" w:lineRule="auto"/>
        <w:jc w:val="both"/>
        <w:rPr>
          <w:b/>
          <w:bCs/>
          <w:szCs w:val="26"/>
          <w:lang w:val="vi-VN"/>
        </w:rPr>
      </w:pPr>
    </w:p>
    <w:p w14:paraId="63C8DE7D" w14:textId="77777777" w:rsidR="000913F0" w:rsidRPr="00833388" w:rsidRDefault="000913F0" w:rsidP="00F85BA6">
      <w:pPr>
        <w:spacing w:line="276" w:lineRule="auto"/>
        <w:jc w:val="both"/>
        <w:rPr>
          <w:b/>
          <w:bCs/>
          <w:szCs w:val="26"/>
          <w:lang w:val="vi-VN"/>
        </w:rPr>
      </w:pPr>
    </w:p>
    <w:p w14:paraId="6F26D6F1" w14:textId="77777777" w:rsidR="000913F0" w:rsidRPr="00833388" w:rsidRDefault="000913F0" w:rsidP="00F85BA6">
      <w:pPr>
        <w:spacing w:line="276" w:lineRule="auto"/>
        <w:jc w:val="both"/>
        <w:rPr>
          <w:b/>
          <w:bCs/>
          <w:szCs w:val="26"/>
          <w:lang w:val="vi-VN"/>
        </w:rPr>
      </w:pPr>
    </w:p>
    <w:p w14:paraId="5F78478E" w14:textId="77777777" w:rsidR="000913F0" w:rsidRPr="00833388" w:rsidRDefault="000913F0" w:rsidP="00F85BA6">
      <w:pPr>
        <w:spacing w:line="276" w:lineRule="auto"/>
        <w:jc w:val="both"/>
        <w:rPr>
          <w:b/>
          <w:bCs/>
          <w:szCs w:val="26"/>
          <w:lang w:val="vi-VN"/>
        </w:rPr>
      </w:pPr>
    </w:p>
    <w:p w14:paraId="438E7466" w14:textId="77777777" w:rsidR="000913F0" w:rsidRPr="00833388" w:rsidRDefault="000913F0" w:rsidP="00F85BA6">
      <w:pPr>
        <w:spacing w:line="276" w:lineRule="auto"/>
        <w:jc w:val="both"/>
        <w:rPr>
          <w:b/>
          <w:bCs/>
          <w:szCs w:val="26"/>
          <w:lang w:val="vi-VN"/>
        </w:rPr>
      </w:pPr>
    </w:p>
    <w:p w14:paraId="0F875893" w14:textId="77777777" w:rsidR="000913F0" w:rsidRPr="00833388" w:rsidRDefault="000913F0" w:rsidP="00F85BA6">
      <w:pPr>
        <w:spacing w:line="276" w:lineRule="auto"/>
        <w:jc w:val="both"/>
        <w:rPr>
          <w:b/>
          <w:bCs/>
          <w:szCs w:val="26"/>
          <w:lang w:val="vi-VN"/>
        </w:rPr>
      </w:pPr>
    </w:p>
    <w:p w14:paraId="184BC8FA" w14:textId="0181A57A" w:rsidR="004247BD" w:rsidRPr="009E6D99" w:rsidRDefault="00DC20AB" w:rsidP="009E6D99">
      <w:pPr>
        <w:spacing w:after="160" w:line="276" w:lineRule="auto"/>
        <w:jc w:val="center"/>
        <w:rPr>
          <w:rFonts w:eastAsiaTheme="majorEastAsia"/>
          <w:b/>
          <w:szCs w:val="26"/>
          <w:lang w:val="vi-VN"/>
        </w:rPr>
      </w:pPr>
      <w:bookmarkStart w:id="19" w:name="_Toc201050397"/>
      <w:r>
        <w:rPr>
          <w:b/>
          <w:bCs/>
          <w:szCs w:val="26"/>
          <w:lang w:val="vi-VN"/>
        </w:rPr>
        <w:br w:type="page"/>
      </w:r>
      <w:r w:rsidR="004247BD" w:rsidRPr="009E6D99">
        <w:rPr>
          <w:b/>
          <w:szCs w:val="26"/>
          <w:lang w:val="vi-VN"/>
        </w:rPr>
        <w:lastRenderedPageBreak/>
        <w:t>DANH SÁCH CÁC KÝ HIỆU, CHỮ VIẾT TẮT</w:t>
      </w:r>
      <w:bookmarkEnd w:id="19"/>
    </w:p>
    <w:p w14:paraId="0514AE68" w14:textId="77777777" w:rsidR="000913F0" w:rsidRPr="00833388" w:rsidRDefault="000913F0" w:rsidP="00F85BA6">
      <w:pPr>
        <w:spacing w:line="276" w:lineRule="auto"/>
        <w:jc w:val="both"/>
        <w:rPr>
          <w:b/>
          <w:bCs/>
          <w:szCs w:val="26"/>
          <w:lang w:val="vi-VN"/>
        </w:rPr>
      </w:pPr>
    </w:p>
    <w:tbl>
      <w:tblPr>
        <w:tblStyle w:val="TableGrid"/>
        <w:tblW w:w="0" w:type="auto"/>
        <w:tblInd w:w="-5" w:type="dxa"/>
        <w:tblLook w:val="04A0" w:firstRow="1" w:lastRow="0" w:firstColumn="1" w:lastColumn="0" w:noHBand="0" w:noVBand="1"/>
      </w:tblPr>
      <w:tblGrid>
        <w:gridCol w:w="1488"/>
        <w:gridCol w:w="2974"/>
        <w:gridCol w:w="4041"/>
      </w:tblGrid>
      <w:tr w:rsidR="00D60E99" w14:paraId="73C9CBEF" w14:textId="77777777" w:rsidTr="00D60E99">
        <w:tc>
          <w:tcPr>
            <w:tcW w:w="0" w:type="auto"/>
            <w:hideMark/>
          </w:tcPr>
          <w:p w14:paraId="2BFB04D6" w14:textId="77777777" w:rsidR="00D60E99" w:rsidRDefault="00D60E99">
            <w:pPr>
              <w:spacing w:line="240" w:lineRule="auto"/>
              <w:jc w:val="center"/>
              <w:rPr>
                <w:b/>
                <w:bCs/>
                <w:sz w:val="24"/>
                <w:lang w:eastAsia="ja-JP"/>
              </w:rPr>
            </w:pPr>
            <w:r>
              <w:rPr>
                <w:b/>
                <w:bCs/>
              </w:rPr>
              <w:t>Từ viết tắt</w:t>
            </w:r>
          </w:p>
        </w:tc>
        <w:tc>
          <w:tcPr>
            <w:tcW w:w="0" w:type="auto"/>
            <w:hideMark/>
          </w:tcPr>
          <w:p w14:paraId="57F55491" w14:textId="77777777" w:rsidR="00D60E99" w:rsidRDefault="00D60E99">
            <w:pPr>
              <w:jc w:val="center"/>
              <w:rPr>
                <w:b/>
                <w:bCs/>
              </w:rPr>
            </w:pPr>
            <w:r>
              <w:rPr>
                <w:b/>
                <w:bCs/>
              </w:rPr>
              <w:t>Viết đầy đủ</w:t>
            </w:r>
          </w:p>
        </w:tc>
        <w:tc>
          <w:tcPr>
            <w:tcW w:w="0" w:type="auto"/>
            <w:hideMark/>
          </w:tcPr>
          <w:p w14:paraId="79BA1BCF" w14:textId="77777777" w:rsidR="00D60E99" w:rsidRDefault="00D60E99">
            <w:pPr>
              <w:jc w:val="center"/>
              <w:rPr>
                <w:b/>
                <w:bCs/>
              </w:rPr>
            </w:pPr>
            <w:r>
              <w:rPr>
                <w:b/>
                <w:bCs/>
              </w:rPr>
              <w:t>Diễn giải</w:t>
            </w:r>
          </w:p>
        </w:tc>
      </w:tr>
      <w:tr w:rsidR="00D60E99" w14:paraId="463780FB" w14:textId="77777777" w:rsidTr="00D60E99">
        <w:tc>
          <w:tcPr>
            <w:tcW w:w="0" w:type="auto"/>
            <w:hideMark/>
          </w:tcPr>
          <w:p w14:paraId="1FA173B5" w14:textId="77777777" w:rsidR="00D60E99" w:rsidRDefault="00D60E99">
            <w:r>
              <w:t>AI</w:t>
            </w:r>
          </w:p>
        </w:tc>
        <w:tc>
          <w:tcPr>
            <w:tcW w:w="0" w:type="auto"/>
            <w:hideMark/>
          </w:tcPr>
          <w:p w14:paraId="0FE09F2E" w14:textId="77777777" w:rsidR="00D60E99" w:rsidRDefault="00D60E99">
            <w:r>
              <w:t>Artificial Intelligence</w:t>
            </w:r>
          </w:p>
        </w:tc>
        <w:tc>
          <w:tcPr>
            <w:tcW w:w="0" w:type="auto"/>
            <w:hideMark/>
          </w:tcPr>
          <w:p w14:paraId="37475292" w14:textId="77777777" w:rsidR="00D60E99" w:rsidRDefault="00D60E99">
            <w:r>
              <w:t>Trí tuệ nhân tạo, dùng để hỗ trợ nhận diện bệnh cây từ ảnh lá.</w:t>
            </w:r>
          </w:p>
        </w:tc>
      </w:tr>
      <w:tr w:rsidR="00D60E99" w14:paraId="16129234" w14:textId="77777777" w:rsidTr="00D60E99">
        <w:tc>
          <w:tcPr>
            <w:tcW w:w="0" w:type="auto"/>
            <w:hideMark/>
          </w:tcPr>
          <w:p w14:paraId="5A5C0422" w14:textId="77777777" w:rsidR="00D60E99" w:rsidRDefault="00D60E99">
            <w:r>
              <w:t>ML</w:t>
            </w:r>
          </w:p>
        </w:tc>
        <w:tc>
          <w:tcPr>
            <w:tcW w:w="0" w:type="auto"/>
            <w:hideMark/>
          </w:tcPr>
          <w:p w14:paraId="17177C39" w14:textId="77777777" w:rsidR="00D60E99" w:rsidRDefault="00D60E99">
            <w:r>
              <w:t>Machine Learning</w:t>
            </w:r>
          </w:p>
        </w:tc>
        <w:tc>
          <w:tcPr>
            <w:tcW w:w="0" w:type="auto"/>
            <w:hideMark/>
          </w:tcPr>
          <w:p w14:paraId="7B055173" w14:textId="77777777" w:rsidR="00D60E99" w:rsidRDefault="00D60E99">
            <w:r>
              <w:t>Học máy, cho phép mô hình học từ dữ liệu ảnh đã gắn nhãn.</w:t>
            </w:r>
          </w:p>
        </w:tc>
      </w:tr>
      <w:tr w:rsidR="00D60E99" w14:paraId="70B9D0B7" w14:textId="77777777" w:rsidTr="00D60E99">
        <w:tc>
          <w:tcPr>
            <w:tcW w:w="0" w:type="auto"/>
            <w:hideMark/>
          </w:tcPr>
          <w:p w14:paraId="617F9E3E" w14:textId="77777777" w:rsidR="00D60E99" w:rsidRDefault="00D60E99">
            <w:r>
              <w:t>DL</w:t>
            </w:r>
          </w:p>
        </w:tc>
        <w:tc>
          <w:tcPr>
            <w:tcW w:w="0" w:type="auto"/>
            <w:hideMark/>
          </w:tcPr>
          <w:p w14:paraId="77E6AA0E" w14:textId="77777777" w:rsidR="00D60E99" w:rsidRDefault="00D60E99">
            <w:r>
              <w:t>Deep Learning</w:t>
            </w:r>
          </w:p>
        </w:tc>
        <w:tc>
          <w:tcPr>
            <w:tcW w:w="0" w:type="auto"/>
            <w:hideMark/>
          </w:tcPr>
          <w:p w14:paraId="6716CCC0" w14:textId="77777777" w:rsidR="00D60E99" w:rsidRDefault="00D60E99">
            <w:r>
              <w:t>Học sâu, dùng mạng nơ-ron nhiều tầng để xử lý ảnh.</w:t>
            </w:r>
          </w:p>
        </w:tc>
      </w:tr>
      <w:tr w:rsidR="00D60E99" w14:paraId="15FD7409" w14:textId="77777777" w:rsidTr="00D60E99">
        <w:tc>
          <w:tcPr>
            <w:tcW w:w="0" w:type="auto"/>
            <w:hideMark/>
          </w:tcPr>
          <w:p w14:paraId="2388FD0F" w14:textId="77777777" w:rsidR="00D60E99" w:rsidRDefault="00D60E99">
            <w:r>
              <w:t>CNN</w:t>
            </w:r>
          </w:p>
        </w:tc>
        <w:tc>
          <w:tcPr>
            <w:tcW w:w="0" w:type="auto"/>
            <w:hideMark/>
          </w:tcPr>
          <w:p w14:paraId="5960F699" w14:textId="77777777" w:rsidR="00D60E99" w:rsidRDefault="00D60E99">
            <w:r>
              <w:t>Convolutional Neural Network</w:t>
            </w:r>
          </w:p>
        </w:tc>
        <w:tc>
          <w:tcPr>
            <w:tcW w:w="0" w:type="auto"/>
            <w:hideMark/>
          </w:tcPr>
          <w:p w14:paraId="77E136BA" w14:textId="77777777" w:rsidR="00D60E99" w:rsidRDefault="00D60E99">
            <w:r>
              <w:t>Mạng nơ-ron tích chập, phù hợp cho bài toán phân loại hình ảnh.</w:t>
            </w:r>
          </w:p>
        </w:tc>
      </w:tr>
      <w:tr w:rsidR="00D60E99" w14:paraId="634199A7" w14:textId="77777777" w:rsidTr="00D60E99">
        <w:tc>
          <w:tcPr>
            <w:tcW w:w="0" w:type="auto"/>
            <w:hideMark/>
          </w:tcPr>
          <w:p w14:paraId="3759377D" w14:textId="77777777" w:rsidR="00D60E99" w:rsidRDefault="00D60E99">
            <w:r>
              <w:t>API</w:t>
            </w:r>
          </w:p>
        </w:tc>
        <w:tc>
          <w:tcPr>
            <w:tcW w:w="0" w:type="auto"/>
            <w:hideMark/>
          </w:tcPr>
          <w:p w14:paraId="74B2956B" w14:textId="77777777" w:rsidR="00D60E99" w:rsidRDefault="00D60E99">
            <w:r>
              <w:t>Application Programming Interface</w:t>
            </w:r>
          </w:p>
        </w:tc>
        <w:tc>
          <w:tcPr>
            <w:tcW w:w="0" w:type="auto"/>
            <w:hideMark/>
          </w:tcPr>
          <w:p w14:paraId="021B1001" w14:textId="77777777" w:rsidR="00D60E99" w:rsidRDefault="00D60E99">
            <w:r>
              <w:t>Giao diện lập trình để app iOS giao tiếp với backend.</w:t>
            </w:r>
          </w:p>
        </w:tc>
      </w:tr>
      <w:tr w:rsidR="00D60E99" w14:paraId="0960BCF6" w14:textId="77777777" w:rsidTr="00D60E99">
        <w:tc>
          <w:tcPr>
            <w:tcW w:w="0" w:type="auto"/>
            <w:hideMark/>
          </w:tcPr>
          <w:p w14:paraId="66B08AB6" w14:textId="77777777" w:rsidR="00D60E99" w:rsidRDefault="00D60E99">
            <w:r>
              <w:t>iOS</w:t>
            </w:r>
          </w:p>
        </w:tc>
        <w:tc>
          <w:tcPr>
            <w:tcW w:w="0" w:type="auto"/>
            <w:hideMark/>
          </w:tcPr>
          <w:p w14:paraId="1DC6604E" w14:textId="77777777" w:rsidR="00D60E99" w:rsidRDefault="00D60E99">
            <w:r>
              <w:t>iPhone Operating System</w:t>
            </w:r>
          </w:p>
        </w:tc>
        <w:tc>
          <w:tcPr>
            <w:tcW w:w="0" w:type="auto"/>
            <w:hideMark/>
          </w:tcPr>
          <w:p w14:paraId="5E69514C" w14:textId="77777777" w:rsidR="00D60E99" w:rsidRDefault="00D60E99">
            <w:r>
              <w:t>Nền tảng di động của Apple dùng để triển khai ứng dụng.</w:t>
            </w:r>
          </w:p>
        </w:tc>
      </w:tr>
      <w:tr w:rsidR="00D60E99" w14:paraId="61E387BA" w14:textId="77777777" w:rsidTr="00D60E99">
        <w:tc>
          <w:tcPr>
            <w:tcW w:w="0" w:type="auto"/>
            <w:hideMark/>
          </w:tcPr>
          <w:p w14:paraId="5F3DCF81" w14:textId="77777777" w:rsidR="00D60E99" w:rsidRDefault="00D60E99">
            <w:r>
              <w:t>Swift</w:t>
            </w:r>
          </w:p>
        </w:tc>
        <w:tc>
          <w:tcPr>
            <w:tcW w:w="0" w:type="auto"/>
            <w:hideMark/>
          </w:tcPr>
          <w:p w14:paraId="614E7329" w14:textId="77777777" w:rsidR="00D60E99" w:rsidRDefault="00D60E99">
            <w:r>
              <w:t>Swift Programming Language</w:t>
            </w:r>
          </w:p>
        </w:tc>
        <w:tc>
          <w:tcPr>
            <w:tcW w:w="0" w:type="auto"/>
            <w:hideMark/>
          </w:tcPr>
          <w:p w14:paraId="19A4C9EF" w14:textId="77777777" w:rsidR="00D60E99" w:rsidRDefault="00D60E99">
            <w:r>
              <w:t>Ngôn ngữ lập trình dùng để xây dựng ứng dụng iOS.</w:t>
            </w:r>
          </w:p>
        </w:tc>
      </w:tr>
      <w:tr w:rsidR="00D60E99" w14:paraId="1443B6D1" w14:textId="77777777" w:rsidTr="00D60E99">
        <w:tc>
          <w:tcPr>
            <w:tcW w:w="0" w:type="auto"/>
            <w:hideMark/>
          </w:tcPr>
          <w:p w14:paraId="70DAC35C" w14:textId="77777777" w:rsidR="00D60E99" w:rsidRDefault="00D60E99">
            <w:r>
              <w:t>SwiftUI</w:t>
            </w:r>
          </w:p>
        </w:tc>
        <w:tc>
          <w:tcPr>
            <w:tcW w:w="0" w:type="auto"/>
            <w:hideMark/>
          </w:tcPr>
          <w:p w14:paraId="138583A1" w14:textId="77777777" w:rsidR="00D60E99" w:rsidRDefault="00D60E99">
            <w:r>
              <w:t>Swift User Interface</w:t>
            </w:r>
          </w:p>
        </w:tc>
        <w:tc>
          <w:tcPr>
            <w:tcW w:w="0" w:type="auto"/>
            <w:hideMark/>
          </w:tcPr>
          <w:p w14:paraId="04177DDA" w14:textId="77777777" w:rsidR="00D60E99" w:rsidRDefault="00D60E99">
            <w:r>
              <w:t>Framework xây dựng giao diện ứng dụng iOS.</w:t>
            </w:r>
          </w:p>
        </w:tc>
      </w:tr>
      <w:tr w:rsidR="00D60E99" w14:paraId="09233C19" w14:textId="77777777" w:rsidTr="00D60E99">
        <w:tc>
          <w:tcPr>
            <w:tcW w:w="0" w:type="auto"/>
            <w:hideMark/>
          </w:tcPr>
          <w:p w14:paraId="04C92042" w14:textId="77777777" w:rsidR="00D60E99" w:rsidRDefault="00D60E99">
            <w:r>
              <w:t>FastAPI</w:t>
            </w:r>
          </w:p>
        </w:tc>
        <w:tc>
          <w:tcPr>
            <w:tcW w:w="0" w:type="auto"/>
            <w:hideMark/>
          </w:tcPr>
          <w:p w14:paraId="32E73D86" w14:textId="77777777" w:rsidR="00D60E99" w:rsidRDefault="00D60E99">
            <w:r>
              <w:t>Fast Application Programming Interface</w:t>
            </w:r>
          </w:p>
        </w:tc>
        <w:tc>
          <w:tcPr>
            <w:tcW w:w="0" w:type="auto"/>
            <w:hideMark/>
          </w:tcPr>
          <w:p w14:paraId="6C300456" w14:textId="77777777" w:rsidR="00D60E99" w:rsidRDefault="00D60E99">
            <w:r>
              <w:t>Framework Python dùng để xây dựng backend API.</w:t>
            </w:r>
          </w:p>
        </w:tc>
      </w:tr>
      <w:tr w:rsidR="00D60E99" w14:paraId="324A7F16" w14:textId="77777777" w:rsidTr="00D60E99">
        <w:tc>
          <w:tcPr>
            <w:tcW w:w="0" w:type="auto"/>
            <w:hideMark/>
          </w:tcPr>
          <w:p w14:paraId="27C5514B" w14:textId="77777777" w:rsidR="00D60E99" w:rsidRDefault="00D60E99">
            <w:r>
              <w:t>DB</w:t>
            </w:r>
          </w:p>
        </w:tc>
        <w:tc>
          <w:tcPr>
            <w:tcW w:w="0" w:type="auto"/>
            <w:hideMark/>
          </w:tcPr>
          <w:p w14:paraId="57CC654A" w14:textId="77777777" w:rsidR="00D60E99" w:rsidRDefault="00D60E99">
            <w:r>
              <w:t>Database</w:t>
            </w:r>
          </w:p>
        </w:tc>
        <w:tc>
          <w:tcPr>
            <w:tcW w:w="0" w:type="auto"/>
            <w:hideMark/>
          </w:tcPr>
          <w:p w14:paraId="5756A6D1" w14:textId="77777777" w:rsidR="00D60E99" w:rsidRDefault="00D60E99">
            <w:r>
              <w:t>Cơ sở dữ liệu lưu người dùng, lịch sử chẩn đoán và thông tin cây.</w:t>
            </w:r>
          </w:p>
        </w:tc>
      </w:tr>
      <w:tr w:rsidR="00D60E99" w14:paraId="773B4EE9" w14:textId="77777777" w:rsidTr="00D60E99">
        <w:tc>
          <w:tcPr>
            <w:tcW w:w="0" w:type="auto"/>
            <w:hideMark/>
          </w:tcPr>
          <w:p w14:paraId="6EFA3CB1" w14:textId="77777777" w:rsidR="00D60E99" w:rsidRDefault="00D60E99">
            <w:r>
              <w:t>PostgreSQL</w:t>
            </w:r>
          </w:p>
        </w:tc>
        <w:tc>
          <w:tcPr>
            <w:tcW w:w="0" w:type="auto"/>
            <w:hideMark/>
          </w:tcPr>
          <w:p w14:paraId="10F73A01" w14:textId="77777777" w:rsidR="00D60E99" w:rsidRDefault="00D60E99">
            <w:r>
              <w:t>PostgreSQL Database</w:t>
            </w:r>
          </w:p>
        </w:tc>
        <w:tc>
          <w:tcPr>
            <w:tcW w:w="0" w:type="auto"/>
            <w:hideMark/>
          </w:tcPr>
          <w:p w14:paraId="7778FAD2" w14:textId="77777777" w:rsidR="00D60E99" w:rsidRDefault="00D60E99">
            <w:r>
              <w:t>Hệ quản trị cơ sở dữ liệu được sử dụng thông qua Supabase.</w:t>
            </w:r>
          </w:p>
        </w:tc>
      </w:tr>
      <w:tr w:rsidR="00D60E99" w14:paraId="26CCDE3A" w14:textId="77777777" w:rsidTr="00D60E99">
        <w:tc>
          <w:tcPr>
            <w:tcW w:w="0" w:type="auto"/>
            <w:hideMark/>
          </w:tcPr>
          <w:p w14:paraId="394F2DD1" w14:textId="77777777" w:rsidR="00D60E99" w:rsidRDefault="00D60E99">
            <w:r>
              <w:t>Supabase</w:t>
            </w:r>
          </w:p>
        </w:tc>
        <w:tc>
          <w:tcPr>
            <w:tcW w:w="0" w:type="auto"/>
            <w:hideMark/>
          </w:tcPr>
          <w:p w14:paraId="2D9D776E" w14:textId="77777777" w:rsidR="00D60E99" w:rsidRDefault="00D60E99">
            <w:r>
              <w:t>Supabase Platform</w:t>
            </w:r>
          </w:p>
        </w:tc>
        <w:tc>
          <w:tcPr>
            <w:tcW w:w="0" w:type="auto"/>
            <w:hideMark/>
          </w:tcPr>
          <w:p w14:paraId="0CFB7BE6" w14:textId="77777777" w:rsidR="00D60E99" w:rsidRDefault="00D60E99">
            <w:r>
              <w:t>Nền tảng hỗ trợ Auth, Database và Storage cho hệ thống.</w:t>
            </w:r>
          </w:p>
        </w:tc>
      </w:tr>
      <w:tr w:rsidR="00D60E99" w14:paraId="317AA3E5" w14:textId="77777777" w:rsidTr="00D60E99">
        <w:trPr>
          <w:trHeight w:val="46"/>
        </w:trPr>
        <w:tc>
          <w:tcPr>
            <w:tcW w:w="0" w:type="auto"/>
            <w:hideMark/>
          </w:tcPr>
          <w:p w14:paraId="1C762F57" w14:textId="77777777" w:rsidR="00D60E99" w:rsidRDefault="00D60E99">
            <w:r>
              <w:t>JSON</w:t>
            </w:r>
          </w:p>
        </w:tc>
        <w:tc>
          <w:tcPr>
            <w:tcW w:w="0" w:type="auto"/>
            <w:hideMark/>
          </w:tcPr>
          <w:p w14:paraId="7D02CF07" w14:textId="77777777" w:rsidR="00D60E99" w:rsidRDefault="00D60E99">
            <w:r>
              <w:t>JavaScript Object Notation</w:t>
            </w:r>
          </w:p>
        </w:tc>
        <w:tc>
          <w:tcPr>
            <w:tcW w:w="0" w:type="auto"/>
            <w:hideMark/>
          </w:tcPr>
          <w:p w14:paraId="6FCD491C" w14:textId="77777777" w:rsidR="00D60E99" w:rsidRDefault="00D60E99">
            <w:r>
              <w:t>Định dạng dữ liệu backend trả về cho ứng dụng iOS.</w:t>
            </w:r>
          </w:p>
        </w:tc>
      </w:tr>
    </w:tbl>
    <w:p w14:paraId="6C97338D" w14:textId="77777777" w:rsidR="0089382E" w:rsidRPr="00833388" w:rsidRDefault="0089382E" w:rsidP="00F85BA6">
      <w:pPr>
        <w:spacing w:line="276" w:lineRule="auto"/>
        <w:jc w:val="both"/>
        <w:rPr>
          <w:b/>
          <w:bCs/>
          <w:szCs w:val="26"/>
          <w:lang w:val="vi-VN"/>
        </w:rPr>
      </w:pPr>
    </w:p>
    <w:p w14:paraId="2A02164C" w14:textId="77777777" w:rsidR="0089382E" w:rsidRPr="00833388" w:rsidRDefault="0089382E" w:rsidP="00F85BA6">
      <w:pPr>
        <w:spacing w:line="276" w:lineRule="auto"/>
        <w:jc w:val="both"/>
        <w:rPr>
          <w:b/>
          <w:bCs/>
          <w:szCs w:val="26"/>
          <w:lang w:val="vi-VN"/>
        </w:rPr>
      </w:pPr>
    </w:p>
    <w:p w14:paraId="768BD99E" w14:textId="77777777" w:rsidR="0089382E" w:rsidRPr="00833388" w:rsidRDefault="0089382E" w:rsidP="00F85BA6">
      <w:pPr>
        <w:spacing w:line="276" w:lineRule="auto"/>
        <w:jc w:val="both"/>
        <w:rPr>
          <w:b/>
          <w:bCs/>
          <w:szCs w:val="26"/>
          <w:lang w:val="vi-VN"/>
        </w:rPr>
      </w:pPr>
    </w:p>
    <w:p w14:paraId="21FF0CF1" w14:textId="77777777" w:rsidR="0089382E" w:rsidRPr="00833388" w:rsidRDefault="0089382E" w:rsidP="00F85BA6">
      <w:pPr>
        <w:spacing w:line="276" w:lineRule="auto"/>
        <w:jc w:val="both"/>
        <w:rPr>
          <w:b/>
          <w:bCs/>
          <w:szCs w:val="26"/>
          <w:lang w:val="vi-VN"/>
        </w:rPr>
      </w:pPr>
    </w:p>
    <w:p w14:paraId="301C7202" w14:textId="77777777" w:rsidR="00880DCB" w:rsidRDefault="00880DCB" w:rsidP="003751DE">
      <w:pPr>
        <w:pStyle w:val="Heading1"/>
        <w:numPr>
          <w:ilvl w:val="0"/>
          <w:numId w:val="0"/>
        </w:numPr>
        <w:spacing w:before="0" w:after="0" w:line="276" w:lineRule="auto"/>
        <w:ind w:left="432"/>
        <w:contextualSpacing/>
        <w:jc w:val="center"/>
        <w:rPr>
          <w:rFonts w:cs="Times New Roman"/>
          <w:szCs w:val="26"/>
          <w:lang w:val="vi-VN" w:eastAsia="ja-JP"/>
        </w:rPr>
        <w:sectPr w:rsidR="00880DCB" w:rsidSect="00F64507">
          <w:headerReference w:type="default" r:id="rId17"/>
          <w:footerReference w:type="default" r:id="rId18"/>
          <w:pgSz w:w="11910" w:h="16840"/>
          <w:pgMar w:top="1701" w:right="1701" w:bottom="1701" w:left="1701" w:header="851" w:footer="1233" w:gutter="0"/>
          <w:cols w:space="720"/>
        </w:sectPr>
      </w:pPr>
      <w:bookmarkStart w:id="20" w:name="_Toc169653669"/>
      <w:bookmarkStart w:id="21" w:name="_Toc201050398"/>
    </w:p>
    <w:p w14:paraId="41FC6E28" w14:textId="0C72EDE0" w:rsidR="00217DD1" w:rsidRPr="00833388" w:rsidRDefault="00217DD1" w:rsidP="003751DE">
      <w:pPr>
        <w:pStyle w:val="Heading1"/>
        <w:numPr>
          <w:ilvl w:val="0"/>
          <w:numId w:val="0"/>
        </w:numPr>
        <w:spacing w:before="0" w:after="0" w:line="276" w:lineRule="auto"/>
        <w:ind w:left="432"/>
        <w:contextualSpacing/>
        <w:jc w:val="center"/>
        <w:rPr>
          <w:rFonts w:cs="Times New Roman"/>
          <w:b w:val="0"/>
          <w:szCs w:val="26"/>
          <w:lang w:val="vi-VN" w:eastAsia="ja-JP"/>
        </w:rPr>
      </w:pPr>
      <w:bookmarkStart w:id="22" w:name="_Toc232669886"/>
      <w:r w:rsidRPr="00833388">
        <w:rPr>
          <w:rFonts w:cs="Times New Roman"/>
          <w:szCs w:val="26"/>
          <w:lang w:val="vi-VN" w:eastAsia="ja-JP"/>
        </w:rPr>
        <w:lastRenderedPageBreak/>
        <w:t>MỞ ĐẦU</w:t>
      </w:r>
      <w:bookmarkEnd w:id="20"/>
      <w:bookmarkEnd w:id="21"/>
      <w:bookmarkEnd w:id="22"/>
    </w:p>
    <w:p w14:paraId="72BE333A" w14:textId="77777777" w:rsidR="00217DD1" w:rsidRPr="00833388" w:rsidRDefault="00217DD1" w:rsidP="00F85BA6">
      <w:pPr>
        <w:pStyle w:val="NormalWeb"/>
        <w:numPr>
          <w:ilvl w:val="0"/>
          <w:numId w:val="4"/>
        </w:numPr>
        <w:tabs>
          <w:tab w:val="clear" w:pos="720"/>
        </w:tabs>
        <w:spacing w:before="0" w:beforeAutospacing="0" w:after="0" w:afterAutospacing="0" w:line="276" w:lineRule="auto"/>
        <w:ind w:left="284" w:hanging="284"/>
        <w:jc w:val="both"/>
        <w:rPr>
          <w:b/>
          <w:bCs/>
          <w:sz w:val="26"/>
          <w:szCs w:val="26"/>
        </w:rPr>
      </w:pPr>
      <w:r w:rsidRPr="00833388">
        <w:rPr>
          <w:b/>
          <w:bCs/>
          <w:sz w:val="26"/>
          <w:szCs w:val="26"/>
        </w:rPr>
        <w:t>Giới thiệu</w:t>
      </w:r>
    </w:p>
    <w:p w14:paraId="05C028B1"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Trong những năm gần đây, sự phát triển mạnh mẽ của công nghệ thông tin và trí tuệ nhân tạo đã tạo ra nhiều thay đổi tích cực trong đời sống và sản xuất. Đặc biệt, việc ứng dụng các công nghệ như học máy, học sâu và xử lý hình ảnh trong nông nghiệp đang trở thành một hướng nghiên cứu có ý nghĩa thực tiễn cao, góp phần hỗ trợ người trồng theo dõi, chăm sóc và bảo vệ cây trồng hiệu quả hơn.</w:t>
      </w:r>
    </w:p>
    <w:p w14:paraId="37E5C214"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Trong quá trình canh tác, cây trồng có thể mắc nhiều loại bệnh khác nhau do nấm, vi khuẩn, virus, sâu hại hoặc điều kiện môi trường không phù hợp. Nếu bệnh không được phát hiện và xử lý kịp thời, cây có thể bị suy giảm khả năng sinh trưởng, bệnh lây lan trên diện rộng, làm giảm năng suất, ảnh hưởng đến chất lượng nông sản và gây thiệt hại kinh tế cho người trồng.</w:t>
      </w:r>
    </w:p>
    <w:p w14:paraId="04534074"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Hiện nay, việc nhận biết bệnh cây chủ yếu dựa vào kinh nghiệm thực tế của người trồng hoặc sự hỗ trợ của chuyên gia nông nghiệp. Tuy nhiên, phương pháp này còn tồn tại một số hạn chế như phụ thuộc vào kiến thức chuyên môn, dễ nhầm lẫn giữa các loại bệnh có biểu hiện tương tự và mất nhiều thời gian khi cần kiểm tra số lượng cây lớn. Bên cạnh đó, người dùng không phải lúc nào cũng có thể tiếp cận chuyên gia để nhận được tư vấn kịp thời.</w:t>
      </w:r>
    </w:p>
    <w:p w14:paraId="08DC44B0"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Trong khi đó, điện thoại thông minh ngày càng được sử dụng phổ biến và có khả năng chụp ảnh với chất lượng cao. Đây là điều kiện thuận lợi để xây dựng các ứng dụng sử dụng trí tuệ nhân tạo nhằm phân tích hình ảnh cây trồng và hỗ trợ nhận diện bệnh một cách nhanh chóng.</w:t>
      </w:r>
    </w:p>
    <w:p w14:paraId="0543BD4D"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Xuất phát từ thực tiễn trên, đề tài “Xây dựng ứng dụng nhận diện bệnh cây bằng trí tuệ nhân tạo trên nền tảng iOS – Plant Disease Detector” được thực hiện nhằm xây dựng một hệ thống hỗ trợ người dùng nhận diện bệnh cây thông qua hình ảnh. Ứng dụng cho phép người dùng chụp hoặc lựa chọn ảnh cây trồng, gửi ảnh đến hệ thống trí tuệ nhân tạo để phân tích và nhận kết quả dự đoán về loại cây, loại bệnh và độ tin cậy.</w:t>
      </w:r>
    </w:p>
    <w:p w14:paraId="12C1F0A4"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Ngoài chức năng nhận diện bệnh cây, hệ thống còn cung cấp các chức năng hỗ trợ như lưu trữ lịch sử chẩn đoán, quản lý cây trồng, lập lịch chăm sóc, cung cấp tư vấn bằng trí tuệ nhân tạo, theo dõi thời tiết nông nghiệp, hiển thị bản đồ ổ dịch và kết nối người dùng với chuyên gia. Qua đó, ứng dụng hướng đến việc trở thành một công cụ hỗ trợ chăm sóc cây trồng toàn diện, thuận tiện và phù hợp với xu hướng ứng dụng công nghệ số trong nông nghiệp.</w:t>
      </w:r>
    </w:p>
    <w:p w14:paraId="353989DD" w14:textId="77777777" w:rsidR="00217DD1" w:rsidRPr="00833388" w:rsidRDefault="00217DD1" w:rsidP="00F85BA6">
      <w:pPr>
        <w:pStyle w:val="NormalWeb"/>
        <w:numPr>
          <w:ilvl w:val="0"/>
          <w:numId w:val="5"/>
        </w:numPr>
        <w:tabs>
          <w:tab w:val="clear" w:pos="720"/>
        </w:tabs>
        <w:spacing w:before="0" w:beforeAutospacing="0" w:after="0" w:afterAutospacing="0" w:line="276" w:lineRule="auto"/>
        <w:ind w:left="426" w:hanging="426"/>
        <w:jc w:val="both"/>
        <w:rPr>
          <w:b/>
          <w:bCs/>
          <w:sz w:val="26"/>
          <w:szCs w:val="26"/>
        </w:rPr>
      </w:pPr>
      <w:r w:rsidRPr="00833388">
        <w:rPr>
          <w:b/>
          <w:bCs/>
          <w:sz w:val="26"/>
          <w:szCs w:val="26"/>
        </w:rPr>
        <w:t>Mục đích và ý nghĩa của đề tài</w:t>
      </w:r>
    </w:p>
    <w:p w14:paraId="7B6AA54B" w14:textId="77777777" w:rsidR="00217DD1" w:rsidRPr="00833388" w:rsidRDefault="00217DD1" w:rsidP="00F85BA6">
      <w:pPr>
        <w:pStyle w:val="NormalWeb"/>
        <w:spacing w:before="0" w:beforeAutospacing="0" w:after="0" w:afterAutospacing="0" w:line="276" w:lineRule="auto"/>
        <w:jc w:val="both"/>
        <w:rPr>
          <w:b/>
          <w:bCs/>
          <w:sz w:val="26"/>
          <w:szCs w:val="26"/>
        </w:rPr>
      </w:pPr>
      <w:r w:rsidRPr="00833388">
        <w:rPr>
          <w:b/>
          <w:bCs/>
          <w:sz w:val="26"/>
          <w:szCs w:val="26"/>
        </w:rPr>
        <w:t>2.1. Mục đích</w:t>
      </w:r>
    </w:p>
    <w:p w14:paraId="45542F6C"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lastRenderedPageBreak/>
        <w:t>Mục đích chính của đề tài là xây dựng một ứng dụng trên nền tảng iOS có khả năng hỗ trợ người dùng nhận diện bệnh cây thông qua hình ảnh bằng công nghệ trí tuệ nhân tạo.</w:t>
      </w:r>
    </w:p>
    <w:p w14:paraId="49AC21C5"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Hệ thống cho phép người dùng chụp ảnh trực tiếp bằng camera hoặc lựa chọn ảnh có sẵn trên thiết bị, sau đó gửi ảnh đến máy chủ để mô hình trí tuệ nhân tạo tiến hành phân tích. Kết quả trả về bao gồm thông tin về loại cây, loại bệnh, độ tin cậy của kết quả và các nội dung tham khảo liên quan.</w:t>
      </w:r>
    </w:p>
    <w:p w14:paraId="6B984CBE" w14:textId="016DC0B0"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Bên cạnh chức năng nhận diện bệnh cây, đề tài còn hướng đến các mục đích sau:</w:t>
      </w:r>
    </w:p>
    <w:p w14:paraId="4CC50E7B"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Xây dựng giao diện ứng dụng iOS thân thiện, trực quan và dễ sử dụng.</w:t>
      </w:r>
    </w:p>
    <w:p w14:paraId="3EC96F75"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Hỗ trợ đăng ký, đăng nhập, đăng nhập bằng Google và sử dụng ứng dụng ở chế độ khách.</w:t>
      </w:r>
    </w:p>
    <w:p w14:paraId="50C5AF20"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Lưu trữ và quản lý lịch sử chẩn đoán của từng người dùng.</w:t>
      </w:r>
    </w:p>
    <w:p w14:paraId="4ADC2D60"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Cho phép người dùng thêm cây đã chẩn đoán vào danh sách cây đang quản lý.</w:t>
      </w:r>
    </w:p>
    <w:p w14:paraId="7BC5920A"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Cung cấp thông tin và hướng dẫn chăm sóc phù hợp với tình trạng của cây.</w:t>
      </w:r>
    </w:p>
    <w:p w14:paraId="6580857D"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Tích hợp trí tuệ nhân tạo để tư vấn bằng tiếng Việt.</w:t>
      </w:r>
    </w:p>
    <w:p w14:paraId="0E8DEFFE"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Hiển thị thông tin thời tiết phục vụ quá trình chăm sóc cây trồng.</w:t>
      </w:r>
    </w:p>
    <w:p w14:paraId="763CA61B"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Hỗ trợ lập lịch tưới nước, sử dụng thuốc và thực hiện các công việc chăm sóc cây.</w:t>
      </w:r>
    </w:p>
    <w:p w14:paraId="0FBD5AEA"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Hiển thị bản đồ các khu vực có ghi nhận bệnh cây.</w:t>
      </w:r>
    </w:p>
    <w:p w14:paraId="6E557548"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Hỗ trợ gửi phản hồi, báo cáo và yêu cầu tư vấn từ chuyên gia.</w:t>
      </w:r>
    </w:p>
    <w:p w14:paraId="5F8146C9" w14:textId="77777777" w:rsidR="00217DD1" w:rsidRPr="00833388" w:rsidRDefault="00217DD1" w:rsidP="00F85BA6">
      <w:pPr>
        <w:pStyle w:val="NormalWeb"/>
        <w:numPr>
          <w:ilvl w:val="0"/>
          <w:numId w:val="6"/>
        </w:numPr>
        <w:spacing w:before="0" w:beforeAutospacing="0" w:after="0" w:afterAutospacing="0" w:line="276" w:lineRule="auto"/>
        <w:jc w:val="both"/>
        <w:rPr>
          <w:sz w:val="26"/>
          <w:szCs w:val="26"/>
        </w:rPr>
      </w:pPr>
      <w:r w:rsidRPr="00833388">
        <w:rPr>
          <w:sz w:val="26"/>
          <w:szCs w:val="26"/>
        </w:rPr>
        <w:t>Xây dựng cơ chế lưu trữ các trường hợp chẩn đoán có độ tin cậy thấp hoặc bị người dùng phản hồi sai để phục vụ quá trình cải thiện mô hình trong tương lai.</w:t>
      </w:r>
    </w:p>
    <w:p w14:paraId="7D8581FB" w14:textId="77777777" w:rsidR="00217DD1" w:rsidRPr="00833388" w:rsidRDefault="00217DD1" w:rsidP="00F85BA6">
      <w:pPr>
        <w:pStyle w:val="NormalWeb"/>
        <w:spacing w:before="0" w:beforeAutospacing="0" w:after="0" w:afterAutospacing="0" w:line="276" w:lineRule="auto"/>
        <w:jc w:val="both"/>
        <w:rPr>
          <w:b/>
          <w:bCs/>
          <w:sz w:val="26"/>
          <w:szCs w:val="26"/>
        </w:rPr>
      </w:pPr>
      <w:r w:rsidRPr="00833388">
        <w:rPr>
          <w:b/>
          <w:bCs/>
          <w:sz w:val="26"/>
          <w:szCs w:val="26"/>
        </w:rPr>
        <w:t>2.2. Ý nghĩa</w:t>
      </w:r>
    </w:p>
    <w:p w14:paraId="05D868C8" w14:textId="77777777"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Đề tài có ý nghĩa về cả mặt thực tiễn và mặt khoa học.</w:t>
      </w:r>
    </w:p>
    <w:p w14:paraId="5A387807" w14:textId="082BA339" w:rsidR="00217DD1" w:rsidRPr="00833388" w:rsidRDefault="003B6644" w:rsidP="00F85BA6">
      <w:pPr>
        <w:pStyle w:val="NormalWeb"/>
        <w:spacing w:before="0" w:beforeAutospacing="0" w:after="0" w:afterAutospacing="0" w:line="276" w:lineRule="auto"/>
        <w:jc w:val="both"/>
        <w:rPr>
          <w:sz w:val="26"/>
          <w:szCs w:val="26"/>
        </w:rPr>
      </w:pPr>
      <w:r>
        <w:rPr>
          <w:sz w:val="26"/>
          <w:szCs w:val="26"/>
        </w:rPr>
        <w:tab/>
      </w:r>
      <w:r w:rsidR="00217DD1" w:rsidRPr="00833388">
        <w:rPr>
          <w:sz w:val="26"/>
          <w:szCs w:val="26"/>
        </w:rPr>
        <w:t xml:space="preserve">Về mặt thực tiễn, ứng dụng giúp người trồng cây, </w:t>
      </w:r>
      <w:r w:rsidRPr="003B6644">
        <w:rPr>
          <w:sz w:val="26"/>
          <w:szCs w:val="26"/>
        </w:rPr>
        <w:t xml:space="preserve">nhà </w:t>
      </w:r>
      <w:r w:rsidR="00217DD1" w:rsidRPr="00833388">
        <w:rPr>
          <w:sz w:val="26"/>
          <w:szCs w:val="26"/>
        </w:rPr>
        <w:t>làm vườn và người chăm sóc cây tại nhà có thể nhanh chóng nhận được thông tin tham khảo về tình trạng cây trồng thông qua hình ảnh. Người dùng không cần có quá nhiều kiến thức chuyên môn vẫn có thể bước đầu nhận biết loại bệnh và tham khảo phương pháp chăm sóc phù hợp.</w:t>
      </w:r>
    </w:p>
    <w:p w14:paraId="0B3EED8B" w14:textId="58F52E19" w:rsidR="003B6644" w:rsidRPr="00833388" w:rsidRDefault="00217DD1" w:rsidP="00F85BA6">
      <w:pPr>
        <w:pStyle w:val="NormalWeb"/>
        <w:spacing w:before="0" w:beforeAutospacing="0" w:after="0" w:afterAutospacing="0" w:line="276" w:lineRule="auto"/>
        <w:jc w:val="both"/>
        <w:rPr>
          <w:sz w:val="26"/>
          <w:szCs w:val="26"/>
        </w:rPr>
      </w:pPr>
      <w:r w:rsidRPr="00833388">
        <w:rPr>
          <w:sz w:val="26"/>
          <w:szCs w:val="26"/>
        </w:rPr>
        <w:t>Việc tích hợp các chức năng như lịch sử chẩn đoán, quản lý cây, lập lịch chăm sóc, thời tiết nông nghiệp và tư vấn bằng trí tuệ nhân tạo giúp người dùng quản lý quá trình chăm sóc cây một cách có hệ thống. Ứng dụng cũng góp phần giảm thời gian tìm kiếm thông tin, hỗ trợ phát hiện sớm bệnh cây và hạn chế nguy cơ bệnh lây lan.</w:t>
      </w:r>
    </w:p>
    <w:p w14:paraId="0F9057E3" w14:textId="0D217E41" w:rsidR="00217DD1" w:rsidRPr="00833388" w:rsidRDefault="003B6644" w:rsidP="00F85BA6">
      <w:pPr>
        <w:pStyle w:val="NormalWeb"/>
        <w:spacing w:before="0" w:beforeAutospacing="0" w:after="0" w:afterAutospacing="0" w:line="276" w:lineRule="auto"/>
        <w:jc w:val="both"/>
        <w:rPr>
          <w:sz w:val="26"/>
          <w:szCs w:val="26"/>
        </w:rPr>
      </w:pPr>
      <w:r>
        <w:rPr>
          <w:sz w:val="26"/>
          <w:szCs w:val="26"/>
        </w:rPr>
        <w:lastRenderedPageBreak/>
        <w:tab/>
      </w:r>
      <w:r w:rsidR="00217DD1" w:rsidRPr="00833388">
        <w:rPr>
          <w:sz w:val="26"/>
          <w:szCs w:val="26"/>
        </w:rPr>
        <w:t>Về mặt khoa học, đề tài góp phần nghiên cứu và ứng dụng trí tuệ nhân tạo, xử lý hình ảnh và học sâu trong lĩnh vực nông nghiệp. Qua quá trình thực hiện, đề tài làm rõ cách tích hợp mô hình nhận diện hình ảnh với ứng dụng di động, hệ thống backend, cơ sở dữ liệu và các dịch vụ bên ngoài.</w:t>
      </w:r>
    </w:p>
    <w:p w14:paraId="2F885ACF" w14:textId="56AC6F4C" w:rsidR="00217DD1" w:rsidRPr="00833388" w:rsidRDefault="00217DD1" w:rsidP="00F85BA6">
      <w:pPr>
        <w:pStyle w:val="NormalWeb"/>
        <w:spacing w:before="0" w:beforeAutospacing="0" w:after="0" w:afterAutospacing="0" w:line="276" w:lineRule="auto"/>
        <w:jc w:val="both"/>
        <w:rPr>
          <w:sz w:val="26"/>
          <w:szCs w:val="26"/>
        </w:rPr>
      </w:pPr>
      <w:r w:rsidRPr="00833388">
        <w:rPr>
          <w:sz w:val="26"/>
          <w:szCs w:val="26"/>
        </w:rPr>
        <w:t>Ngoài ra, đề tài còn là cơ sở để tiếp tục nghiên cứu các phương pháp cải thiện độ chính xác của mô hình, mở rộng số lượng loại cây và bệnh được hỗ trợ, đồng thời phát triển các hệ thống nông nghiệp thông minh có khả năng đưa ra cảnh báo và tư vấn phù hợp với điều kiện thực tế.</w:t>
      </w:r>
    </w:p>
    <w:p w14:paraId="277C322E" w14:textId="7EF69B7D" w:rsidR="004A09FB" w:rsidRPr="004A09FB" w:rsidRDefault="00217DD1" w:rsidP="004A09FB">
      <w:pPr>
        <w:pStyle w:val="NormalWeb"/>
        <w:numPr>
          <w:ilvl w:val="0"/>
          <w:numId w:val="7"/>
        </w:numPr>
        <w:tabs>
          <w:tab w:val="clear" w:pos="720"/>
        </w:tabs>
        <w:spacing w:before="0" w:beforeAutospacing="0" w:after="0" w:afterAutospacing="0" w:line="276" w:lineRule="auto"/>
        <w:ind w:left="426" w:hanging="426"/>
        <w:jc w:val="both"/>
        <w:rPr>
          <w:b/>
          <w:bCs/>
          <w:sz w:val="26"/>
          <w:szCs w:val="26"/>
        </w:rPr>
      </w:pPr>
      <w:r w:rsidRPr="00833388">
        <w:rPr>
          <w:b/>
          <w:bCs/>
          <w:sz w:val="26"/>
          <w:szCs w:val="26"/>
        </w:rPr>
        <w:t>Các bước triển khai</w:t>
      </w:r>
    </w:p>
    <w:p w14:paraId="7481CFB2" w14:textId="028A93AF" w:rsidR="004A09FB" w:rsidRPr="004A09FB" w:rsidRDefault="004A09FB" w:rsidP="004A09FB">
      <w:pPr>
        <w:pStyle w:val="NormalWeb"/>
        <w:spacing w:before="0" w:beforeAutospacing="0" w:after="0" w:afterAutospacing="0" w:line="276" w:lineRule="auto"/>
        <w:jc w:val="both"/>
        <w:rPr>
          <w:sz w:val="26"/>
          <w:szCs w:val="26"/>
        </w:rPr>
      </w:pPr>
      <w:r>
        <w:rPr>
          <w:sz w:val="26"/>
          <w:szCs w:val="26"/>
          <w:lang w:val="vi-VN"/>
        </w:rPr>
        <w:t xml:space="preserve">Bước 1: </w:t>
      </w:r>
      <w:r w:rsidRPr="004A09FB">
        <w:rPr>
          <w:sz w:val="26"/>
          <w:szCs w:val="26"/>
          <w:lang w:val="vi-VN"/>
        </w:rPr>
        <w:t>Khảo sát, phân tích yêu cầu</w:t>
      </w:r>
    </w:p>
    <w:p w14:paraId="1ECA079E" w14:textId="322BABB1" w:rsidR="00217DD1" w:rsidRDefault="004A09FB" w:rsidP="00F85BA6">
      <w:pPr>
        <w:pStyle w:val="NormalWeb"/>
        <w:spacing w:before="0" w:beforeAutospacing="0" w:after="0" w:afterAutospacing="0" w:line="276" w:lineRule="auto"/>
        <w:jc w:val="both"/>
        <w:rPr>
          <w:sz w:val="26"/>
          <w:szCs w:val="26"/>
          <w:lang w:val="vi-VN"/>
        </w:rPr>
      </w:pPr>
      <w:r>
        <w:rPr>
          <w:sz w:val="26"/>
          <w:szCs w:val="26"/>
        </w:rPr>
        <w:t>Bước</w:t>
      </w:r>
      <w:r>
        <w:rPr>
          <w:sz w:val="26"/>
          <w:szCs w:val="26"/>
          <w:lang w:val="vi-VN"/>
        </w:rPr>
        <w:t xml:space="preserve"> 2</w:t>
      </w:r>
      <w:r w:rsidR="00217DD1" w:rsidRPr="004A09FB">
        <w:rPr>
          <w:sz w:val="26"/>
          <w:szCs w:val="26"/>
        </w:rPr>
        <w:t xml:space="preserve">: </w:t>
      </w:r>
      <w:r>
        <w:rPr>
          <w:sz w:val="26"/>
          <w:szCs w:val="26"/>
        </w:rPr>
        <w:t>Thu</w:t>
      </w:r>
      <w:r>
        <w:rPr>
          <w:sz w:val="26"/>
          <w:szCs w:val="26"/>
          <w:lang w:val="vi-VN"/>
        </w:rPr>
        <w:t xml:space="preserve"> thập dữ liệu, huấn luyện AI </w:t>
      </w:r>
    </w:p>
    <w:p w14:paraId="275E273D" w14:textId="24E037D0" w:rsidR="004A09FB" w:rsidRPr="004A09FB" w:rsidRDefault="004A09FB" w:rsidP="00F85BA6">
      <w:pPr>
        <w:pStyle w:val="NormalWeb"/>
        <w:spacing w:before="0" w:beforeAutospacing="0" w:after="0" w:afterAutospacing="0" w:line="276" w:lineRule="auto"/>
        <w:jc w:val="both"/>
        <w:rPr>
          <w:sz w:val="26"/>
          <w:szCs w:val="26"/>
          <w:lang w:val="vi-VN"/>
        </w:rPr>
      </w:pPr>
      <w:r>
        <w:rPr>
          <w:sz w:val="26"/>
          <w:szCs w:val="26"/>
          <w:lang w:val="vi-VN"/>
        </w:rPr>
        <w:t>Bước 3: Phân tích và thiết kế hệ thống</w:t>
      </w:r>
    </w:p>
    <w:p w14:paraId="2C4CF0DB" w14:textId="7661710F" w:rsidR="00217DD1" w:rsidRPr="004A09FB" w:rsidRDefault="004A09FB" w:rsidP="00F85BA6">
      <w:pPr>
        <w:pStyle w:val="NormalWeb"/>
        <w:spacing w:before="0" w:beforeAutospacing="0" w:after="0" w:afterAutospacing="0" w:line="276" w:lineRule="auto"/>
        <w:jc w:val="both"/>
        <w:rPr>
          <w:sz w:val="26"/>
          <w:szCs w:val="26"/>
          <w:lang w:val="vi-VN"/>
        </w:rPr>
      </w:pPr>
      <w:r>
        <w:rPr>
          <w:sz w:val="26"/>
          <w:szCs w:val="26"/>
          <w:lang w:val="vi-VN"/>
        </w:rPr>
        <w:t>Bước 4</w:t>
      </w:r>
      <w:r w:rsidR="00217DD1" w:rsidRPr="004A09FB">
        <w:rPr>
          <w:sz w:val="26"/>
          <w:szCs w:val="26"/>
          <w:lang w:val="vi-VN"/>
        </w:rPr>
        <w:t>: Xây dựng ứng dụng iOS và các chức năng cơ bản</w:t>
      </w:r>
    </w:p>
    <w:p w14:paraId="51E087ED" w14:textId="33D4CF2E" w:rsidR="00217DD1" w:rsidRPr="004A09FB" w:rsidRDefault="004A09FB" w:rsidP="00F85BA6">
      <w:pPr>
        <w:pStyle w:val="NormalWeb"/>
        <w:spacing w:before="0" w:beforeAutospacing="0" w:after="0" w:afterAutospacing="0" w:line="276" w:lineRule="auto"/>
        <w:jc w:val="both"/>
        <w:rPr>
          <w:sz w:val="26"/>
          <w:szCs w:val="26"/>
          <w:lang w:val="vi-VN"/>
        </w:rPr>
      </w:pPr>
      <w:r>
        <w:rPr>
          <w:sz w:val="26"/>
          <w:szCs w:val="26"/>
          <w:lang w:val="vi-VN"/>
        </w:rPr>
        <w:t>Bước 5</w:t>
      </w:r>
      <w:r w:rsidR="00217DD1" w:rsidRPr="004A09FB">
        <w:rPr>
          <w:sz w:val="26"/>
          <w:szCs w:val="26"/>
          <w:lang w:val="vi-VN"/>
        </w:rPr>
        <w:t xml:space="preserve">: Xây dựng backend và tích hợp </w:t>
      </w:r>
      <w:r>
        <w:rPr>
          <w:sz w:val="26"/>
          <w:szCs w:val="26"/>
          <w:lang w:val="vi-VN"/>
        </w:rPr>
        <w:t>AI</w:t>
      </w:r>
    </w:p>
    <w:p w14:paraId="54D3614A" w14:textId="4FBE189A" w:rsidR="00217DD1" w:rsidRPr="004A09FB" w:rsidRDefault="004A09FB" w:rsidP="00F85BA6">
      <w:pPr>
        <w:pStyle w:val="NormalWeb"/>
        <w:spacing w:before="0" w:beforeAutospacing="0" w:after="0" w:afterAutospacing="0" w:line="276" w:lineRule="auto"/>
        <w:jc w:val="both"/>
        <w:rPr>
          <w:sz w:val="26"/>
          <w:szCs w:val="26"/>
          <w:lang w:val="vi-VN"/>
        </w:rPr>
      </w:pPr>
      <w:r>
        <w:rPr>
          <w:sz w:val="26"/>
          <w:szCs w:val="26"/>
          <w:lang w:val="vi-VN"/>
        </w:rPr>
        <w:t>Bước 6</w:t>
      </w:r>
      <w:r w:rsidR="00217DD1" w:rsidRPr="004A09FB">
        <w:rPr>
          <w:sz w:val="26"/>
          <w:szCs w:val="26"/>
          <w:lang w:val="vi-VN"/>
        </w:rPr>
        <w:t>: Phát triển các chức năng hỗ trợ chăm sóc cây</w:t>
      </w:r>
    </w:p>
    <w:p w14:paraId="7E1938D5" w14:textId="7342096F" w:rsidR="00217DD1" w:rsidRPr="004A09FB" w:rsidRDefault="004A09FB" w:rsidP="00F85BA6">
      <w:pPr>
        <w:pStyle w:val="NormalWeb"/>
        <w:spacing w:before="0" w:beforeAutospacing="0" w:after="0" w:afterAutospacing="0" w:line="276" w:lineRule="auto"/>
        <w:jc w:val="both"/>
        <w:rPr>
          <w:sz w:val="26"/>
          <w:szCs w:val="26"/>
          <w:lang w:val="vi-VN"/>
        </w:rPr>
      </w:pPr>
      <w:r w:rsidRPr="004A09FB">
        <w:rPr>
          <w:sz w:val="26"/>
          <w:szCs w:val="26"/>
          <w:lang w:val="vi-VN"/>
        </w:rPr>
        <w:t>Bước</w:t>
      </w:r>
      <w:r>
        <w:rPr>
          <w:sz w:val="26"/>
          <w:szCs w:val="26"/>
          <w:lang w:val="vi-VN"/>
        </w:rPr>
        <w:t xml:space="preserve"> 7</w:t>
      </w:r>
      <w:r w:rsidR="00217DD1" w:rsidRPr="004A09FB">
        <w:rPr>
          <w:sz w:val="26"/>
          <w:szCs w:val="26"/>
          <w:lang w:val="vi-VN"/>
        </w:rPr>
        <w:t>: Kiểm thử, đánh giá và viết báo cáo</w:t>
      </w:r>
    </w:p>
    <w:p w14:paraId="28CDE0B0" w14:textId="77777777" w:rsidR="00217DD1" w:rsidRPr="000B2B6E" w:rsidRDefault="00217DD1" w:rsidP="00F85BA6">
      <w:pPr>
        <w:pStyle w:val="NormalWeb"/>
        <w:numPr>
          <w:ilvl w:val="0"/>
          <w:numId w:val="13"/>
        </w:numPr>
        <w:tabs>
          <w:tab w:val="clear" w:pos="720"/>
        </w:tabs>
        <w:spacing w:before="0" w:beforeAutospacing="0" w:after="0" w:afterAutospacing="0" w:line="276" w:lineRule="auto"/>
        <w:ind w:left="284" w:hanging="284"/>
        <w:jc w:val="both"/>
        <w:rPr>
          <w:b/>
          <w:bCs/>
          <w:sz w:val="26"/>
          <w:szCs w:val="26"/>
          <w:lang w:val="vi-VN"/>
        </w:rPr>
      </w:pPr>
      <w:r w:rsidRPr="000B2B6E">
        <w:rPr>
          <w:b/>
          <w:bCs/>
          <w:sz w:val="26"/>
          <w:szCs w:val="26"/>
          <w:lang w:val="vi-VN"/>
        </w:rPr>
        <w:t>Công nghệ và kỹ thuật được sử dụng</w:t>
      </w:r>
    </w:p>
    <w:p w14:paraId="7D3181B9" w14:textId="77777777" w:rsidR="00217DD1" w:rsidRPr="000B2B6E" w:rsidRDefault="00217DD1" w:rsidP="00F85BA6">
      <w:pPr>
        <w:pStyle w:val="NormalWeb"/>
        <w:spacing w:before="0" w:beforeAutospacing="0" w:after="0" w:afterAutospacing="0" w:line="276" w:lineRule="auto"/>
        <w:jc w:val="both"/>
        <w:rPr>
          <w:sz w:val="26"/>
          <w:szCs w:val="26"/>
          <w:lang w:val="vi-VN"/>
        </w:rPr>
      </w:pPr>
      <w:r w:rsidRPr="000B2B6E">
        <w:rPr>
          <w:sz w:val="26"/>
          <w:szCs w:val="26"/>
          <w:lang w:val="vi-VN"/>
        </w:rPr>
        <w:t>Các công nghệ và kỹ thuật được sử dụng trong đề tài bao gồm:</w:t>
      </w:r>
    </w:p>
    <w:p w14:paraId="6F4A827A" w14:textId="77777777" w:rsidR="00217DD1" w:rsidRPr="000B2B6E" w:rsidRDefault="00217DD1" w:rsidP="00F85BA6">
      <w:pPr>
        <w:pStyle w:val="NormalWeb"/>
        <w:numPr>
          <w:ilvl w:val="0"/>
          <w:numId w:val="14"/>
        </w:numPr>
        <w:spacing w:before="0" w:beforeAutospacing="0" w:after="0" w:afterAutospacing="0" w:line="276" w:lineRule="auto"/>
        <w:jc w:val="both"/>
        <w:rPr>
          <w:sz w:val="26"/>
          <w:szCs w:val="26"/>
          <w:lang w:val="vi-VN"/>
        </w:rPr>
      </w:pPr>
      <w:r w:rsidRPr="000B2B6E">
        <w:rPr>
          <w:sz w:val="26"/>
          <w:szCs w:val="26"/>
          <w:lang w:val="vi-VN"/>
        </w:rPr>
        <w:t>Ngôn ngữ lập trình ứng dụng: Swift.</w:t>
      </w:r>
    </w:p>
    <w:p w14:paraId="187C6E4B" w14:textId="77777777" w:rsidR="00217DD1" w:rsidRPr="000B2B6E" w:rsidRDefault="00217DD1" w:rsidP="00F85BA6">
      <w:pPr>
        <w:pStyle w:val="NormalWeb"/>
        <w:numPr>
          <w:ilvl w:val="0"/>
          <w:numId w:val="14"/>
        </w:numPr>
        <w:spacing w:before="0" w:beforeAutospacing="0" w:after="0" w:afterAutospacing="0" w:line="276" w:lineRule="auto"/>
        <w:jc w:val="both"/>
        <w:rPr>
          <w:sz w:val="26"/>
          <w:szCs w:val="26"/>
          <w:lang w:val="vi-VN"/>
        </w:rPr>
      </w:pPr>
      <w:r w:rsidRPr="000B2B6E">
        <w:rPr>
          <w:sz w:val="26"/>
          <w:szCs w:val="26"/>
          <w:lang w:val="vi-VN"/>
        </w:rPr>
        <w:t>Framework phát triển giao diện iOS: SwiftUI.</w:t>
      </w:r>
    </w:p>
    <w:p w14:paraId="78A00357" w14:textId="77777777" w:rsidR="00217DD1" w:rsidRPr="000B2B6E" w:rsidRDefault="00217DD1" w:rsidP="00F85BA6">
      <w:pPr>
        <w:pStyle w:val="NormalWeb"/>
        <w:numPr>
          <w:ilvl w:val="0"/>
          <w:numId w:val="14"/>
        </w:numPr>
        <w:spacing w:before="0" w:beforeAutospacing="0" w:after="0" w:afterAutospacing="0" w:line="276" w:lineRule="auto"/>
        <w:jc w:val="both"/>
        <w:rPr>
          <w:sz w:val="26"/>
          <w:szCs w:val="26"/>
          <w:lang w:val="vi-VN"/>
        </w:rPr>
      </w:pPr>
      <w:r w:rsidRPr="000B2B6E">
        <w:rPr>
          <w:sz w:val="26"/>
          <w:szCs w:val="26"/>
          <w:lang w:val="vi-VN"/>
        </w:rPr>
        <w:t>Môi trường phát triển ứng dụng iOS: Xcode.</w:t>
      </w:r>
    </w:p>
    <w:p w14:paraId="2DAD277A"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Backend: FastAPI.</w:t>
      </w:r>
    </w:p>
    <w:p w14:paraId="66D04B5C"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Ngôn ngữ phát triển backend và mô hình AI: Python.</w:t>
      </w:r>
    </w:p>
    <w:p w14:paraId="5FE7F2AB"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Trí tuệ nhân tạo và xử lý hình ảnh: mô hình học sâu nhận diện bệnh cây.</w:t>
      </w:r>
    </w:p>
    <w:p w14:paraId="605579B0"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Cơ sở dữ liệu: PostgreSQL thông qua Supabase.</w:t>
      </w:r>
    </w:p>
    <w:p w14:paraId="4A2A4089"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Xác thực người dùng: Supabase Authentication.</w:t>
      </w:r>
    </w:p>
    <w:p w14:paraId="51FA9B50"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Lưu trữ hình ảnh: Supabase Storage.</w:t>
      </w:r>
    </w:p>
    <w:p w14:paraId="16253A36"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Tư vấn bằng trí tuệ nhân tạo: Gemini API.</w:t>
      </w:r>
    </w:p>
    <w:p w14:paraId="2D36DD8B" w14:textId="77777777" w:rsidR="00217DD1" w:rsidRPr="00833388" w:rsidRDefault="00217DD1" w:rsidP="00F85BA6">
      <w:pPr>
        <w:pStyle w:val="NormalWeb"/>
        <w:numPr>
          <w:ilvl w:val="0"/>
          <w:numId w:val="14"/>
        </w:numPr>
        <w:spacing w:before="0" w:beforeAutospacing="0" w:after="0" w:afterAutospacing="0" w:line="276" w:lineRule="auto"/>
        <w:jc w:val="both"/>
        <w:rPr>
          <w:sz w:val="26"/>
          <w:szCs w:val="26"/>
        </w:rPr>
      </w:pPr>
      <w:r w:rsidRPr="00833388">
        <w:rPr>
          <w:sz w:val="26"/>
          <w:szCs w:val="26"/>
        </w:rPr>
        <w:t>Dữ liệu thời tiết: OpenWeather API.</w:t>
      </w:r>
    </w:p>
    <w:p w14:paraId="565D543F" w14:textId="77777777" w:rsidR="00217DD1" w:rsidRPr="00833388" w:rsidRDefault="00217DD1" w:rsidP="00F85BA6">
      <w:pPr>
        <w:pStyle w:val="NormalWeb"/>
        <w:numPr>
          <w:ilvl w:val="0"/>
          <w:numId w:val="15"/>
        </w:numPr>
        <w:tabs>
          <w:tab w:val="clear" w:pos="720"/>
        </w:tabs>
        <w:spacing w:before="0" w:beforeAutospacing="0" w:after="0" w:afterAutospacing="0" w:line="276" w:lineRule="auto"/>
        <w:ind w:left="284" w:hanging="284"/>
        <w:jc w:val="both"/>
        <w:rPr>
          <w:b/>
          <w:bCs/>
          <w:sz w:val="26"/>
          <w:szCs w:val="26"/>
        </w:rPr>
      </w:pPr>
      <w:r w:rsidRPr="00833388">
        <w:rPr>
          <w:b/>
          <w:bCs/>
          <w:sz w:val="26"/>
          <w:szCs w:val="26"/>
        </w:rPr>
        <w:t>Những kết quả đạt được dự kiến</w:t>
      </w:r>
    </w:p>
    <w:p w14:paraId="5575D7B7" w14:textId="77777777" w:rsidR="00217DD1" w:rsidRPr="00833388" w:rsidRDefault="00217DD1" w:rsidP="00F85BA6">
      <w:pPr>
        <w:pStyle w:val="NormalWeb"/>
        <w:spacing w:before="0" w:beforeAutospacing="0" w:after="0" w:afterAutospacing="0" w:line="276" w:lineRule="auto"/>
        <w:jc w:val="both"/>
        <w:rPr>
          <w:b/>
          <w:bCs/>
          <w:sz w:val="26"/>
          <w:szCs w:val="26"/>
        </w:rPr>
      </w:pPr>
      <w:r w:rsidRPr="00833388">
        <w:rPr>
          <w:b/>
          <w:bCs/>
          <w:sz w:val="26"/>
          <w:szCs w:val="26"/>
        </w:rPr>
        <w:t>5.1. Về mặt lý thuyết</w:t>
      </w:r>
    </w:p>
    <w:p w14:paraId="24E177BA"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Hệ thống hóa kiến thức về trí tuệ nhân tạo, học máy, học sâu và xử lý hình ảnh.</w:t>
      </w:r>
    </w:p>
    <w:p w14:paraId="78BAD1CA"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Nghiên cứu quy trình xây dựng mô hình nhận diện bệnh cây từ hình ảnh.</w:t>
      </w:r>
    </w:p>
    <w:p w14:paraId="320F2D91"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Tìm hiểu phương pháp tiền xử lý ảnh và đưa dữ liệu vào mô hình dự đoán.</w:t>
      </w:r>
    </w:p>
    <w:p w14:paraId="0B53DED5"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Nghiên cứu cách xây dựng ứng dụng di động trên nền tảng iOS bằng SwiftUI.</w:t>
      </w:r>
    </w:p>
    <w:p w14:paraId="2B984BF9"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lastRenderedPageBreak/>
        <w:t>Tìm hiểu cách xây dựng RESTful API bằng FastAPI.</w:t>
      </w:r>
    </w:p>
    <w:p w14:paraId="0CA76AF3"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Nghiên cứu phương pháp tích hợp mô hình trí tuệ nhân tạo với ứng dụng di động.</w:t>
      </w:r>
    </w:p>
    <w:p w14:paraId="0DBE9770"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Tìm hiểu cách thiết kế và quản lý cơ sở dữ liệu trên Supabase.</w:t>
      </w:r>
    </w:p>
    <w:p w14:paraId="63C46F23"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Nghiên cứu cơ chế xác thực, phân quyền và bảo vệ dữ liệu người dùng.</w:t>
      </w:r>
    </w:p>
    <w:p w14:paraId="01E88E8D"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Tìm hiểu phương pháp tích hợp dịch vụ trí tuệ nhân tạo, thời tiết, bản đồ và thông báo.</w:t>
      </w:r>
    </w:p>
    <w:p w14:paraId="51B15BDD" w14:textId="77777777" w:rsidR="00217DD1" w:rsidRPr="00833388" w:rsidRDefault="00217DD1" w:rsidP="00F85BA6">
      <w:pPr>
        <w:pStyle w:val="NormalWeb"/>
        <w:numPr>
          <w:ilvl w:val="0"/>
          <w:numId w:val="16"/>
        </w:numPr>
        <w:spacing w:before="0" w:beforeAutospacing="0" w:after="0" w:afterAutospacing="0" w:line="276" w:lineRule="auto"/>
        <w:jc w:val="both"/>
        <w:rPr>
          <w:sz w:val="26"/>
          <w:szCs w:val="26"/>
        </w:rPr>
      </w:pPr>
      <w:r w:rsidRPr="00833388">
        <w:rPr>
          <w:sz w:val="26"/>
          <w:szCs w:val="26"/>
        </w:rPr>
        <w:t>Xây dựng được mô hình kiến trúc hệ thống có khả năng mở rộng trong tương lai.</w:t>
      </w:r>
    </w:p>
    <w:p w14:paraId="1C1E0050" w14:textId="77777777" w:rsidR="00217DD1" w:rsidRPr="00833388" w:rsidRDefault="00217DD1" w:rsidP="00F85BA6">
      <w:pPr>
        <w:pStyle w:val="NormalWeb"/>
        <w:spacing w:before="0" w:beforeAutospacing="0" w:after="0" w:afterAutospacing="0" w:line="276" w:lineRule="auto"/>
        <w:jc w:val="both"/>
        <w:rPr>
          <w:b/>
          <w:bCs/>
          <w:sz w:val="26"/>
          <w:szCs w:val="26"/>
        </w:rPr>
      </w:pPr>
      <w:r w:rsidRPr="00833388">
        <w:rPr>
          <w:b/>
          <w:bCs/>
          <w:sz w:val="26"/>
          <w:szCs w:val="26"/>
        </w:rPr>
        <w:t>5.2. Về mặt ứng dụng</w:t>
      </w:r>
    </w:p>
    <w:p w14:paraId="45FEAB12"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Phát triển một ứng dụng iOS hỗ trợ nhận diện bệnh cây từ hình ảnh.</w:t>
      </w:r>
    </w:p>
    <w:p w14:paraId="55F5993F"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Cho phép người dùng chụp hoặc lựa chọn ảnh cây trồng để thực hiện chẩn đoán.</w:t>
      </w:r>
    </w:p>
    <w:p w14:paraId="4A04D935"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Hiển thị kết quả gồm loại cây, loại bệnh và độ tin cậy.</w:t>
      </w:r>
    </w:p>
    <w:p w14:paraId="370D9F7F"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Lưu trữ và quản lý lịch sử chẩn đoán của người dùng.</w:t>
      </w:r>
    </w:p>
    <w:p w14:paraId="20AC8B6D"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Hỗ trợ quản lý danh sách cây và thông tin chăm sóc.</w:t>
      </w:r>
    </w:p>
    <w:p w14:paraId="166DA898"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Cung cấp nội dung tư vấn chăm sóc bằng tiếng Việt thông qua Gemini API.</w:t>
      </w:r>
    </w:p>
    <w:p w14:paraId="07E99A73"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Hiển thị thông tin thời tiết và lời khuyên phù hợp với điều kiện môi trường.</w:t>
      </w:r>
    </w:p>
    <w:p w14:paraId="27D6EF57"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Hỗ trợ tạo lịch tưới nước, sử dụng thuốc và thực hiện công việc chăm sóc.</w:t>
      </w:r>
    </w:p>
    <w:p w14:paraId="7BA8B3F8"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Gửi thông báo nhắc nhở đến thiết bị của người dùng.</w:t>
      </w:r>
    </w:p>
    <w:p w14:paraId="120D295B"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Hiển thị bản đồ các khu vực có ghi nhận bệnh cây.</w:t>
      </w:r>
    </w:p>
    <w:p w14:paraId="1DF85011"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Hỗ trợ người dùng gửi phản hồi, báo cáo và yêu cầu tư vấn từ chuyên gia.</w:t>
      </w:r>
    </w:p>
    <w:p w14:paraId="5A246501"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Lưu trữ các trường hợp có độ tin cậy thấp hoặc nghi ngờ chẩn đoán sai để phục vụ quá trình cải thiện mô hình.</w:t>
      </w:r>
    </w:p>
    <w:p w14:paraId="4143C67B" w14:textId="77777777" w:rsidR="00217DD1" w:rsidRPr="00833388" w:rsidRDefault="00217DD1" w:rsidP="00F85BA6">
      <w:pPr>
        <w:pStyle w:val="NormalWeb"/>
        <w:numPr>
          <w:ilvl w:val="0"/>
          <w:numId w:val="17"/>
        </w:numPr>
        <w:spacing w:before="0" w:beforeAutospacing="0" w:after="0" w:afterAutospacing="0" w:line="276" w:lineRule="auto"/>
        <w:jc w:val="both"/>
        <w:rPr>
          <w:sz w:val="26"/>
          <w:szCs w:val="26"/>
        </w:rPr>
      </w:pPr>
      <w:r w:rsidRPr="00833388">
        <w:rPr>
          <w:sz w:val="26"/>
          <w:szCs w:val="26"/>
        </w:rPr>
        <w:t>Xây dựng hệ thống có khả năng mở rộng, dễ bảo trì và có thể bổ sung thêm các loại cây, bệnh cây và chức năng trong tương lai.</w:t>
      </w:r>
    </w:p>
    <w:p w14:paraId="0C0B9C8B" w14:textId="77777777" w:rsidR="00E40891" w:rsidRDefault="00217DD1" w:rsidP="00F85BA6">
      <w:pPr>
        <w:pStyle w:val="NormalWeb"/>
        <w:numPr>
          <w:ilvl w:val="0"/>
          <w:numId w:val="18"/>
        </w:numPr>
        <w:tabs>
          <w:tab w:val="clear" w:pos="720"/>
        </w:tabs>
        <w:spacing w:before="0" w:beforeAutospacing="0" w:after="0" w:afterAutospacing="0" w:line="276" w:lineRule="auto"/>
        <w:ind w:left="284" w:hanging="284"/>
        <w:jc w:val="both"/>
        <w:rPr>
          <w:b/>
          <w:bCs/>
          <w:sz w:val="26"/>
          <w:szCs w:val="26"/>
        </w:rPr>
      </w:pPr>
      <w:r w:rsidRPr="00833388">
        <w:rPr>
          <w:b/>
          <w:bCs/>
          <w:sz w:val="26"/>
          <w:szCs w:val="26"/>
        </w:rPr>
        <w:t>Nội dung đồ án</w:t>
      </w:r>
    </w:p>
    <w:p w14:paraId="1DB78BA7" w14:textId="058266FA" w:rsidR="00217DD1" w:rsidRPr="00E40891" w:rsidRDefault="00217DD1" w:rsidP="00F85BA6">
      <w:pPr>
        <w:pStyle w:val="NormalWeb"/>
        <w:numPr>
          <w:ilvl w:val="0"/>
          <w:numId w:val="19"/>
        </w:numPr>
        <w:tabs>
          <w:tab w:val="clear" w:pos="720"/>
        </w:tabs>
        <w:spacing w:before="0" w:beforeAutospacing="0" w:after="0" w:afterAutospacing="0" w:line="276" w:lineRule="auto"/>
        <w:jc w:val="both"/>
        <w:rPr>
          <w:b/>
          <w:bCs/>
          <w:sz w:val="26"/>
          <w:szCs w:val="26"/>
        </w:rPr>
      </w:pPr>
      <w:r w:rsidRPr="00E40891">
        <w:rPr>
          <w:sz w:val="26"/>
          <w:szCs w:val="26"/>
        </w:rPr>
        <w:t>Mở đầu: Giới thiệu tổng quan về đề tài, mục đích, ý nghĩa, các bước triển khai, công nghệ sử dụng và những kết quả dự kiến đạt được.</w:t>
      </w:r>
    </w:p>
    <w:p w14:paraId="25754B34" w14:textId="77777777" w:rsidR="00217DD1" w:rsidRPr="00833388" w:rsidRDefault="00217DD1" w:rsidP="00F85BA6">
      <w:pPr>
        <w:pStyle w:val="NormalWeb"/>
        <w:numPr>
          <w:ilvl w:val="0"/>
          <w:numId w:val="19"/>
        </w:numPr>
        <w:spacing w:before="0" w:beforeAutospacing="0" w:after="0" w:afterAutospacing="0" w:line="276" w:lineRule="auto"/>
        <w:jc w:val="both"/>
        <w:rPr>
          <w:sz w:val="26"/>
          <w:szCs w:val="26"/>
        </w:rPr>
      </w:pPr>
      <w:r w:rsidRPr="00833388">
        <w:rPr>
          <w:sz w:val="26"/>
          <w:szCs w:val="26"/>
        </w:rPr>
        <w:t>Chương 1: Cơ sở lý thuyết và công nghệ sử dụng – Trình bày các kiến thức về trí tuệ nhân tạo, học sâu, xử lý hình ảnh, ứng dụng iOS, SwiftUI, FastAPI, Supabase và các dịch vụ được tích hợp trong hệ thống.</w:t>
      </w:r>
    </w:p>
    <w:p w14:paraId="1FD2D2F3" w14:textId="77777777" w:rsidR="00217DD1" w:rsidRPr="00833388" w:rsidRDefault="00217DD1" w:rsidP="00F85BA6">
      <w:pPr>
        <w:pStyle w:val="NormalWeb"/>
        <w:numPr>
          <w:ilvl w:val="0"/>
          <w:numId w:val="19"/>
        </w:numPr>
        <w:spacing w:before="0" w:beforeAutospacing="0" w:after="0" w:afterAutospacing="0" w:line="276" w:lineRule="auto"/>
        <w:jc w:val="both"/>
        <w:rPr>
          <w:sz w:val="26"/>
          <w:szCs w:val="26"/>
        </w:rPr>
      </w:pPr>
      <w:r w:rsidRPr="00833388">
        <w:rPr>
          <w:sz w:val="26"/>
          <w:szCs w:val="26"/>
        </w:rPr>
        <w:t>Chương 2: Phân tích và thiết kế hệ thống – Trình bày yêu cầu chức năng, yêu cầu phi chức năng, các tác nhân của hệ thống, sơ đồ trường hợp sử dụng, sơ đồ hoạt động, sơ đồ tuần tự, kiến trúc tổng thể và thiết kế cơ sở dữ liệu.</w:t>
      </w:r>
    </w:p>
    <w:p w14:paraId="75F36B92" w14:textId="77777777" w:rsidR="00217DD1" w:rsidRPr="00833388" w:rsidRDefault="00217DD1" w:rsidP="00F85BA6">
      <w:pPr>
        <w:pStyle w:val="NormalWeb"/>
        <w:numPr>
          <w:ilvl w:val="0"/>
          <w:numId w:val="19"/>
        </w:numPr>
        <w:spacing w:before="0" w:beforeAutospacing="0" w:after="0" w:afterAutospacing="0" w:line="276" w:lineRule="auto"/>
        <w:jc w:val="both"/>
        <w:rPr>
          <w:sz w:val="26"/>
          <w:szCs w:val="26"/>
        </w:rPr>
      </w:pPr>
      <w:r w:rsidRPr="00833388">
        <w:rPr>
          <w:sz w:val="26"/>
          <w:szCs w:val="26"/>
        </w:rPr>
        <w:lastRenderedPageBreak/>
        <w:t>Chương 3: Xây dựng mô hình nhận diện bệnh cây – Trình bày bài toán nhận diện bệnh cây, dữ liệu sử dụng, quá trình tiền xử lý ảnh, kiến trúc mô hình, quy trình huấn luyện và phương pháp đánh giá mô hình.</w:t>
      </w:r>
    </w:p>
    <w:p w14:paraId="1672C231" w14:textId="77777777" w:rsidR="00217DD1" w:rsidRPr="00833388" w:rsidRDefault="00217DD1" w:rsidP="00F85BA6">
      <w:pPr>
        <w:pStyle w:val="NormalWeb"/>
        <w:numPr>
          <w:ilvl w:val="0"/>
          <w:numId w:val="19"/>
        </w:numPr>
        <w:spacing w:before="0" w:beforeAutospacing="0" w:after="0" w:afterAutospacing="0" w:line="276" w:lineRule="auto"/>
        <w:jc w:val="both"/>
        <w:rPr>
          <w:sz w:val="26"/>
          <w:szCs w:val="26"/>
        </w:rPr>
      </w:pPr>
      <w:r w:rsidRPr="00833388">
        <w:rPr>
          <w:sz w:val="26"/>
          <w:szCs w:val="26"/>
        </w:rPr>
        <w:t>Chương 4: Triển khai hệ thống – Trình bày quá trình xây dựng ứng dụng iOS, backend FastAPI, cơ sở dữ liệu Supabase, chức năng nhận diện bệnh, tư vấn AI, thời tiết, bản đồ, lịch chăm sóc và các chức năng liên quan.</w:t>
      </w:r>
    </w:p>
    <w:p w14:paraId="4B9098E8" w14:textId="77777777" w:rsidR="00217DD1" w:rsidRPr="00833388" w:rsidRDefault="00217DD1" w:rsidP="00F85BA6">
      <w:pPr>
        <w:pStyle w:val="NormalWeb"/>
        <w:numPr>
          <w:ilvl w:val="0"/>
          <w:numId w:val="19"/>
        </w:numPr>
        <w:spacing w:before="0" w:beforeAutospacing="0" w:after="0" w:afterAutospacing="0" w:line="276" w:lineRule="auto"/>
        <w:jc w:val="both"/>
        <w:rPr>
          <w:sz w:val="26"/>
          <w:szCs w:val="26"/>
        </w:rPr>
      </w:pPr>
      <w:r w:rsidRPr="00833388">
        <w:rPr>
          <w:sz w:val="26"/>
          <w:szCs w:val="26"/>
        </w:rPr>
        <w:t>Chương 5: Kiểm thử và đánh giá – Trình bày các trường hợp kiểm thử, kết quả kiểm thử, thời gian phản hồi, độ chính xác của mô hình, ưu điểm và những hạn chế còn tồn tại của hệ thống.</w:t>
      </w:r>
    </w:p>
    <w:p w14:paraId="0546E496" w14:textId="77777777" w:rsidR="00217DD1" w:rsidRPr="00833388" w:rsidRDefault="00217DD1" w:rsidP="00F85BA6">
      <w:pPr>
        <w:pStyle w:val="NormalWeb"/>
        <w:numPr>
          <w:ilvl w:val="0"/>
          <w:numId w:val="19"/>
        </w:numPr>
        <w:spacing w:before="0" w:beforeAutospacing="0" w:after="0" w:afterAutospacing="0" w:line="276" w:lineRule="auto"/>
        <w:jc w:val="both"/>
        <w:rPr>
          <w:sz w:val="26"/>
          <w:szCs w:val="26"/>
        </w:rPr>
      </w:pPr>
      <w:r w:rsidRPr="00833388">
        <w:rPr>
          <w:sz w:val="26"/>
          <w:szCs w:val="26"/>
        </w:rPr>
        <w:t>Kết luận và hướng phát triển – Tổng kết các kết quả đã đạt được, đánh giá mức độ hoàn thành mục tiêu và đề xuất các hướng phát triển như mở rộng tập dữ liệu, bổ sung thêm loại cây, cải thiện độ chính xác và phát triển phiên bản trên các nền tảng khác.</w:t>
      </w:r>
    </w:p>
    <w:p w14:paraId="42E5FBCB" w14:textId="0A631993" w:rsidR="00DC20AB" w:rsidRDefault="00217DD1" w:rsidP="00F85BA6">
      <w:pPr>
        <w:pStyle w:val="NormalWeb"/>
        <w:numPr>
          <w:ilvl w:val="0"/>
          <w:numId w:val="19"/>
        </w:numPr>
        <w:spacing w:before="0" w:beforeAutospacing="0" w:after="0" w:afterAutospacing="0" w:line="276" w:lineRule="auto"/>
        <w:jc w:val="both"/>
        <w:rPr>
          <w:sz w:val="26"/>
          <w:szCs w:val="26"/>
          <w:lang w:val="vi-VN"/>
        </w:rPr>
      </w:pPr>
      <w:r w:rsidRPr="00833388">
        <w:rPr>
          <w:sz w:val="26"/>
          <w:szCs w:val="26"/>
        </w:rPr>
        <w:t>Tài liệu tham khảo – Liệt kê các tài liệu, bài báo, sách, tài liệu chính thức và hướng dẫn kỹ thuật liên quan</w:t>
      </w:r>
      <w:r w:rsidRPr="00833388">
        <w:rPr>
          <w:sz w:val="26"/>
          <w:szCs w:val="26"/>
          <w:lang w:val="vi-VN"/>
        </w:rPr>
        <w:t>.</w:t>
      </w:r>
    </w:p>
    <w:p w14:paraId="16D8D799" w14:textId="77777777" w:rsidR="00DC20AB" w:rsidRDefault="00DC20AB" w:rsidP="00F85BA6">
      <w:pPr>
        <w:pStyle w:val="NormalWeb"/>
        <w:spacing w:before="0" w:beforeAutospacing="0" w:after="0" w:afterAutospacing="0" w:line="276" w:lineRule="auto"/>
        <w:jc w:val="both"/>
        <w:rPr>
          <w:szCs w:val="26"/>
          <w:lang w:val="vi-VN"/>
        </w:rPr>
      </w:pPr>
      <w:r>
        <w:rPr>
          <w:sz w:val="26"/>
          <w:szCs w:val="26"/>
          <w:lang w:val="vi-VN"/>
        </w:rPr>
        <w:br w:type="page"/>
      </w:r>
    </w:p>
    <w:p w14:paraId="0A2C95F2" w14:textId="77777777" w:rsidR="007D1D5B" w:rsidRDefault="007D1D5B" w:rsidP="00F85BA6">
      <w:pPr>
        <w:pStyle w:val="Heading1"/>
        <w:spacing w:line="276" w:lineRule="auto"/>
        <w:jc w:val="both"/>
        <w:sectPr w:rsidR="007D1D5B" w:rsidSect="00D31D98">
          <w:headerReference w:type="default" r:id="rId19"/>
          <w:footerReference w:type="default" r:id="rId20"/>
          <w:type w:val="continuous"/>
          <w:pgSz w:w="11910" w:h="16840"/>
          <w:pgMar w:top="1701" w:right="1701" w:bottom="1701" w:left="1701" w:header="851" w:footer="1233" w:gutter="0"/>
          <w:pgNumType w:start="1"/>
          <w:cols w:space="720"/>
        </w:sectPr>
      </w:pPr>
    </w:p>
    <w:p w14:paraId="64A060E6" w14:textId="633883FE" w:rsidR="00596F2B" w:rsidRPr="00596F2B" w:rsidRDefault="00596F2B" w:rsidP="006277C4">
      <w:pPr>
        <w:pStyle w:val="Heading1"/>
        <w:spacing w:before="0" w:after="0" w:line="276" w:lineRule="auto"/>
      </w:pPr>
      <w:bookmarkStart w:id="23" w:name="_Toc232669887"/>
      <w:r w:rsidRPr="00596F2B">
        <w:lastRenderedPageBreak/>
        <w:t>CƠ SỞ LÝ THUYẾT</w:t>
      </w:r>
      <w:bookmarkEnd w:id="23"/>
    </w:p>
    <w:p w14:paraId="019DCEF8" w14:textId="69957561" w:rsidR="008862E7" w:rsidRPr="00671A34" w:rsidRDefault="008862E7" w:rsidP="006277C4">
      <w:pPr>
        <w:pStyle w:val="Heading2"/>
        <w:spacing w:line="276" w:lineRule="auto"/>
      </w:pPr>
      <w:bookmarkStart w:id="24" w:name="_Toc232669888"/>
      <w:r w:rsidRPr="00671A34">
        <w:t>Tổng quan về trí tuệ nhân tạo</w:t>
      </w:r>
      <w:bookmarkEnd w:id="24"/>
    </w:p>
    <w:p w14:paraId="1E19AFE7"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Trí tuệ nhân tạo, hay Artificial Intelligence (AI), là một lĩnh vực của khoa học máy tính tập trung vào việc xây dựng các hệ thống có khả năng mô phỏng một số hoạt động thông minh của con người như học tập, nhận dạng, suy luận, phân tích và đưa ra quyết định. AI cho phép máy tính xử lý lượng lớn dữ liệu, phát hiện các quy luật trong dữ liệu và thực hiện những nhiệm vụ mà trước đây cần đến sự can thiệp trực tiếp của con người.</w:t>
      </w:r>
    </w:p>
    <w:p w14:paraId="5A7DE00C"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những năm gần đây, trí tuệ nhân tạo đã được ứng dụng rộng rãi trong nhiều lĩnh vực như y tế, giáo dục, giao thông, thương mại điện tử, tài chính và nông nghiệp. Trong lĩnh vực nông nghiệp, AI có thể được sử dụng để phân tích dữ liệu thời tiết, dự đoán năng suất cây trồng, phát hiện sâu bệnh, đánh giá chất lượng nông sản và đưa ra các đề xuất chăm sóc phù hợp.</w:t>
      </w:r>
    </w:p>
    <w:p w14:paraId="2A091B5E"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Các khả năng chính của trí tuệ nhân tạo bao gồm:</w:t>
      </w:r>
    </w:p>
    <w:p w14:paraId="3A6BAFB4" w14:textId="77777777" w:rsidR="008862E7" w:rsidRPr="00833388" w:rsidRDefault="008862E7" w:rsidP="001572AE">
      <w:pPr>
        <w:pStyle w:val="NormalWeb"/>
        <w:numPr>
          <w:ilvl w:val="0"/>
          <w:numId w:val="20"/>
        </w:numPr>
        <w:spacing w:before="0" w:beforeAutospacing="0" w:after="0" w:afterAutospacing="0" w:line="276" w:lineRule="auto"/>
        <w:jc w:val="both"/>
        <w:rPr>
          <w:sz w:val="26"/>
          <w:szCs w:val="26"/>
        </w:rPr>
      </w:pPr>
      <w:r w:rsidRPr="00833388">
        <w:rPr>
          <w:sz w:val="26"/>
          <w:szCs w:val="26"/>
        </w:rPr>
        <w:t>Học từ dữ liệu: Hệ thống có thể phân tích dữ liệu đã thu thập để tìm ra các đặc điểm và quy luật có liên quan.</w:t>
      </w:r>
    </w:p>
    <w:p w14:paraId="50405BF7" w14:textId="77777777" w:rsidR="008862E7" w:rsidRPr="00833388" w:rsidRDefault="008862E7" w:rsidP="001572AE">
      <w:pPr>
        <w:pStyle w:val="NormalWeb"/>
        <w:numPr>
          <w:ilvl w:val="0"/>
          <w:numId w:val="20"/>
        </w:numPr>
        <w:spacing w:before="0" w:beforeAutospacing="0" w:after="0" w:afterAutospacing="0" w:line="276" w:lineRule="auto"/>
        <w:jc w:val="both"/>
        <w:rPr>
          <w:sz w:val="26"/>
          <w:szCs w:val="26"/>
        </w:rPr>
      </w:pPr>
      <w:r w:rsidRPr="00833388">
        <w:rPr>
          <w:sz w:val="26"/>
          <w:szCs w:val="26"/>
        </w:rPr>
        <w:t>Nhận dạng mẫu: AI có khả năng phát hiện các mẫu đặc trưng trong hình ảnh, âm thanh hoặc văn bản.</w:t>
      </w:r>
    </w:p>
    <w:p w14:paraId="5014E8D3" w14:textId="77777777" w:rsidR="008862E7" w:rsidRPr="00833388" w:rsidRDefault="008862E7" w:rsidP="001572AE">
      <w:pPr>
        <w:pStyle w:val="NormalWeb"/>
        <w:numPr>
          <w:ilvl w:val="0"/>
          <w:numId w:val="20"/>
        </w:numPr>
        <w:spacing w:before="0" w:beforeAutospacing="0" w:after="0" w:afterAutospacing="0" w:line="276" w:lineRule="auto"/>
        <w:jc w:val="both"/>
        <w:rPr>
          <w:sz w:val="26"/>
          <w:szCs w:val="26"/>
        </w:rPr>
      </w:pPr>
      <w:r w:rsidRPr="00833388">
        <w:rPr>
          <w:sz w:val="26"/>
          <w:szCs w:val="26"/>
        </w:rPr>
        <w:t>Phân loại dữ liệu: Dữ liệu đầu vào có thể được phân chia vào các nhóm hoặc nhãn đã được xác định.</w:t>
      </w:r>
    </w:p>
    <w:p w14:paraId="4D34B52D" w14:textId="77777777" w:rsidR="008862E7" w:rsidRPr="00833388" w:rsidRDefault="008862E7" w:rsidP="001572AE">
      <w:pPr>
        <w:pStyle w:val="NormalWeb"/>
        <w:numPr>
          <w:ilvl w:val="0"/>
          <w:numId w:val="20"/>
        </w:numPr>
        <w:spacing w:before="0" w:beforeAutospacing="0" w:after="0" w:afterAutospacing="0" w:line="276" w:lineRule="auto"/>
        <w:jc w:val="both"/>
        <w:rPr>
          <w:sz w:val="26"/>
          <w:szCs w:val="26"/>
        </w:rPr>
      </w:pPr>
      <w:r w:rsidRPr="00833388">
        <w:rPr>
          <w:sz w:val="26"/>
          <w:szCs w:val="26"/>
        </w:rPr>
        <w:t>Dự đoán: Hệ thống có thể đưa ra kết quả dự đoán dựa trên dữ liệu và mô hình đã được huấn luyện.</w:t>
      </w:r>
    </w:p>
    <w:p w14:paraId="7A1766F8" w14:textId="77777777" w:rsidR="008862E7" w:rsidRPr="00833388" w:rsidRDefault="008862E7" w:rsidP="001572AE">
      <w:pPr>
        <w:pStyle w:val="NormalWeb"/>
        <w:numPr>
          <w:ilvl w:val="0"/>
          <w:numId w:val="20"/>
        </w:numPr>
        <w:spacing w:before="0" w:beforeAutospacing="0" w:after="0" w:afterAutospacing="0" w:line="276" w:lineRule="auto"/>
        <w:jc w:val="both"/>
        <w:rPr>
          <w:sz w:val="26"/>
          <w:szCs w:val="26"/>
        </w:rPr>
      </w:pPr>
      <w:r w:rsidRPr="00833388">
        <w:rPr>
          <w:sz w:val="26"/>
          <w:szCs w:val="26"/>
        </w:rPr>
        <w:t>Tự động hóa: AI giúp tự động thực hiện các công việc lặp lại, giảm thời gian và công sức của con người.</w:t>
      </w:r>
    </w:p>
    <w:p w14:paraId="6ED64050" w14:textId="77777777" w:rsidR="008862E7" w:rsidRPr="00833388" w:rsidRDefault="008862E7" w:rsidP="001572AE">
      <w:pPr>
        <w:pStyle w:val="NormalWeb"/>
        <w:numPr>
          <w:ilvl w:val="0"/>
          <w:numId w:val="20"/>
        </w:numPr>
        <w:spacing w:before="0" w:beforeAutospacing="0" w:after="0" w:afterAutospacing="0" w:line="276" w:lineRule="auto"/>
        <w:jc w:val="both"/>
        <w:rPr>
          <w:sz w:val="26"/>
          <w:szCs w:val="26"/>
        </w:rPr>
      </w:pPr>
      <w:r w:rsidRPr="00833388">
        <w:rPr>
          <w:sz w:val="26"/>
          <w:szCs w:val="26"/>
        </w:rPr>
        <w:t>Hỗ trợ ra quyết định: Kết quả phân tích từ AI có thể được sử dụng làm thông tin tham khảo để người dùng lựa chọn phương án xử lý phù hợp.</w:t>
      </w:r>
    </w:p>
    <w:p w14:paraId="2C6E1F72"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bài toán nhận diện bệnh cây, trí tuệ nhân tạo được sử dụng để phân tích hình ảnh lá, thân hoặc quả của cây trồng. Sau khi tiếp nhận ảnh, hệ thống tiến hành xử lý và so sánh các đặc trưng của ảnh với những đặc trưng đã được học trong quá trình huấn luyện để xác định cây khỏe mạnh hay đang mắc một loại bệnh cụ thể.</w:t>
      </w:r>
    </w:p>
    <w:p w14:paraId="17B91EED"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Việc ứng dụng AI trong nhận diện bệnh cây mang lại một số lợi ích như:</w:t>
      </w:r>
    </w:p>
    <w:p w14:paraId="33E41AA7" w14:textId="77777777" w:rsidR="008862E7" w:rsidRPr="00833388" w:rsidRDefault="008862E7" w:rsidP="001572AE">
      <w:pPr>
        <w:pStyle w:val="NormalWeb"/>
        <w:numPr>
          <w:ilvl w:val="0"/>
          <w:numId w:val="21"/>
        </w:numPr>
        <w:spacing w:before="0" w:beforeAutospacing="0" w:after="0" w:afterAutospacing="0" w:line="276" w:lineRule="auto"/>
        <w:jc w:val="both"/>
        <w:rPr>
          <w:sz w:val="26"/>
          <w:szCs w:val="26"/>
        </w:rPr>
      </w:pPr>
      <w:r w:rsidRPr="00833388">
        <w:rPr>
          <w:sz w:val="26"/>
          <w:szCs w:val="26"/>
        </w:rPr>
        <w:t>Hỗ trợ phát hiện bệnh cây nhanh chóng thông qua hình ảnh.</w:t>
      </w:r>
    </w:p>
    <w:p w14:paraId="50DF471E" w14:textId="77777777" w:rsidR="008862E7" w:rsidRPr="00833388" w:rsidRDefault="008862E7" w:rsidP="001572AE">
      <w:pPr>
        <w:pStyle w:val="NormalWeb"/>
        <w:numPr>
          <w:ilvl w:val="0"/>
          <w:numId w:val="21"/>
        </w:numPr>
        <w:spacing w:before="0" w:beforeAutospacing="0" w:after="0" w:afterAutospacing="0" w:line="276" w:lineRule="auto"/>
        <w:jc w:val="both"/>
        <w:rPr>
          <w:sz w:val="26"/>
          <w:szCs w:val="26"/>
        </w:rPr>
      </w:pPr>
      <w:r w:rsidRPr="00833388">
        <w:rPr>
          <w:sz w:val="26"/>
          <w:szCs w:val="26"/>
        </w:rPr>
        <w:t>Giảm sự phụ thuộc vào kinh nghiệm cá nhân của người trồng.</w:t>
      </w:r>
    </w:p>
    <w:p w14:paraId="20B82A8F" w14:textId="77777777" w:rsidR="008862E7" w:rsidRPr="00833388" w:rsidRDefault="008862E7" w:rsidP="001572AE">
      <w:pPr>
        <w:pStyle w:val="NormalWeb"/>
        <w:numPr>
          <w:ilvl w:val="0"/>
          <w:numId w:val="21"/>
        </w:numPr>
        <w:spacing w:before="0" w:beforeAutospacing="0" w:after="0" w:afterAutospacing="0" w:line="276" w:lineRule="auto"/>
        <w:jc w:val="both"/>
        <w:rPr>
          <w:sz w:val="26"/>
          <w:szCs w:val="26"/>
        </w:rPr>
      </w:pPr>
      <w:r w:rsidRPr="00833388">
        <w:rPr>
          <w:sz w:val="26"/>
          <w:szCs w:val="26"/>
        </w:rPr>
        <w:t>Hỗ trợ nhận diện những loại bệnh có biểu hiện tương đối giống nhau.</w:t>
      </w:r>
    </w:p>
    <w:p w14:paraId="54456F90" w14:textId="77777777" w:rsidR="008862E7" w:rsidRPr="00833388" w:rsidRDefault="008862E7" w:rsidP="001572AE">
      <w:pPr>
        <w:pStyle w:val="NormalWeb"/>
        <w:numPr>
          <w:ilvl w:val="0"/>
          <w:numId w:val="21"/>
        </w:numPr>
        <w:spacing w:before="0" w:beforeAutospacing="0" w:after="0" w:afterAutospacing="0" w:line="276" w:lineRule="auto"/>
        <w:jc w:val="both"/>
        <w:rPr>
          <w:sz w:val="26"/>
          <w:szCs w:val="26"/>
        </w:rPr>
      </w:pPr>
      <w:r w:rsidRPr="00833388">
        <w:rPr>
          <w:sz w:val="26"/>
          <w:szCs w:val="26"/>
        </w:rPr>
        <w:t>Giúp người dùng có thêm thông tin tham khảo để xử lý bệnh kịp thời.</w:t>
      </w:r>
    </w:p>
    <w:p w14:paraId="06D5C953" w14:textId="77777777" w:rsidR="008862E7" w:rsidRPr="00833388" w:rsidRDefault="008862E7" w:rsidP="001572AE">
      <w:pPr>
        <w:pStyle w:val="NormalWeb"/>
        <w:numPr>
          <w:ilvl w:val="0"/>
          <w:numId w:val="21"/>
        </w:numPr>
        <w:spacing w:before="0" w:beforeAutospacing="0" w:after="0" w:afterAutospacing="0" w:line="276" w:lineRule="auto"/>
        <w:jc w:val="both"/>
        <w:rPr>
          <w:sz w:val="26"/>
          <w:szCs w:val="26"/>
        </w:rPr>
      </w:pPr>
      <w:r w:rsidRPr="00833388">
        <w:rPr>
          <w:sz w:val="26"/>
          <w:szCs w:val="26"/>
        </w:rPr>
        <w:t>Có thể kết hợp với dữ liệu thời tiết, vị trí và lịch sử chẩn đoán.</w:t>
      </w:r>
    </w:p>
    <w:p w14:paraId="529918BE" w14:textId="77777777" w:rsidR="008862E7" w:rsidRPr="00833388" w:rsidRDefault="008862E7" w:rsidP="001572AE">
      <w:pPr>
        <w:pStyle w:val="NormalWeb"/>
        <w:numPr>
          <w:ilvl w:val="0"/>
          <w:numId w:val="21"/>
        </w:numPr>
        <w:spacing w:before="0" w:beforeAutospacing="0" w:after="0" w:afterAutospacing="0" w:line="276" w:lineRule="auto"/>
        <w:jc w:val="both"/>
        <w:rPr>
          <w:sz w:val="26"/>
          <w:szCs w:val="26"/>
        </w:rPr>
      </w:pPr>
      <w:r w:rsidRPr="00833388">
        <w:rPr>
          <w:sz w:val="26"/>
          <w:szCs w:val="26"/>
        </w:rPr>
        <w:lastRenderedPageBreak/>
        <w:t>Tạo cơ sở phát triển các hệ thống nông nghiệp thông minh trong tương lai.</w:t>
      </w:r>
    </w:p>
    <w:p w14:paraId="56571593"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đồ án Plant Disease Detector, trí tuệ nhân tạo được sử dụng để nhận diện bệnh cây từ ảnh do người dùng chụp hoặc lựa chọn trên thiết bị iOS. Mô hình phân tích ảnh và trả về kết quả gồm tên loại cây, tên loại bệnh và độ tin cậy của dự đoán. Kết quả này tiếp tục được hệ thống sử dụng để cung cấp thông tin và nội dung tư vấn chăm sóc phù hợp cho người dùng.</w:t>
      </w:r>
    </w:p>
    <w:p w14:paraId="65E39F76" w14:textId="2BDBEEFF" w:rsidR="008862E7" w:rsidRPr="00671A34" w:rsidRDefault="008862E7" w:rsidP="00F85BA6">
      <w:pPr>
        <w:pStyle w:val="Heading2"/>
        <w:spacing w:line="276" w:lineRule="auto"/>
      </w:pPr>
      <w:bookmarkStart w:id="25" w:name="_Toc232669889"/>
      <w:r w:rsidRPr="00671A34">
        <w:t>Tổng quan về học máy và học sâu</w:t>
      </w:r>
      <w:bookmarkEnd w:id="25"/>
    </w:p>
    <w:p w14:paraId="686963C2" w14:textId="7BD68E39" w:rsidR="008862E7" w:rsidRPr="00833388" w:rsidRDefault="008862E7" w:rsidP="009D3FED">
      <w:pPr>
        <w:pStyle w:val="Heading3"/>
      </w:pPr>
      <w:bookmarkStart w:id="26" w:name="_Toc232669890"/>
      <w:r w:rsidRPr="00833388">
        <w:t>Học máy</w:t>
      </w:r>
      <w:bookmarkEnd w:id="26"/>
    </w:p>
    <w:p w14:paraId="2E24E6EA"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Học máy, hay Machine Learning, là một nhánh của trí tuệ nhân tạo cho phép máy tính học từ dữ liệu mà không cần lập trình cụ thể toàn bộ quy tắc xử lý. Thay vì xây dựng thủ công các điều kiện để nhận diện từng loại đối tượng, hệ thống sử dụng dữ liệu mẫu để huấn luyện mô hình và tìm ra các đặc điểm có khả năng phân biệt giữa các nhóm dữ liệu.</w:t>
      </w:r>
    </w:p>
    <w:p w14:paraId="58BB65E4"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Quá trình xây dựng một mô hình học máy thường bao gồm các bước:</w:t>
      </w:r>
    </w:p>
    <w:p w14:paraId="2840AF3A"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Thu thập dữ liệu.</w:t>
      </w:r>
    </w:p>
    <w:p w14:paraId="548EFDEA"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Làm sạch và chuẩn hóa dữ liệu.</w:t>
      </w:r>
    </w:p>
    <w:p w14:paraId="0CAFDC8B"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Phân chia dữ liệu huấn luyện, kiểm định và kiểm thử.</w:t>
      </w:r>
    </w:p>
    <w:p w14:paraId="51AC6E80"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Lựa chọn mô hình phù hợp.</w:t>
      </w:r>
    </w:p>
    <w:p w14:paraId="5F181291"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Huấn luyện mô hình bằng dữ liệu đã chuẩn bị.</w:t>
      </w:r>
    </w:p>
    <w:p w14:paraId="398D3E5C"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Đánh giá kết quả của mô hình.</w:t>
      </w:r>
    </w:p>
    <w:p w14:paraId="7A9E28A9"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Điều chỉnh tham số để cải thiện hiệu suất.</w:t>
      </w:r>
    </w:p>
    <w:p w14:paraId="208AC20C" w14:textId="77777777" w:rsidR="008862E7" w:rsidRPr="00833388" w:rsidRDefault="008862E7" w:rsidP="001572AE">
      <w:pPr>
        <w:pStyle w:val="NormalWeb"/>
        <w:numPr>
          <w:ilvl w:val="0"/>
          <w:numId w:val="22"/>
        </w:numPr>
        <w:spacing w:before="0" w:beforeAutospacing="0" w:after="0" w:afterAutospacing="0" w:line="276" w:lineRule="auto"/>
        <w:jc w:val="both"/>
        <w:rPr>
          <w:sz w:val="26"/>
          <w:szCs w:val="26"/>
        </w:rPr>
      </w:pPr>
      <w:r w:rsidRPr="00833388">
        <w:rPr>
          <w:sz w:val="26"/>
          <w:szCs w:val="26"/>
        </w:rPr>
        <w:t>Triển khai mô hình vào hệ thống thực tế.</w:t>
      </w:r>
    </w:p>
    <w:p w14:paraId="06431A5C"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Học máy có thể được chia thành một số nhóm chính:</w:t>
      </w:r>
    </w:p>
    <w:p w14:paraId="5756E049" w14:textId="77777777" w:rsidR="008862E7" w:rsidRPr="00833388" w:rsidRDefault="008862E7" w:rsidP="001572AE">
      <w:pPr>
        <w:pStyle w:val="NormalWeb"/>
        <w:numPr>
          <w:ilvl w:val="0"/>
          <w:numId w:val="23"/>
        </w:numPr>
        <w:spacing w:before="0" w:beforeAutospacing="0" w:after="0" w:afterAutospacing="0" w:line="276" w:lineRule="auto"/>
        <w:jc w:val="both"/>
        <w:rPr>
          <w:sz w:val="26"/>
          <w:szCs w:val="26"/>
        </w:rPr>
      </w:pPr>
      <w:r w:rsidRPr="00833388">
        <w:rPr>
          <w:sz w:val="26"/>
          <w:szCs w:val="26"/>
        </w:rPr>
        <w:t>Học có giám sát: Mô hình được huấn luyện bằng dữ liệu đã có nhãn.</w:t>
      </w:r>
    </w:p>
    <w:p w14:paraId="3AE73872" w14:textId="77777777" w:rsidR="008862E7" w:rsidRPr="00833388" w:rsidRDefault="008862E7" w:rsidP="001572AE">
      <w:pPr>
        <w:pStyle w:val="NormalWeb"/>
        <w:numPr>
          <w:ilvl w:val="0"/>
          <w:numId w:val="23"/>
        </w:numPr>
        <w:spacing w:before="0" w:beforeAutospacing="0" w:after="0" w:afterAutospacing="0" w:line="276" w:lineRule="auto"/>
        <w:jc w:val="both"/>
        <w:rPr>
          <w:sz w:val="26"/>
          <w:szCs w:val="26"/>
        </w:rPr>
      </w:pPr>
      <w:r w:rsidRPr="00833388">
        <w:rPr>
          <w:sz w:val="26"/>
          <w:szCs w:val="26"/>
        </w:rPr>
        <w:t>Học không giám sát: Mô hình tự tìm ra cấu trúc hoặc nhóm trong dữ liệu chưa có nhãn.</w:t>
      </w:r>
    </w:p>
    <w:p w14:paraId="536D44C8" w14:textId="77777777" w:rsidR="008862E7" w:rsidRPr="00833388" w:rsidRDefault="008862E7" w:rsidP="001572AE">
      <w:pPr>
        <w:pStyle w:val="NormalWeb"/>
        <w:numPr>
          <w:ilvl w:val="0"/>
          <w:numId w:val="23"/>
        </w:numPr>
        <w:spacing w:before="0" w:beforeAutospacing="0" w:after="0" w:afterAutospacing="0" w:line="276" w:lineRule="auto"/>
        <w:jc w:val="both"/>
        <w:rPr>
          <w:sz w:val="26"/>
          <w:szCs w:val="26"/>
        </w:rPr>
      </w:pPr>
      <w:r w:rsidRPr="00833388">
        <w:rPr>
          <w:sz w:val="26"/>
          <w:szCs w:val="26"/>
        </w:rPr>
        <w:t>Học bán giám sát: Kết hợp một lượng nhỏ dữ liệu có nhãn với lượng lớn dữ liệu chưa có nhãn.</w:t>
      </w:r>
    </w:p>
    <w:p w14:paraId="21F47E8E" w14:textId="77777777" w:rsidR="008862E7" w:rsidRPr="00833388" w:rsidRDefault="008862E7" w:rsidP="001572AE">
      <w:pPr>
        <w:pStyle w:val="NormalWeb"/>
        <w:numPr>
          <w:ilvl w:val="0"/>
          <w:numId w:val="23"/>
        </w:numPr>
        <w:spacing w:before="0" w:beforeAutospacing="0" w:after="0" w:afterAutospacing="0" w:line="276" w:lineRule="auto"/>
        <w:jc w:val="both"/>
        <w:rPr>
          <w:sz w:val="26"/>
          <w:szCs w:val="26"/>
        </w:rPr>
      </w:pPr>
      <w:r w:rsidRPr="00833388">
        <w:rPr>
          <w:sz w:val="26"/>
          <w:szCs w:val="26"/>
        </w:rPr>
        <w:t>Học tăng cường: Mô hình học thông qua quá trình tương tác và nhận phần thưởng hoặc hình phạt.</w:t>
      </w:r>
    </w:p>
    <w:p w14:paraId="3BA7D585"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Bài toán nhận diện bệnh cây trong đồ án thuộc nhóm học có giám sát. Mỗi hình ảnh trong tập dữ liệu được gắn với một nhãn tương ứng với loại cây và tình trạng bệnh. Mô hình sử dụng các hình ảnh đã gắn nhãn để học cách phân biệt giữa các lớp bệnh khác nhau.</w:t>
      </w:r>
    </w:p>
    <w:p w14:paraId="30B7112E" w14:textId="1A952F7B" w:rsidR="008862E7" w:rsidRPr="00833388" w:rsidRDefault="008862E7" w:rsidP="00F85BA6">
      <w:pPr>
        <w:pStyle w:val="Heading3"/>
        <w:spacing w:line="276" w:lineRule="auto"/>
      </w:pPr>
      <w:bookmarkStart w:id="27" w:name="_Toc232669891"/>
      <w:r w:rsidRPr="00833388">
        <w:lastRenderedPageBreak/>
        <w:t>Học sâu</w:t>
      </w:r>
      <w:bookmarkEnd w:id="27"/>
    </w:p>
    <w:p w14:paraId="7A1ADE96"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Học sâu, hay Deep Learning, là một nhánh của học máy sử dụng các mạng nơ-ron có nhiều tầng để học các đặc trưng phức tạp từ dữ liệu. Học sâu đặc biệt hiệu quả đối với các loại dữ liệu như hình ảnh, âm thanh, video và ngôn ngữ tự nhiên.</w:t>
      </w:r>
    </w:p>
    <w:p w14:paraId="73DA0844"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Khác với các phương pháp học máy truyền thống thường cần con người lựa chọn đặc trưng thủ công, mô hình học sâu có thể tự động học các đặc trưng từ dữ liệu đầu vào. Đối với hình ảnh cây trồng, những tầng đầu của mạng có thể học các đặc trưng đơn giản như cạnh, màu sắc và đường nét. Những tầng sâu hơn tiếp tục kết hợp các đặc trưng này để nhận biết hình dạng lá, vùng tổn thương, đốm bệnh và các dấu hiệu phức tạp hơn.</w:t>
      </w:r>
    </w:p>
    <w:p w14:paraId="0E7C0893"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Các ưu điểm của học sâu bao gồm:</w:t>
      </w:r>
    </w:p>
    <w:p w14:paraId="4761AA39" w14:textId="77777777" w:rsidR="008862E7" w:rsidRPr="00833388" w:rsidRDefault="008862E7" w:rsidP="001572AE">
      <w:pPr>
        <w:pStyle w:val="NormalWeb"/>
        <w:numPr>
          <w:ilvl w:val="0"/>
          <w:numId w:val="24"/>
        </w:numPr>
        <w:spacing w:before="0" w:beforeAutospacing="0" w:after="0" w:afterAutospacing="0" w:line="276" w:lineRule="auto"/>
        <w:jc w:val="both"/>
        <w:rPr>
          <w:sz w:val="26"/>
          <w:szCs w:val="26"/>
        </w:rPr>
      </w:pPr>
      <w:r w:rsidRPr="00833388">
        <w:rPr>
          <w:sz w:val="26"/>
          <w:szCs w:val="26"/>
        </w:rPr>
        <w:t>Có khả năng tự động trích xuất đặc trưng từ dữ liệu.</w:t>
      </w:r>
    </w:p>
    <w:p w14:paraId="08CC16BD" w14:textId="77777777" w:rsidR="008862E7" w:rsidRPr="00833388" w:rsidRDefault="008862E7" w:rsidP="001572AE">
      <w:pPr>
        <w:pStyle w:val="NormalWeb"/>
        <w:numPr>
          <w:ilvl w:val="0"/>
          <w:numId w:val="24"/>
        </w:numPr>
        <w:spacing w:before="0" w:beforeAutospacing="0" w:after="0" w:afterAutospacing="0" w:line="276" w:lineRule="auto"/>
        <w:jc w:val="both"/>
        <w:rPr>
          <w:sz w:val="26"/>
          <w:szCs w:val="26"/>
        </w:rPr>
      </w:pPr>
      <w:r w:rsidRPr="00833388">
        <w:rPr>
          <w:sz w:val="26"/>
          <w:szCs w:val="26"/>
        </w:rPr>
        <w:t>Phù hợp với dữ liệu có kích thước lớn và cấu trúc phức tạp.</w:t>
      </w:r>
    </w:p>
    <w:p w14:paraId="189115D2" w14:textId="77777777" w:rsidR="008862E7" w:rsidRPr="00833388" w:rsidRDefault="008862E7" w:rsidP="001572AE">
      <w:pPr>
        <w:pStyle w:val="NormalWeb"/>
        <w:numPr>
          <w:ilvl w:val="0"/>
          <w:numId w:val="24"/>
        </w:numPr>
        <w:spacing w:before="0" w:beforeAutospacing="0" w:after="0" w:afterAutospacing="0" w:line="276" w:lineRule="auto"/>
        <w:jc w:val="both"/>
        <w:rPr>
          <w:sz w:val="26"/>
          <w:szCs w:val="26"/>
        </w:rPr>
      </w:pPr>
      <w:r w:rsidRPr="00833388">
        <w:rPr>
          <w:sz w:val="26"/>
          <w:szCs w:val="26"/>
        </w:rPr>
        <w:t>Đạt hiệu quả cao trong các bài toán phân loại hình ảnh.</w:t>
      </w:r>
    </w:p>
    <w:p w14:paraId="10FEE5DE" w14:textId="77777777" w:rsidR="008862E7" w:rsidRPr="00833388" w:rsidRDefault="008862E7" w:rsidP="001572AE">
      <w:pPr>
        <w:pStyle w:val="NormalWeb"/>
        <w:numPr>
          <w:ilvl w:val="0"/>
          <w:numId w:val="24"/>
        </w:numPr>
        <w:spacing w:before="0" w:beforeAutospacing="0" w:after="0" w:afterAutospacing="0" w:line="276" w:lineRule="auto"/>
        <w:jc w:val="both"/>
        <w:rPr>
          <w:sz w:val="26"/>
          <w:szCs w:val="26"/>
        </w:rPr>
      </w:pPr>
      <w:r w:rsidRPr="00833388">
        <w:rPr>
          <w:sz w:val="26"/>
          <w:szCs w:val="26"/>
        </w:rPr>
        <w:t>Có thể cải thiện độ chính xác khi được cung cấp đủ dữ liệu huấn luyện.</w:t>
      </w:r>
    </w:p>
    <w:p w14:paraId="1DC5418E" w14:textId="77777777" w:rsidR="008862E7" w:rsidRPr="00833388" w:rsidRDefault="008862E7" w:rsidP="001572AE">
      <w:pPr>
        <w:pStyle w:val="NormalWeb"/>
        <w:numPr>
          <w:ilvl w:val="0"/>
          <w:numId w:val="24"/>
        </w:numPr>
        <w:spacing w:before="0" w:beforeAutospacing="0" w:after="0" w:afterAutospacing="0" w:line="276" w:lineRule="auto"/>
        <w:jc w:val="both"/>
        <w:rPr>
          <w:sz w:val="26"/>
          <w:szCs w:val="26"/>
        </w:rPr>
      </w:pPr>
      <w:r w:rsidRPr="00833388">
        <w:rPr>
          <w:sz w:val="26"/>
          <w:szCs w:val="26"/>
        </w:rPr>
        <w:t>Có khả năng mở rộng để nhận diện nhiều loại đối tượng khác nhau.</w:t>
      </w:r>
    </w:p>
    <w:p w14:paraId="33709823"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Tuy nhiên, học sâu cũng có một số hạn chế:</w:t>
      </w:r>
    </w:p>
    <w:p w14:paraId="01894F5C" w14:textId="77777777" w:rsidR="008862E7" w:rsidRPr="00833388" w:rsidRDefault="008862E7" w:rsidP="001572AE">
      <w:pPr>
        <w:pStyle w:val="NormalWeb"/>
        <w:numPr>
          <w:ilvl w:val="0"/>
          <w:numId w:val="25"/>
        </w:numPr>
        <w:spacing w:before="0" w:beforeAutospacing="0" w:after="0" w:afterAutospacing="0" w:line="276" w:lineRule="auto"/>
        <w:jc w:val="both"/>
        <w:rPr>
          <w:sz w:val="26"/>
          <w:szCs w:val="26"/>
        </w:rPr>
      </w:pPr>
      <w:r w:rsidRPr="00833388">
        <w:rPr>
          <w:sz w:val="26"/>
          <w:szCs w:val="26"/>
        </w:rPr>
        <w:t>Cần lượng dữ liệu huấn luyện tương đối lớn.</w:t>
      </w:r>
    </w:p>
    <w:p w14:paraId="0BB62B55" w14:textId="77777777" w:rsidR="008862E7" w:rsidRPr="00833388" w:rsidRDefault="008862E7" w:rsidP="001572AE">
      <w:pPr>
        <w:pStyle w:val="NormalWeb"/>
        <w:numPr>
          <w:ilvl w:val="0"/>
          <w:numId w:val="25"/>
        </w:numPr>
        <w:spacing w:before="0" w:beforeAutospacing="0" w:after="0" w:afterAutospacing="0" w:line="276" w:lineRule="auto"/>
        <w:jc w:val="both"/>
        <w:rPr>
          <w:sz w:val="26"/>
          <w:szCs w:val="26"/>
        </w:rPr>
      </w:pPr>
      <w:r w:rsidRPr="00833388">
        <w:rPr>
          <w:sz w:val="26"/>
          <w:szCs w:val="26"/>
        </w:rPr>
        <w:t>Quá trình huấn luyện có thể yêu cầu tài nguyên tính toán cao.</w:t>
      </w:r>
    </w:p>
    <w:p w14:paraId="66A9041D" w14:textId="77777777" w:rsidR="008862E7" w:rsidRPr="00833388" w:rsidRDefault="008862E7" w:rsidP="001572AE">
      <w:pPr>
        <w:pStyle w:val="NormalWeb"/>
        <w:numPr>
          <w:ilvl w:val="0"/>
          <w:numId w:val="25"/>
        </w:numPr>
        <w:spacing w:before="0" w:beforeAutospacing="0" w:after="0" w:afterAutospacing="0" w:line="276" w:lineRule="auto"/>
        <w:jc w:val="both"/>
        <w:rPr>
          <w:sz w:val="26"/>
          <w:szCs w:val="26"/>
        </w:rPr>
      </w:pPr>
      <w:r w:rsidRPr="00833388">
        <w:rPr>
          <w:sz w:val="26"/>
          <w:szCs w:val="26"/>
        </w:rPr>
        <w:t>Thời gian huấn luyện dài hơn so với một số phương pháp truyền thống.</w:t>
      </w:r>
    </w:p>
    <w:p w14:paraId="7D0FC6A1" w14:textId="77777777" w:rsidR="008862E7" w:rsidRPr="00833388" w:rsidRDefault="008862E7" w:rsidP="001572AE">
      <w:pPr>
        <w:pStyle w:val="NormalWeb"/>
        <w:numPr>
          <w:ilvl w:val="0"/>
          <w:numId w:val="25"/>
        </w:numPr>
        <w:spacing w:before="0" w:beforeAutospacing="0" w:after="0" w:afterAutospacing="0" w:line="276" w:lineRule="auto"/>
        <w:jc w:val="both"/>
        <w:rPr>
          <w:sz w:val="26"/>
          <w:szCs w:val="26"/>
        </w:rPr>
      </w:pPr>
      <w:r w:rsidRPr="00833388">
        <w:rPr>
          <w:sz w:val="26"/>
          <w:szCs w:val="26"/>
        </w:rPr>
        <w:t>Kết quả có thể bị ảnh hưởng khi ảnh thực tế khác nhiều so với dữ liệu huấn luyện.</w:t>
      </w:r>
    </w:p>
    <w:p w14:paraId="6143FAE8" w14:textId="77777777" w:rsidR="008862E7" w:rsidRPr="00833388" w:rsidRDefault="008862E7" w:rsidP="001572AE">
      <w:pPr>
        <w:pStyle w:val="NormalWeb"/>
        <w:numPr>
          <w:ilvl w:val="0"/>
          <w:numId w:val="25"/>
        </w:numPr>
        <w:spacing w:before="0" w:beforeAutospacing="0" w:after="0" w:afterAutospacing="0" w:line="276" w:lineRule="auto"/>
        <w:jc w:val="both"/>
        <w:rPr>
          <w:sz w:val="26"/>
          <w:szCs w:val="26"/>
        </w:rPr>
      </w:pPr>
      <w:r w:rsidRPr="00833388">
        <w:rPr>
          <w:sz w:val="26"/>
          <w:szCs w:val="26"/>
        </w:rPr>
        <w:t>Việc giải thích nguyên nhân mô hình đưa ra dự đoán còn gặp khó khăn.</w:t>
      </w:r>
    </w:p>
    <w:p w14:paraId="07FD9031"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đồ án, kỹ thuật học sâu được sử dụng để xây dựng mô hình phân loại hình ảnh cây trồng. Mô hình tiếp nhận ảnh đầu vào, trích xuất các đặc trưng và đưa ra xác suất dự đoán cho từng lớp bệnh.</w:t>
      </w:r>
    </w:p>
    <w:p w14:paraId="25916F96" w14:textId="684B3D06" w:rsidR="008862E7" w:rsidRPr="00671A34" w:rsidRDefault="008862E7" w:rsidP="00F85BA6">
      <w:pPr>
        <w:pStyle w:val="Heading2"/>
        <w:spacing w:line="276" w:lineRule="auto"/>
      </w:pPr>
      <w:bookmarkStart w:id="28" w:name="_Toc232669892"/>
      <w:r w:rsidRPr="00671A34">
        <w:t>Tổng quan về xử lý ảnh</w:t>
      </w:r>
      <w:bookmarkEnd w:id="28"/>
    </w:p>
    <w:p w14:paraId="5772816B"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Xử lý ảnh là lĩnh vực nghiên cứu các phương pháp thu nhận, biến đổi, phân tích và trích xuất thông tin từ hình ảnh. Mục tiêu của xử lý ảnh là cải thiện chất lượng ảnh hoặc chuyển đổi ảnh thành dạng dữ liệu phù hợp để máy tính có thể phân tích.</w:t>
      </w:r>
    </w:p>
    <w:p w14:paraId="5EDBBAFD"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các hệ thống nhận diện hình ảnh, chất lượng của dữ liệu đầu vào có ảnh hưởng trực tiếp đến kết quả dự đoán. Một hình ảnh rõ nét, đủ sáng, tập trung đúng vào đối tượng và ít nhiễu thường giúp mô hình nhận diện chính xác hơn. Ngược lại, ảnh bị mờ, thiếu sáng, có quá nhiều vật thể trong nền hoặc không chứa cây trồng có thể khiến mô hình đưa ra kết quả không chính xác.</w:t>
      </w:r>
    </w:p>
    <w:p w14:paraId="2EA162F0"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lastRenderedPageBreak/>
        <w:t>Đối với bài toán nhận diện bệnh cây, ảnh đầu vào thường là hình ảnh lá cây hoặc bộ phận cây có dấu hiệu bất thường. Trước khi đưa ảnh vào mô hình, hệ thống cần thực hiện một số bước kiểm tra và tiền xử lý.</w:t>
      </w:r>
    </w:p>
    <w:p w14:paraId="005D61AA"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Các bước xử lý ảnh thường được sử dụng bao gồm:</w:t>
      </w:r>
    </w:p>
    <w:p w14:paraId="19786D62"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Kiểm tra định dạng ảnh: Xác định tệp tải lên có thuộc định dạng được hỗ trợ như JPEG, PNG hoặc WebP hay không.</w:t>
      </w:r>
    </w:p>
    <w:p w14:paraId="3C090C0A"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Kiểm tra dung lượng ảnh: Ngăn chặn việc tải lên các tệp có kích thước quá lớn.</w:t>
      </w:r>
    </w:p>
    <w:p w14:paraId="421FAFC2"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Xác thực nội dung ảnh: Kiểm tra tệp có thực sự là ảnh hợp lệ và có thể đọc được hay không.</w:t>
      </w:r>
    </w:p>
    <w:p w14:paraId="54A68682"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Thay đổi kích thước: Đưa hình ảnh về kích thước đầu vào mà mô hình yêu cầu.</w:t>
      </w:r>
    </w:p>
    <w:p w14:paraId="13830BAF"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Chuẩn hóa dữ liệu: Chuyển đổi giá trị điểm ảnh về phạm vi phù hợp với quá trình dự đoán.</w:t>
      </w:r>
    </w:p>
    <w:p w14:paraId="256405FA"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Chuyển đổi định dạng: Chuyển ảnh về định dạng thống nhất trước khi xử lý hoặc lưu trữ.</w:t>
      </w:r>
    </w:p>
    <w:p w14:paraId="094613A7"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Loại bỏ dữ liệu không cần thiết: Làm sạch thông tin hoặc định dạng có thể gây ảnh hưởng đến quá trình xử lý.</w:t>
      </w:r>
    </w:p>
    <w:p w14:paraId="606C9A40" w14:textId="77777777" w:rsidR="008862E7" w:rsidRPr="00833388" w:rsidRDefault="008862E7" w:rsidP="001572AE">
      <w:pPr>
        <w:pStyle w:val="NormalWeb"/>
        <w:numPr>
          <w:ilvl w:val="0"/>
          <w:numId w:val="26"/>
        </w:numPr>
        <w:spacing w:before="0" w:beforeAutospacing="0" w:after="0" w:afterAutospacing="0" w:line="276" w:lineRule="auto"/>
        <w:jc w:val="both"/>
        <w:rPr>
          <w:sz w:val="26"/>
          <w:szCs w:val="26"/>
        </w:rPr>
      </w:pPr>
      <w:r w:rsidRPr="00833388">
        <w:rPr>
          <w:sz w:val="26"/>
          <w:szCs w:val="26"/>
        </w:rPr>
        <w:t>Tạo tensor đầu vào: Chuyển hình ảnh thành cấu trúc dữ liệu mà mô hình học sâu có thể tiếp nhận.</w:t>
      </w:r>
    </w:p>
    <w:p w14:paraId="41666603" w14:textId="77777777" w:rsidR="008862E7" w:rsidRPr="00833388" w:rsidRDefault="008862E7" w:rsidP="00F85BA6">
      <w:pPr>
        <w:pStyle w:val="NormalWeb"/>
        <w:spacing w:before="0" w:beforeAutospacing="0" w:after="0" w:afterAutospacing="0" w:line="276" w:lineRule="auto"/>
        <w:jc w:val="both"/>
        <w:rPr>
          <w:sz w:val="26"/>
          <w:szCs w:val="26"/>
          <w:lang w:val="vi-VN"/>
        </w:rPr>
      </w:pPr>
      <w:r w:rsidRPr="00833388">
        <w:rPr>
          <w:sz w:val="26"/>
          <w:szCs w:val="26"/>
        </w:rPr>
        <w:t>Quy trình xử lý ảnh tổng quát trong hệ thống được mô tả như sau:</w:t>
      </w:r>
    </w:p>
    <w:p w14:paraId="1CF78554" w14:textId="54F6D266" w:rsidR="008862E7" w:rsidRPr="00833388" w:rsidRDefault="008862E7" w:rsidP="00F85BA6">
      <w:pPr>
        <w:pStyle w:val="NormalWeb"/>
        <w:spacing w:before="0" w:beforeAutospacing="0" w:after="0" w:afterAutospacing="0" w:line="276" w:lineRule="auto"/>
        <w:jc w:val="center"/>
        <w:rPr>
          <w:sz w:val="26"/>
          <w:szCs w:val="26"/>
          <w:lang w:val="vi-VN"/>
        </w:rPr>
      </w:pPr>
      <w:r w:rsidRPr="00833388">
        <w:rPr>
          <w:sz w:val="26"/>
          <w:szCs w:val="26"/>
        </w:rPr>
        <w:fldChar w:fldCharType="begin"/>
      </w:r>
      <w:r w:rsidRPr="00833388">
        <w:rPr>
          <w:sz w:val="26"/>
          <w:szCs w:val="26"/>
        </w:rPr>
        <w:instrText xml:space="preserve"> INCLUDEPICTURE "https://img.plantuml.biz/plantuml/png/RP6nJiCm48PtFyMfUmSaPjGsRHUa3j0NC8w9hIJdaZYKiZ8m82GO6112ebGCI5IYAWlEm92Az_2Ru3XB1XR_ikx__hlJzN9DCrsa2SbZYJEQqHHEA8kZJ1KO1YfH6So5rBnL3_afBH8zLgWdDENGcSgKvp3XSpXIASNE_zvZUSbXRv-GZ3DDCKeSQSqh2WWLOFJxQSjd2M7rZH6medwiUPjrWERGRpE7qfPNAUYCmkxUbZTrW3LB1vnNBn3MP5A7hJ3oyA0Dx-viUSkyyw9QCj32bXi6QCj7sR3Mh51uC6Y3Kq4Nlj-3XBXQC-7GkijJ4yP4OSqxWgYsrCF3DXo8Ok66nYQy1XIarPTpVxWl2clM2A7RwnezF6h3awOSM_EZuSorMRbzouqRHbNBnZycf0_Txe7RTU0r887N8Hbw7P6HLsViSGphU_y1" \* MERGEFORMATINET </w:instrText>
      </w:r>
      <w:r w:rsidRPr="00833388">
        <w:rPr>
          <w:sz w:val="26"/>
          <w:szCs w:val="26"/>
        </w:rPr>
        <w:fldChar w:fldCharType="separate"/>
      </w:r>
      <w:r w:rsidRPr="00833388">
        <w:rPr>
          <w:noProof/>
          <w:sz w:val="26"/>
          <w:szCs w:val="26"/>
        </w:rPr>
        <w:drawing>
          <wp:inline distT="0" distB="0" distL="0" distR="0" wp14:anchorId="1ADA8AFC" wp14:editId="1A37CFC2">
            <wp:extent cx="1933200" cy="3589200"/>
            <wp:effectExtent l="0" t="0" r="0" b="0"/>
            <wp:docPr id="810638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3200" cy="3589200"/>
                    </a:xfrm>
                    <a:prstGeom prst="rect">
                      <a:avLst/>
                    </a:prstGeom>
                    <a:noFill/>
                    <a:ln>
                      <a:noFill/>
                    </a:ln>
                  </pic:spPr>
                </pic:pic>
              </a:graphicData>
            </a:graphic>
          </wp:inline>
        </w:drawing>
      </w:r>
      <w:r w:rsidRPr="00833388">
        <w:rPr>
          <w:sz w:val="26"/>
          <w:szCs w:val="26"/>
        </w:rPr>
        <w:fldChar w:fldCharType="end"/>
      </w:r>
    </w:p>
    <w:p w14:paraId="384532B1" w14:textId="687FE505" w:rsidR="00671A34" w:rsidRPr="00671A34" w:rsidRDefault="00671A34" w:rsidP="00F85BA6">
      <w:pPr>
        <w:pStyle w:val="Caption"/>
        <w:spacing w:line="276" w:lineRule="auto"/>
        <w:rPr>
          <w:szCs w:val="26"/>
          <w:lang w:val="vi-VN"/>
        </w:rPr>
      </w:pPr>
      <w:bookmarkStart w:id="29" w:name="_Toc232541643"/>
      <w:r w:rsidRPr="00671A34">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1</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w:t>
      </w:r>
      <w:r w:rsidR="00F73565">
        <w:rPr>
          <w:lang w:val="vi-VN"/>
        </w:rPr>
        <w:fldChar w:fldCharType="end"/>
      </w:r>
      <w:r w:rsidRPr="00671A34">
        <w:rPr>
          <w:lang w:val="vi-VN"/>
        </w:rPr>
        <w:t xml:space="preserve"> </w:t>
      </w:r>
      <w:r w:rsidRPr="00671A34">
        <w:rPr>
          <w:szCs w:val="26"/>
          <w:lang w:val="vi-VN"/>
        </w:rPr>
        <w:t>Quy trình xử lý ảnh trong hệ thống nhận diện bệnh cây</w:t>
      </w:r>
      <w:bookmarkEnd w:id="29"/>
    </w:p>
    <w:p w14:paraId="3B30BD07"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lastRenderedPageBreak/>
        <w:t>Trong đồ án Plant Disease Detector, backend có nhiệm vụ tiếp nhận ảnh từ ứng dụng iOS, kiểm tra loại tệp, dung lượng và tính hợp lệ của ảnh. Sau đó, ảnh được xử lý về định dạng phù hợp trước khi gửi đến mô hình nhận diện và lưu trữ trên Supabase Storage.</w:t>
      </w:r>
    </w:p>
    <w:p w14:paraId="57D093E0"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Quá trình kiểm tra và xử lý ảnh giúp nâng cao tính ổn định của hệ thống, đồng thời hạn chế một số rủi ro như tệp không hợp lệ, ảnh có kích thước quá lớn hoặc ảnh gây tiêu tốn quá nhiều tài nguyên máy chủ.</w:t>
      </w:r>
    </w:p>
    <w:p w14:paraId="77C5EC83" w14:textId="334521D4" w:rsidR="008862E7" w:rsidRPr="003751DE" w:rsidRDefault="008862E7" w:rsidP="00F85BA6">
      <w:pPr>
        <w:pStyle w:val="Heading2"/>
        <w:spacing w:line="276" w:lineRule="auto"/>
        <w:rPr>
          <w:lang w:val="vi-VN"/>
        </w:rPr>
      </w:pPr>
      <w:bookmarkStart w:id="30" w:name="_Toc232669893"/>
      <w:r w:rsidRPr="003751DE">
        <w:rPr>
          <w:lang w:val="vi-VN"/>
        </w:rPr>
        <w:t>Tổng quan về mạng nơ-ron tích chập CNN</w:t>
      </w:r>
      <w:bookmarkEnd w:id="30"/>
    </w:p>
    <w:p w14:paraId="7F0F4C41"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Mạng nơ-ron tích chập, hay Convolutional Neural Network (CNN), là một loại mạng nơ-ron nhân tạo được sử dụng phổ biến trong lĩnh vực thị giác máy tính. CNN được thiết kế để xử lý dữ liệu có cấu trúc dạng lưới, đặc biệt là hình ảnh.</w:t>
      </w:r>
    </w:p>
    <w:p w14:paraId="08ED64C2"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Một hình ảnh kỹ thuật số được biểu diễn dưới dạng ma trận các điểm ảnh. Đối với ảnh màu, mỗi điểm ảnh thường chứa thông tin của các kênh màu. CNN có khả năng phân tích các ma trận này và tự động học những đặc trưng quan trọng phục vụ quá trình phân loại.</w:t>
      </w:r>
    </w:p>
    <w:p w14:paraId="163F25CB"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Thay vì xử lý độc lập toàn bộ điểm ảnh, CNN sử dụng các bộ lọc có kích thước nhỏ di chuyển trên hình ảnh để phát hiện những đặc trưng cục bộ. Những đặc trưng đơn giản được phát hiện ở các lớp đầu và tiếp tục được kết hợp thành những đặc trưng phức tạp hơn ở các lớp sâu.</w:t>
      </w:r>
    </w:p>
    <w:p w14:paraId="0F99A2E2"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Cấu trúc cơ bản của mạng CNN gồm các thành phần sau:</w:t>
      </w:r>
    </w:p>
    <w:p w14:paraId="140A6C2E"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Lớp đầu vào: Tiếp nhận hình ảnh đã được thay đổi kích thước và chuẩn hóa.</w:t>
      </w:r>
    </w:p>
    <w:p w14:paraId="6EE4DD66"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Lớp tích chập: Sử dụng các bộ lọc để phát hiện những đặc trưng như cạnh, màu sắc, đường nét và vùng tổn thương.</w:t>
      </w:r>
    </w:p>
    <w:p w14:paraId="5D0E9733"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Hàm kích hoạt: Thường sử dụng hàm ReLU để bổ sung tính phi tuyến cho mô hình.</w:t>
      </w:r>
    </w:p>
    <w:p w14:paraId="13CB7731"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Lớp pooling: Giảm kích thước của bản đồ đặc trưng, giảm số lượng phép tính và giữ lại thông tin quan trọng.</w:t>
      </w:r>
    </w:p>
    <w:p w14:paraId="7FA84958"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Lớp chuẩn hóa: Hỗ trợ ổn định dữ liệu trong quá trình huấn luyện.</w:t>
      </w:r>
    </w:p>
    <w:p w14:paraId="7612BE29"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Lớp dropout: Loại bỏ ngẫu nhiên một số kết nối trong quá trình huấn luyện nhằm hạn chế hiện tượng quá khớp.</w:t>
      </w:r>
    </w:p>
    <w:p w14:paraId="48161B36"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Lớp fully connected: Tổng hợp những đặc trưng đã trích xuất để thực hiện phân loại.</w:t>
      </w:r>
    </w:p>
    <w:p w14:paraId="131ECB40" w14:textId="77777777" w:rsidR="008862E7" w:rsidRPr="003751DE" w:rsidRDefault="008862E7" w:rsidP="001572AE">
      <w:pPr>
        <w:pStyle w:val="NormalWeb"/>
        <w:numPr>
          <w:ilvl w:val="0"/>
          <w:numId w:val="27"/>
        </w:numPr>
        <w:spacing w:before="0" w:beforeAutospacing="0" w:after="0" w:afterAutospacing="0" w:line="276" w:lineRule="auto"/>
        <w:jc w:val="both"/>
        <w:rPr>
          <w:sz w:val="26"/>
          <w:szCs w:val="26"/>
          <w:lang w:val="vi-VN"/>
        </w:rPr>
      </w:pPr>
      <w:r w:rsidRPr="003751DE">
        <w:rPr>
          <w:sz w:val="26"/>
          <w:szCs w:val="26"/>
          <w:lang w:val="vi-VN"/>
        </w:rPr>
        <w:t>Lớp đầu ra: Trả về xác suất dự đoán tương ứng với từng lớp bệnh.</w:t>
      </w:r>
    </w:p>
    <w:p w14:paraId="1F68078E" w14:textId="77777777" w:rsidR="008862E7" w:rsidRPr="00833388"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Quá trình hoạt động tổng quát của CNN được mô tả như sau:</w:t>
      </w:r>
    </w:p>
    <w:p w14:paraId="16A23FA4" w14:textId="175C84B7" w:rsidR="000E7E55" w:rsidRPr="00833388" w:rsidRDefault="000E7E55" w:rsidP="00F85BA6">
      <w:pPr>
        <w:pStyle w:val="NormalWeb"/>
        <w:spacing w:before="0" w:beforeAutospacing="0" w:after="0" w:afterAutospacing="0" w:line="276" w:lineRule="auto"/>
        <w:jc w:val="center"/>
        <w:rPr>
          <w:sz w:val="26"/>
          <w:szCs w:val="26"/>
          <w:lang w:val="vi-VN"/>
        </w:rPr>
      </w:pPr>
      <w:r w:rsidRPr="00833388">
        <w:rPr>
          <w:sz w:val="26"/>
          <w:szCs w:val="26"/>
        </w:rPr>
        <w:lastRenderedPageBreak/>
        <w:fldChar w:fldCharType="begin"/>
      </w:r>
      <w:r w:rsidRPr="00833388">
        <w:rPr>
          <w:sz w:val="26"/>
          <w:szCs w:val="26"/>
        </w:rPr>
        <w:instrText xml:space="preserve"> INCLUDEPICTURE "https://img.plantuml.biz/plantuml/png/TPA_JiCm4CPtFyMfCnsGc57Rj5r07Q1Z5zTnOolEEIGERTcOc14JOg6j62kL2IaHOWZgU_XDSACgob2sxtJV_UwFhfCQcfWiKYGD9SOqeH5CAGk3H6VeUrhf1EP26jx8-tn6CsM66is8HXnQOndn54Py3ZSwejWwxRsL3npEBmX9E3CK0-KgRRv60QnSBy4ajdZ1e0KqXMxJCvQsU4HOs68Bglm6cszGLBPUq-QLAmRA5cync7BB75NOV1jFq2HLkCXi_c7WzzdcNynrs--EpRn_AB7MIc8mmK2wbX645SQ8_SwbsGbGlmcwhXYpJAabC8teCjntmmXRV38GRgSdX5YKQmIbRRwI5MBGH5pP_CV0dPjx0u4xJdHqLlSwc-0ncXvG0kxBzyDCnIiOYS3SxiiAEIIa2srVpx5zwIxMgxL7l5htIR_M0pAejIlkSFGF__47" \* MERGEFORMATINET </w:instrText>
      </w:r>
      <w:r w:rsidRPr="00833388">
        <w:rPr>
          <w:sz w:val="26"/>
          <w:szCs w:val="26"/>
        </w:rPr>
        <w:fldChar w:fldCharType="separate"/>
      </w:r>
      <w:r w:rsidRPr="00833388">
        <w:rPr>
          <w:noProof/>
          <w:sz w:val="26"/>
          <w:szCs w:val="26"/>
        </w:rPr>
        <w:drawing>
          <wp:inline distT="0" distB="0" distL="0" distR="0" wp14:anchorId="50BE8E5A" wp14:editId="2F3123E4">
            <wp:extent cx="1706400" cy="4600800"/>
            <wp:effectExtent l="0" t="0" r="8255" b="0"/>
            <wp:docPr id="695777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06400" cy="4600800"/>
                    </a:xfrm>
                    <a:prstGeom prst="rect">
                      <a:avLst/>
                    </a:prstGeom>
                    <a:noFill/>
                    <a:ln>
                      <a:noFill/>
                    </a:ln>
                  </pic:spPr>
                </pic:pic>
              </a:graphicData>
            </a:graphic>
          </wp:inline>
        </w:drawing>
      </w:r>
      <w:r w:rsidRPr="00833388">
        <w:rPr>
          <w:sz w:val="26"/>
          <w:szCs w:val="26"/>
        </w:rPr>
        <w:fldChar w:fldCharType="end"/>
      </w:r>
    </w:p>
    <w:p w14:paraId="6007620E" w14:textId="316883AB" w:rsidR="008862E7" w:rsidRPr="00671A34" w:rsidRDefault="00671A34" w:rsidP="00F85BA6">
      <w:pPr>
        <w:pStyle w:val="Caption"/>
        <w:spacing w:line="276" w:lineRule="auto"/>
        <w:rPr>
          <w:szCs w:val="26"/>
          <w:lang w:val="vi-VN"/>
        </w:rPr>
      </w:pPr>
      <w:bookmarkStart w:id="31" w:name="_Toc232541644"/>
      <w:r w:rsidRPr="00671A34">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1</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2</w:t>
      </w:r>
      <w:r w:rsidR="00F73565">
        <w:rPr>
          <w:lang w:val="vi-VN"/>
        </w:rPr>
        <w:fldChar w:fldCharType="end"/>
      </w:r>
      <w:r w:rsidRPr="00671A34">
        <w:rPr>
          <w:lang w:val="vi-VN"/>
        </w:rPr>
        <w:t xml:space="preserve"> </w:t>
      </w:r>
      <w:r w:rsidR="008862E7" w:rsidRPr="00671A34">
        <w:rPr>
          <w:szCs w:val="26"/>
          <w:lang w:val="vi-VN"/>
        </w:rPr>
        <w:t>Sơ đồ hoạt động tổng quát của mạng CNN</w:t>
      </w:r>
      <w:bookmarkEnd w:id="31"/>
    </w:p>
    <w:p w14:paraId="16499F5C"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Các ưu điểm của CNN bao gồm:</w:t>
      </w:r>
    </w:p>
    <w:p w14:paraId="217351F5" w14:textId="77777777" w:rsidR="008862E7" w:rsidRPr="003751DE" w:rsidRDefault="008862E7" w:rsidP="001572AE">
      <w:pPr>
        <w:pStyle w:val="NormalWeb"/>
        <w:numPr>
          <w:ilvl w:val="0"/>
          <w:numId w:val="28"/>
        </w:numPr>
        <w:spacing w:before="0" w:beforeAutospacing="0" w:after="0" w:afterAutospacing="0" w:line="276" w:lineRule="auto"/>
        <w:jc w:val="both"/>
        <w:rPr>
          <w:sz w:val="26"/>
          <w:szCs w:val="26"/>
          <w:lang w:val="vi-VN"/>
        </w:rPr>
      </w:pPr>
      <w:r w:rsidRPr="003751DE">
        <w:rPr>
          <w:sz w:val="26"/>
          <w:szCs w:val="26"/>
          <w:lang w:val="vi-VN"/>
        </w:rPr>
        <w:t>Tự động học đặc trưng từ hình ảnh.</w:t>
      </w:r>
    </w:p>
    <w:p w14:paraId="601BED0F" w14:textId="77777777" w:rsidR="008862E7" w:rsidRPr="003751DE" w:rsidRDefault="008862E7" w:rsidP="001572AE">
      <w:pPr>
        <w:pStyle w:val="NormalWeb"/>
        <w:numPr>
          <w:ilvl w:val="0"/>
          <w:numId w:val="28"/>
        </w:numPr>
        <w:spacing w:before="0" w:beforeAutospacing="0" w:after="0" w:afterAutospacing="0" w:line="276" w:lineRule="auto"/>
        <w:jc w:val="both"/>
        <w:rPr>
          <w:sz w:val="26"/>
          <w:szCs w:val="26"/>
          <w:lang w:val="vi-VN"/>
        </w:rPr>
      </w:pPr>
      <w:r w:rsidRPr="003751DE">
        <w:rPr>
          <w:sz w:val="26"/>
          <w:szCs w:val="26"/>
          <w:lang w:val="vi-VN"/>
        </w:rPr>
        <w:t>Không yêu cầu xây dựng toàn bộ đặc trưng bằng phương pháp thủ công.</w:t>
      </w:r>
    </w:p>
    <w:p w14:paraId="2A62361C" w14:textId="77777777" w:rsidR="008862E7" w:rsidRPr="003751DE" w:rsidRDefault="008862E7" w:rsidP="001572AE">
      <w:pPr>
        <w:pStyle w:val="NormalWeb"/>
        <w:numPr>
          <w:ilvl w:val="0"/>
          <w:numId w:val="28"/>
        </w:numPr>
        <w:spacing w:before="0" w:beforeAutospacing="0" w:after="0" w:afterAutospacing="0" w:line="276" w:lineRule="auto"/>
        <w:jc w:val="both"/>
        <w:rPr>
          <w:sz w:val="26"/>
          <w:szCs w:val="26"/>
          <w:lang w:val="vi-VN"/>
        </w:rPr>
      </w:pPr>
      <w:r w:rsidRPr="003751DE">
        <w:rPr>
          <w:sz w:val="26"/>
          <w:szCs w:val="26"/>
          <w:lang w:val="vi-VN"/>
        </w:rPr>
        <w:t>Có khả năng phát hiện đặc trưng dù đối tượng có sự thay đổi nhỏ về vị trí.</w:t>
      </w:r>
    </w:p>
    <w:p w14:paraId="14C2ABF6" w14:textId="77777777" w:rsidR="008862E7" w:rsidRPr="003751DE" w:rsidRDefault="008862E7" w:rsidP="001572AE">
      <w:pPr>
        <w:pStyle w:val="NormalWeb"/>
        <w:numPr>
          <w:ilvl w:val="0"/>
          <w:numId w:val="28"/>
        </w:numPr>
        <w:spacing w:before="0" w:beforeAutospacing="0" w:after="0" w:afterAutospacing="0" w:line="276" w:lineRule="auto"/>
        <w:jc w:val="both"/>
        <w:rPr>
          <w:sz w:val="26"/>
          <w:szCs w:val="26"/>
          <w:lang w:val="vi-VN"/>
        </w:rPr>
      </w:pPr>
      <w:r w:rsidRPr="003751DE">
        <w:rPr>
          <w:sz w:val="26"/>
          <w:szCs w:val="26"/>
          <w:lang w:val="vi-VN"/>
        </w:rPr>
        <w:t>Phù hợp với bài toán phân loại ảnh có nhiều lớp.</w:t>
      </w:r>
    </w:p>
    <w:p w14:paraId="0B4BC367" w14:textId="77777777" w:rsidR="008862E7" w:rsidRPr="003751DE" w:rsidRDefault="008862E7" w:rsidP="001572AE">
      <w:pPr>
        <w:pStyle w:val="NormalWeb"/>
        <w:numPr>
          <w:ilvl w:val="0"/>
          <w:numId w:val="28"/>
        </w:numPr>
        <w:spacing w:before="0" w:beforeAutospacing="0" w:after="0" w:afterAutospacing="0" w:line="276" w:lineRule="auto"/>
        <w:jc w:val="both"/>
        <w:rPr>
          <w:sz w:val="26"/>
          <w:szCs w:val="26"/>
          <w:lang w:val="vi-VN"/>
        </w:rPr>
      </w:pPr>
      <w:r w:rsidRPr="003751DE">
        <w:rPr>
          <w:sz w:val="26"/>
          <w:szCs w:val="26"/>
          <w:lang w:val="vi-VN"/>
        </w:rPr>
        <w:t>Có thể tận dụng các mô hình đã được huấn luyện trước để giảm thời gian huấn luyện.</w:t>
      </w:r>
    </w:p>
    <w:p w14:paraId="74940162" w14:textId="77777777" w:rsidR="008862E7" w:rsidRPr="003751DE" w:rsidRDefault="008862E7" w:rsidP="001572AE">
      <w:pPr>
        <w:pStyle w:val="NormalWeb"/>
        <w:numPr>
          <w:ilvl w:val="0"/>
          <w:numId w:val="28"/>
        </w:numPr>
        <w:spacing w:before="0" w:beforeAutospacing="0" w:after="0" w:afterAutospacing="0" w:line="276" w:lineRule="auto"/>
        <w:jc w:val="both"/>
        <w:rPr>
          <w:sz w:val="26"/>
          <w:szCs w:val="26"/>
          <w:lang w:val="vi-VN"/>
        </w:rPr>
      </w:pPr>
      <w:r w:rsidRPr="003751DE">
        <w:rPr>
          <w:sz w:val="26"/>
          <w:szCs w:val="26"/>
          <w:lang w:val="vi-VN"/>
        </w:rPr>
        <w:t>Cho kết quả tốt trong nhiều bài toán nhận diện hình ảnh thực tế.</w:t>
      </w:r>
    </w:p>
    <w:p w14:paraId="6D060AEE"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Một số hạn chế của CNN bao gồm:</w:t>
      </w:r>
    </w:p>
    <w:p w14:paraId="1BDE2FBE" w14:textId="77777777" w:rsidR="008862E7" w:rsidRPr="003751DE" w:rsidRDefault="008862E7" w:rsidP="001572AE">
      <w:pPr>
        <w:pStyle w:val="NormalWeb"/>
        <w:numPr>
          <w:ilvl w:val="0"/>
          <w:numId w:val="29"/>
        </w:numPr>
        <w:spacing w:before="0" w:beforeAutospacing="0" w:after="0" w:afterAutospacing="0" w:line="276" w:lineRule="auto"/>
        <w:jc w:val="both"/>
        <w:rPr>
          <w:sz w:val="26"/>
          <w:szCs w:val="26"/>
          <w:lang w:val="vi-VN"/>
        </w:rPr>
      </w:pPr>
      <w:r w:rsidRPr="003751DE">
        <w:rPr>
          <w:sz w:val="26"/>
          <w:szCs w:val="26"/>
          <w:lang w:val="vi-VN"/>
        </w:rPr>
        <w:t>Cần lượng dữ liệu đủ lớn để đạt kết quả tốt.</w:t>
      </w:r>
    </w:p>
    <w:p w14:paraId="35DA596D" w14:textId="77777777" w:rsidR="008862E7" w:rsidRPr="003751DE" w:rsidRDefault="008862E7" w:rsidP="001572AE">
      <w:pPr>
        <w:pStyle w:val="NormalWeb"/>
        <w:numPr>
          <w:ilvl w:val="0"/>
          <w:numId w:val="29"/>
        </w:numPr>
        <w:spacing w:before="0" w:beforeAutospacing="0" w:after="0" w:afterAutospacing="0" w:line="276" w:lineRule="auto"/>
        <w:jc w:val="both"/>
        <w:rPr>
          <w:sz w:val="26"/>
          <w:szCs w:val="26"/>
          <w:lang w:val="vi-VN"/>
        </w:rPr>
      </w:pPr>
      <w:r w:rsidRPr="003751DE">
        <w:rPr>
          <w:sz w:val="26"/>
          <w:szCs w:val="26"/>
          <w:lang w:val="vi-VN"/>
        </w:rPr>
        <w:t>Quá trình huấn luyện có thể yêu cầu GPU hoặc tài nguyên tính toán mạnh.</w:t>
      </w:r>
    </w:p>
    <w:p w14:paraId="14A5766E" w14:textId="77777777" w:rsidR="008862E7" w:rsidRPr="003751DE" w:rsidRDefault="008862E7" w:rsidP="001572AE">
      <w:pPr>
        <w:pStyle w:val="NormalWeb"/>
        <w:numPr>
          <w:ilvl w:val="0"/>
          <w:numId w:val="29"/>
        </w:numPr>
        <w:spacing w:before="0" w:beforeAutospacing="0" w:after="0" w:afterAutospacing="0" w:line="276" w:lineRule="auto"/>
        <w:jc w:val="both"/>
        <w:rPr>
          <w:sz w:val="26"/>
          <w:szCs w:val="26"/>
          <w:lang w:val="vi-VN"/>
        </w:rPr>
      </w:pPr>
      <w:r w:rsidRPr="003751DE">
        <w:rPr>
          <w:sz w:val="26"/>
          <w:szCs w:val="26"/>
          <w:lang w:val="vi-VN"/>
        </w:rPr>
        <w:t>Kết quả phụ thuộc nhiều vào chất lượng dữ liệu huấn luyện.</w:t>
      </w:r>
    </w:p>
    <w:p w14:paraId="2ABD068B" w14:textId="77777777" w:rsidR="008862E7" w:rsidRPr="003751DE" w:rsidRDefault="008862E7" w:rsidP="001572AE">
      <w:pPr>
        <w:pStyle w:val="NormalWeb"/>
        <w:numPr>
          <w:ilvl w:val="0"/>
          <w:numId w:val="29"/>
        </w:numPr>
        <w:spacing w:before="0" w:beforeAutospacing="0" w:after="0" w:afterAutospacing="0" w:line="276" w:lineRule="auto"/>
        <w:jc w:val="both"/>
        <w:rPr>
          <w:sz w:val="26"/>
          <w:szCs w:val="26"/>
          <w:lang w:val="vi-VN"/>
        </w:rPr>
      </w:pPr>
      <w:r w:rsidRPr="003751DE">
        <w:rPr>
          <w:sz w:val="26"/>
          <w:szCs w:val="26"/>
          <w:lang w:val="vi-VN"/>
        </w:rPr>
        <w:t>Có thể dự đoán sai đối với ảnh có điều kiện ánh sáng, góc chụp hoặc phông nền khác với tập huấn luyện.</w:t>
      </w:r>
    </w:p>
    <w:p w14:paraId="30B0DF42" w14:textId="77777777" w:rsidR="008862E7" w:rsidRPr="003751DE" w:rsidRDefault="008862E7" w:rsidP="001572AE">
      <w:pPr>
        <w:pStyle w:val="NormalWeb"/>
        <w:numPr>
          <w:ilvl w:val="0"/>
          <w:numId w:val="29"/>
        </w:numPr>
        <w:spacing w:before="0" w:beforeAutospacing="0" w:after="0" w:afterAutospacing="0" w:line="276" w:lineRule="auto"/>
        <w:jc w:val="both"/>
        <w:rPr>
          <w:sz w:val="26"/>
          <w:szCs w:val="26"/>
          <w:lang w:val="vi-VN"/>
        </w:rPr>
      </w:pPr>
      <w:r w:rsidRPr="003751DE">
        <w:rPr>
          <w:sz w:val="26"/>
          <w:szCs w:val="26"/>
          <w:lang w:val="vi-VN"/>
        </w:rPr>
        <w:lastRenderedPageBreak/>
        <w:t>Có nguy cơ xảy ra hiện tượng quá khớp nếu mô hình học quá sát dữ liệu huấn luyện.</w:t>
      </w:r>
    </w:p>
    <w:p w14:paraId="0C71BBE0" w14:textId="77777777" w:rsidR="008862E7" w:rsidRPr="003751DE" w:rsidRDefault="008862E7" w:rsidP="00F85BA6">
      <w:pPr>
        <w:pStyle w:val="NormalWeb"/>
        <w:spacing w:before="0" w:beforeAutospacing="0" w:after="0" w:afterAutospacing="0" w:line="276" w:lineRule="auto"/>
        <w:jc w:val="both"/>
        <w:rPr>
          <w:sz w:val="26"/>
          <w:szCs w:val="26"/>
          <w:lang w:val="vi-VN"/>
        </w:rPr>
      </w:pPr>
      <w:r w:rsidRPr="003751DE">
        <w:rPr>
          <w:sz w:val="26"/>
          <w:szCs w:val="26"/>
          <w:lang w:val="vi-VN"/>
        </w:rPr>
        <w:t>Trong hệ thống Plant Disease Detector, mô hình CNN được sử dụng để phân tích hình ảnh cây trồng và trả về kết quả dự đoán. Kết quả của mô hình được backend tiếp nhận, xử lý và gửi về ứng dụng iOS dưới dạng dữ liệu JSON để hiển thị cho người dùng.</w:t>
      </w:r>
    </w:p>
    <w:p w14:paraId="02412C23" w14:textId="0F445179" w:rsidR="008862E7" w:rsidRPr="00833388" w:rsidRDefault="008862E7" w:rsidP="00F85BA6">
      <w:pPr>
        <w:pStyle w:val="Heading2"/>
        <w:spacing w:line="276" w:lineRule="auto"/>
      </w:pPr>
      <w:bookmarkStart w:id="32" w:name="_Toc232669894"/>
      <w:r w:rsidRPr="00833388">
        <w:t>Tổng quan về Swift</w:t>
      </w:r>
      <w:bookmarkEnd w:id="32"/>
    </w:p>
    <w:p w14:paraId="1946F131"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Swift là ngôn ngữ lập trình do Apple phát triển, được sử dụng để xây dựng ứng dụng trên các nền tảng thuộc hệ sinh thái Apple như iOS, macOS, watchOS và tvOS. Swift được thiết kế với cú pháp hiện đại, dễ đọc, hiệu năng cao và có khả năng hạn chế nhiều lỗi thường gặp trong quá trình lập trình.</w:t>
      </w:r>
    </w:p>
    <w:p w14:paraId="519F9A4D"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Swift là ngôn ngữ có kiểu dữ liệu chặt chẽ. Kiểu dữ liệu của biến và giá trị được kiểm tra trong quá trình biên dịch, giúp phát hiện sớm nhiều lỗi trước khi ứng dụng được thực thi. Ngôn ngữ này cũng cung cấp cơ chế xử lý giá trị có thể không tồn tại thông qua Optional, giúp hạn chế lỗi truy cập dữ liệu rỗng.</w:t>
      </w:r>
    </w:p>
    <w:p w14:paraId="72EF60F9"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Các đặc điểm chính của Swift bao gồm:</w:t>
      </w:r>
    </w:p>
    <w:p w14:paraId="64682AF7"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Cú pháp rõ ràng: Cú pháp Swift được thiết kế ngắn gọn, dễ đọc và dễ bảo trì.</w:t>
      </w:r>
    </w:p>
    <w:p w14:paraId="0B451EF9"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Kiểm tra kiểu dữ liệu: Swift kiểm soát kiểu dữ liệu chặt chẽ nhằm hạn chế lỗi trong quá trình phát triển.</w:t>
      </w:r>
    </w:p>
    <w:p w14:paraId="75C1F6BE"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Optional: Hỗ trợ quản lý các giá trị có thể tồn tại hoặc không tồn tại.</w:t>
      </w:r>
    </w:p>
    <w:p w14:paraId="2D23D162"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Hiệu năng cao: Swift được biên dịch thành mã máy và phù hợp với các ứng dụng yêu cầu tốc độ xử lý tốt.</w:t>
      </w:r>
    </w:p>
    <w:p w14:paraId="522467E7"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Quản lý bộ nhớ tự động: Cơ chế Automatic Reference Counting hỗ trợ quản lý vòng đời của đối tượng.</w:t>
      </w:r>
    </w:p>
    <w:p w14:paraId="59B2F7D0"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Hỗ trợ lập trình hướng đối tượng: Cho phép sử dụng lớp, đối tượng, kế thừa và đóng gói.</w:t>
      </w:r>
    </w:p>
    <w:p w14:paraId="41D9B9CF"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Hỗ trợ lập trình giao thức: Protocol giúp định nghĩa các hành vi chung và tăng khả năng tái sử dụng mã nguồn.</w:t>
      </w:r>
    </w:p>
    <w:p w14:paraId="58BA0C78"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Xử lý bất đồng bộ: Hỗ trợ async và await để thực hiện các tác vụ mạng hoặc tác vụ kéo dài.</w:t>
      </w:r>
    </w:p>
    <w:p w14:paraId="747D425D"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Tích hợp với hệ sinh thái Apple: Có thể sử dụng trực tiếp các framework và API do Apple cung cấp.</w:t>
      </w:r>
    </w:p>
    <w:p w14:paraId="0467E3C6" w14:textId="77777777" w:rsidR="008862E7" w:rsidRPr="00833388" w:rsidRDefault="008862E7" w:rsidP="001572AE">
      <w:pPr>
        <w:pStyle w:val="NormalWeb"/>
        <w:numPr>
          <w:ilvl w:val="0"/>
          <w:numId w:val="30"/>
        </w:numPr>
        <w:spacing w:before="0" w:beforeAutospacing="0" w:after="0" w:afterAutospacing="0" w:line="276" w:lineRule="auto"/>
        <w:jc w:val="both"/>
        <w:rPr>
          <w:sz w:val="26"/>
          <w:szCs w:val="26"/>
        </w:rPr>
      </w:pPr>
      <w:r w:rsidRPr="00833388">
        <w:rPr>
          <w:sz w:val="26"/>
          <w:szCs w:val="26"/>
        </w:rPr>
        <w:t>Tương thích với Objective-C: Có thể kết hợp với các dự án hoặc thư viện Objective-C khi cần thiết.</w:t>
      </w:r>
    </w:p>
    <w:p w14:paraId="2099CB51"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đồ án Plant Disease Detector, Swift được sử dụng để xây dựng phần logic của ứng dụng iOS. Các tác vụ được thực hiện bằng Swift bao gồm:</w:t>
      </w:r>
    </w:p>
    <w:p w14:paraId="4719B898"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Quản lý quá trình đăng ký và đăng nhập.</w:t>
      </w:r>
    </w:p>
    <w:p w14:paraId="40CB74B6"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lastRenderedPageBreak/>
        <w:t>Gửi yêu cầu đến backend thông qua giao thức HTTP.</w:t>
      </w:r>
    </w:p>
    <w:p w14:paraId="58494D9F"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Tải ảnh từ camera hoặc thư viện ảnh.</w:t>
      </w:r>
    </w:p>
    <w:p w14:paraId="0F33AEFF"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Chuyển đổi ảnh thành dữ liệu để gửi đến API.</w:t>
      </w:r>
    </w:p>
    <w:p w14:paraId="4CCD2522"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Tiếp nhận và giải mã dữ liệu JSON.</w:t>
      </w:r>
    </w:p>
    <w:p w14:paraId="7516618A"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Quản lý lịch sử chẩn đoán.</w:t>
      </w:r>
    </w:p>
    <w:p w14:paraId="76A8E351"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Quản lý thông tin cây trồng và lịch chăm sóc.</w:t>
      </w:r>
    </w:p>
    <w:p w14:paraId="482581C0"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Xử lý vị trí, thời tiết và thông báo trên thiết bị.</w:t>
      </w:r>
    </w:p>
    <w:p w14:paraId="61EF8F2B" w14:textId="77777777" w:rsidR="008862E7" w:rsidRPr="00833388" w:rsidRDefault="008862E7" w:rsidP="001572AE">
      <w:pPr>
        <w:pStyle w:val="NormalWeb"/>
        <w:numPr>
          <w:ilvl w:val="0"/>
          <w:numId w:val="31"/>
        </w:numPr>
        <w:spacing w:before="0" w:beforeAutospacing="0" w:after="0" w:afterAutospacing="0" w:line="276" w:lineRule="auto"/>
        <w:jc w:val="both"/>
        <w:rPr>
          <w:sz w:val="26"/>
          <w:szCs w:val="26"/>
        </w:rPr>
      </w:pPr>
      <w:r w:rsidRPr="00833388">
        <w:rPr>
          <w:sz w:val="26"/>
          <w:szCs w:val="26"/>
        </w:rPr>
        <w:t>Quản lý trạng thái của các màn hình trong ứng dụng.</w:t>
      </w:r>
    </w:p>
    <w:p w14:paraId="3E545E74" w14:textId="4AF64B93" w:rsidR="008862E7" w:rsidRPr="00833388" w:rsidRDefault="008862E7" w:rsidP="00F85BA6">
      <w:pPr>
        <w:pStyle w:val="Heading2"/>
        <w:spacing w:line="276" w:lineRule="auto"/>
      </w:pPr>
      <w:bookmarkStart w:id="33" w:name="_Toc232669895"/>
      <w:r w:rsidRPr="00833388">
        <w:t>Tổng quan về SwiftUI</w:t>
      </w:r>
      <w:bookmarkEnd w:id="33"/>
    </w:p>
    <w:p w14:paraId="45B86F51"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SwiftUI là framework xây dựng giao diện người dùng do Apple phát triển. Framework này được sử dụng để tạo giao diện cho các ứng dụng trên iOS, macOS, watchOS và tvOS bằng ngôn ngữ Swift.</w:t>
      </w:r>
    </w:p>
    <w:p w14:paraId="4F9354D6"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SwiftUI sử dụng phương pháp lập trình giao diện theo hướng khai báo. Lập trình viên mô tả trạng thái mà giao diện cần hiển thị thay vì phải viết chi tiết từng bước cập nhật giao diện. Khi dữ liệu hoặc trạng thái của ứng dụng thay đổi, SwiftUI tự động cập nhật những thành phần giao diện có liên quan.</w:t>
      </w:r>
    </w:p>
    <w:p w14:paraId="622A6A7C"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SwiftUI, giao diện được chia thành các View. Mỗi View đại diện cho một thành phần như văn bản, hình ảnh, nút bấm, danh sách hoặc một màn hình hoàn chỉnh. Các View nhỏ có thể được kết hợp để xây dựng giao diện lớn hơn.</w:t>
      </w:r>
    </w:p>
    <w:p w14:paraId="10440199"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Các tính năng chính của SwiftUI bao gồm:</w:t>
      </w:r>
    </w:p>
    <w:p w14:paraId="1BFE094D"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Giao diện khai báo: Giao diện được mô tả dựa trên trạng thái dữ liệu hiện tại.</w:t>
      </w:r>
    </w:p>
    <w:p w14:paraId="7BB783B8"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Tự động cập nhật: Khi trạng thái thay đổi, giao diện được cập nhật tương ứng.</w:t>
      </w:r>
    </w:p>
    <w:p w14:paraId="4A452540"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View có thể tái sử dụng: Các thành phần giao diện có thể được tách thành những View độc lập.</w:t>
      </w:r>
    </w:p>
    <w:p w14:paraId="59B2E862"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Data Binding: Cho phép liên kết dữ liệu giữa giao diện và trạng thái ứng dụng.</w:t>
      </w:r>
    </w:p>
    <w:p w14:paraId="3F89D32A"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State Management: Cung cấp các cơ chế như State, Binding, StateObject, ObservedObject và EnvironmentObject.</w:t>
      </w:r>
    </w:p>
    <w:p w14:paraId="2576CAC0"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Navigation: Hỗ trợ điều hướng giữa các màn hình thông qua NavigationStack.</w:t>
      </w:r>
    </w:p>
    <w:p w14:paraId="594CEF15"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List và Form: Hỗ trợ xây dựng danh sách và biểu mẫu nhập dữ liệu.</w:t>
      </w:r>
    </w:p>
    <w:p w14:paraId="777CCF78"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Sheet và Alert: Cho phép hiển thị cửa sổ phụ, thông báo và hộp thoại xác nhận.</w:t>
      </w:r>
    </w:p>
    <w:p w14:paraId="0A301C71"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Preview: Hỗ trợ xem trước giao diện trong Xcode mà không cần chạy toàn bộ ứng dụng.</w:t>
      </w:r>
    </w:p>
    <w:p w14:paraId="72BFD977"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Animation: Cung cấp các hiệu ứng chuyển động và chuyển đổi giao diện.</w:t>
      </w:r>
    </w:p>
    <w:p w14:paraId="45068FD5"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t>Hỗ trợ Dark Mode: Giao diện có thể thích ứng với chế độ sáng và tối của thiết bị.</w:t>
      </w:r>
    </w:p>
    <w:p w14:paraId="27C8C3E9" w14:textId="77777777" w:rsidR="008862E7" w:rsidRPr="00833388" w:rsidRDefault="008862E7" w:rsidP="001572AE">
      <w:pPr>
        <w:pStyle w:val="NormalWeb"/>
        <w:numPr>
          <w:ilvl w:val="0"/>
          <w:numId w:val="32"/>
        </w:numPr>
        <w:spacing w:before="0" w:beforeAutospacing="0" w:after="0" w:afterAutospacing="0" w:line="276" w:lineRule="auto"/>
        <w:jc w:val="both"/>
        <w:rPr>
          <w:sz w:val="26"/>
          <w:szCs w:val="26"/>
        </w:rPr>
      </w:pPr>
      <w:r w:rsidRPr="00833388">
        <w:rPr>
          <w:sz w:val="26"/>
          <w:szCs w:val="26"/>
        </w:rPr>
        <w:lastRenderedPageBreak/>
        <w:t>Hỗ trợ đa kích thước màn hình: Các thành phần có thể tự động điều chỉnh theo thiết bị.</w:t>
      </w:r>
    </w:p>
    <w:p w14:paraId="5C1079D7"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Một số thành phần thường được sử dụng trong SwiftUI gồm:</w:t>
      </w:r>
    </w:p>
    <w:p w14:paraId="7F1F0FC8"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Text: Hiển thị nội dung văn bản.</w:t>
      </w:r>
    </w:p>
    <w:p w14:paraId="65AD7453"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Image: Hiển thị hình ảnh.</w:t>
      </w:r>
    </w:p>
    <w:p w14:paraId="4A5479FB"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Button: Tạo nút thực hiện hành động.</w:t>
      </w:r>
    </w:p>
    <w:p w14:paraId="25D86641"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TextField: Cho phép người dùng nhập văn bản.</w:t>
      </w:r>
    </w:p>
    <w:p w14:paraId="79D79DCE"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VStack: Sắp xếp các thành phần theo chiều dọc.</w:t>
      </w:r>
    </w:p>
    <w:p w14:paraId="5FCDF201"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HStack: Sắp xếp các thành phần theo chiều ngang.</w:t>
      </w:r>
    </w:p>
    <w:p w14:paraId="7AC9E81A"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ZStack: Xếp chồng các thành phần lên nhau.</w:t>
      </w:r>
    </w:p>
    <w:p w14:paraId="2EDA222F"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List: Hiển thị danh sách dữ liệu.</w:t>
      </w:r>
    </w:p>
    <w:p w14:paraId="015E3EC4"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ScrollView: Cho phép cuộn nội dung.</w:t>
      </w:r>
    </w:p>
    <w:p w14:paraId="179AA8F1"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NavigationStack: Quản lý quá trình điều hướng.</w:t>
      </w:r>
    </w:p>
    <w:p w14:paraId="234FE0D3"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TabView: Tạo giao diện điều hướng bằng các tab.</w:t>
      </w:r>
    </w:p>
    <w:p w14:paraId="4A70B144"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Sheet: Hiển thị một màn hình phụ.</w:t>
      </w:r>
    </w:p>
    <w:p w14:paraId="604D5F25" w14:textId="77777777" w:rsidR="008862E7" w:rsidRPr="00833388" w:rsidRDefault="008862E7" w:rsidP="001572AE">
      <w:pPr>
        <w:pStyle w:val="NormalWeb"/>
        <w:numPr>
          <w:ilvl w:val="0"/>
          <w:numId w:val="33"/>
        </w:numPr>
        <w:spacing w:before="0" w:beforeAutospacing="0" w:after="0" w:afterAutospacing="0" w:line="276" w:lineRule="auto"/>
        <w:jc w:val="both"/>
        <w:rPr>
          <w:sz w:val="26"/>
          <w:szCs w:val="26"/>
        </w:rPr>
      </w:pPr>
      <w:r w:rsidRPr="00833388">
        <w:rPr>
          <w:sz w:val="26"/>
          <w:szCs w:val="26"/>
        </w:rPr>
        <w:t>Alert: Hiển thị thông báo hoặc yêu cầu xác nhận.</w:t>
      </w:r>
    </w:p>
    <w:p w14:paraId="113A67FA" w14:textId="05C0B319" w:rsidR="008862E7" w:rsidRPr="00833388" w:rsidRDefault="008862E7" w:rsidP="00F85BA6">
      <w:pPr>
        <w:pStyle w:val="Heading2"/>
        <w:spacing w:line="276" w:lineRule="auto"/>
      </w:pPr>
      <w:bookmarkStart w:id="34" w:name="_Toc232669896"/>
      <w:r w:rsidRPr="00833388">
        <w:t>Tổng quan về FastAPI</w:t>
      </w:r>
      <w:bookmarkEnd w:id="34"/>
    </w:p>
    <w:p w14:paraId="08B3A975"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FastAPI là một framework dùng để xây dựng API bằng ngôn ngữ Python. FastAPI được thiết kế theo hướng hiện đại, hỗ trợ hiệu năng cao và phù hợp với việc xây dựng các hệ thống backend cung cấp dịch vụ cho ứng dụng web hoặc ứng dụng di động.</w:t>
      </w:r>
    </w:p>
    <w:p w14:paraId="6F78937D"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FastAPI sử dụng cơ chế khai báo kiểu dữ liệu của Python để kiểm tra dữ liệu đầu vào và đầu ra. Nhờ đó, hệ thống có thể phát hiện những yêu cầu không hợp lệ trước khi thực hiện xử lý nghiệp vụ. Framework cũng hỗ trợ tự động tạo tài liệu API, giúp lập trình viên thuận tiện trong việc kiểm tra và tích hợp hệ thống.</w:t>
      </w:r>
    </w:p>
    <w:p w14:paraId="7FBF2621"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Các tính năng chính của FastAPI bao gồm:</w:t>
      </w:r>
    </w:p>
    <w:p w14:paraId="6326CCA0"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Hiệu năng cao: FastAPI hỗ trợ xử lý bất đồng bộ và có tốc độ phản hồi tốt.</w:t>
      </w:r>
    </w:p>
    <w:p w14:paraId="62851414"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Khai báo kiểu dữ liệu: Sử dụng type hint của Python để mô tả dữ liệu.</w:t>
      </w:r>
    </w:p>
    <w:p w14:paraId="26602A12"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Xác thực dữ liệu: Tự động kiểm tra dữ liệu đầu vào dựa trên các mô hình đã khai báo.</w:t>
      </w:r>
    </w:p>
    <w:p w14:paraId="523AB01B"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Tự động tạo tài liệu API: Hỗ trợ giao diện Swagger UI và ReDoc.</w:t>
      </w:r>
    </w:p>
    <w:p w14:paraId="3082E529"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Hỗ trợ bất đồng bộ: Có thể sử dụng async và await cho các tác vụ mạng hoặc cơ sở dữ liệu.</w:t>
      </w:r>
    </w:p>
    <w:p w14:paraId="289E1835"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Dependency Injection: Hỗ trợ quản lý các thành phần phụ thuộc như xác thực và kết nối dịch vụ.</w:t>
      </w:r>
    </w:p>
    <w:p w14:paraId="54137993"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Quản lý lỗi: Cho phép xây dựng phản hồi lỗi thống nhất cho hệ thống.</w:t>
      </w:r>
    </w:p>
    <w:p w14:paraId="0A2BF1D2"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Middleware: Hỗ trợ xử lý yêu cầu trước và sau khi đi qua các API.</w:t>
      </w:r>
    </w:p>
    <w:p w14:paraId="52E8AA9A"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lastRenderedPageBreak/>
        <w:t>Tích hợp dễ dàng: Có thể kết nối với mô hình AI, cơ sở dữ liệu và các dịch vụ bên ngoài.</w:t>
      </w:r>
    </w:p>
    <w:p w14:paraId="42E5C151" w14:textId="77777777" w:rsidR="008862E7" w:rsidRPr="00833388" w:rsidRDefault="008862E7" w:rsidP="001572AE">
      <w:pPr>
        <w:pStyle w:val="NormalWeb"/>
        <w:numPr>
          <w:ilvl w:val="0"/>
          <w:numId w:val="35"/>
        </w:numPr>
        <w:spacing w:before="0" w:beforeAutospacing="0" w:after="0" w:afterAutospacing="0" w:line="276" w:lineRule="auto"/>
        <w:jc w:val="both"/>
        <w:rPr>
          <w:sz w:val="26"/>
          <w:szCs w:val="26"/>
        </w:rPr>
      </w:pPr>
      <w:r w:rsidRPr="00833388">
        <w:rPr>
          <w:sz w:val="26"/>
          <w:szCs w:val="26"/>
        </w:rPr>
        <w:t>Hỗ trợ RESTful API: Cho phép định nghĩa các endpoint theo những phương thức HTTP phổ biến.</w:t>
      </w:r>
    </w:p>
    <w:p w14:paraId="0336256F"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Trong hệ thống Plant Disease Detector, FastAPI đóng vai trò là backend trung gian giữa ứng dụng iOS, mô hình nhận diện bệnh cây, Supabase và các dịch vụ bên ngoài.</w:t>
      </w:r>
    </w:p>
    <w:p w14:paraId="4F46C11B" w14:textId="77777777" w:rsidR="008862E7" w:rsidRPr="00833388" w:rsidRDefault="008862E7" w:rsidP="00F85BA6">
      <w:pPr>
        <w:pStyle w:val="NormalWeb"/>
        <w:spacing w:before="0" w:beforeAutospacing="0" w:after="0" w:afterAutospacing="0" w:line="276" w:lineRule="auto"/>
        <w:jc w:val="both"/>
        <w:rPr>
          <w:sz w:val="26"/>
          <w:szCs w:val="26"/>
          <w:lang w:val="vi-VN"/>
        </w:rPr>
      </w:pPr>
      <w:r w:rsidRPr="00833388">
        <w:rPr>
          <w:sz w:val="26"/>
          <w:szCs w:val="26"/>
        </w:rPr>
        <w:t>Quy trình hoạt động tổng quát được mô tả như sau:</w:t>
      </w:r>
    </w:p>
    <w:p w14:paraId="4D212CD2" w14:textId="59C0B5FA" w:rsidR="000E7E55" w:rsidRPr="00833388" w:rsidRDefault="000E7E55" w:rsidP="00F85BA6">
      <w:pPr>
        <w:pStyle w:val="NormalWeb"/>
        <w:spacing w:before="0" w:beforeAutospacing="0" w:after="0" w:afterAutospacing="0" w:line="276" w:lineRule="auto"/>
        <w:jc w:val="center"/>
        <w:rPr>
          <w:sz w:val="26"/>
          <w:szCs w:val="26"/>
          <w:lang w:val="vi-VN"/>
        </w:rPr>
      </w:pPr>
      <w:r w:rsidRPr="00833388">
        <w:rPr>
          <w:sz w:val="26"/>
          <w:szCs w:val="26"/>
        </w:rPr>
        <w:fldChar w:fldCharType="begin"/>
      </w:r>
      <w:r w:rsidRPr="00833388">
        <w:rPr>
          <w:sz w:val="26"/>
          <w:szCs w:val="26"/>
        </w:rPr>
        <w:instrText xml:space="preserve"> INCLUDEPICTURE "https://img.plantuml.biz/plantuml/png/RP5DJiCm48NtFSLJRu342ZO5fF8Zb5Oa5t0QqrY9noMnMvKTOi6Q6_0Zn8-e08bLic0Hn3ry4-nIYGYniQMPzxvvO_TApGfjPDufCq4JLZ29c8soSQ4C9JigLmLcgT2yrK_uCJEvxYlI0PCStKX8NYBWCnmfoQZxlpOKfnnhwvtEXgqVQ8p4rdVk4eDmqzLsRRqGc3TF1YDRtHliHT4Gq-OAQVDCAMnrIwaNRhjqd1BqMQctXllGmbOV4r1ggmKj3PcmzRc4BbYBzpjZISBdfRCHPFE-6h029CvyGOZzcMBKtCozC_XfPiwZSM8SmiT_SnJLN9DN77wz6bzxGUu9nYTH2Cs4nQpaNX4LtjP678I305DRdy7MZtzVfEUMzF_o3G00" \* MERGEFORMATINET </w:instrText>
      </w:r>
      <w:r w:rsidRPr="00833388">
        <w:rPr>
          <w:sz w:val="26"/>
          <w:szCs w:val="26"/>
        </w:rPr>
        <w:fldChar w:fldCharType="separate"/>
      </w:r>
      <w:r w:rsidRPr="00833388">
        <w:rPr>
          <w:noProof/>
          <w:sz w:val="26"/>
          <w:szCs w:val="26"/>
        </w:rPr>
        <w:drawing>
          <wp:inline distT="0" distB="0" distL="0" distR="0" wp14:anchorId="3A2401D5" wp14:editId="23E98DE9">
            <wp:extent cx="2948400" cy="3002400"/>
            <wp:effectExtent l="0" t="0" r="4445" b="7620"/>
            <wp:docPr id="850168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t="1467" b="2504"/>
                    <a:stretch/>
                  </pic:blipFill>
                  <pic:spPr bwMode="auto">
                    <a:xfrm>
                      <a:off x="0" y="0"/>
                      <a:ext cx="2948400" cy="3002400"/>
                    </a:xfrm>
                    <a:prstGeom prst="rect">
                      <a:avLst/>
                    </a:prstGeom>
                    <a:noFill/>
                    <a:ln>
                      <a:noFill/>
                    </a:ln>
                    <a:extLst>
                      <a:ext uri="{53640926-AAD7-44D8-BBD7-CCE9431645EC}">
                        <a14:shadowObscured xmlns:a14="http://schemas.microsoft.com/office/drawing/2010/main"/>
                      </a:ext>
                    </a:extLst>
                  </pic:spPr>
                </pic:pic>
              </a:graphicData>
            </a:graphic>
          </wp:inline>
        </w:drawing>
      </w:r>
      <w:r w:rsidRPr="00833388">
        <w:rPr>
          <w:sz w:val="26"/>
          <w:szCs w:val="26"/>
        </w:rPr>
        <w:fldChar w:fldCharType="end"/>
      </w:r>
    </w:p>
    <w:p w14:paraId="31B290FC" w14:textId="3FF32C69" w:rsidR="008862E7" w:rsidRPr="00833388" w:rsidRDefault="00171130" w:rsidP="00F85BA6">
      <w:pPr>
        <w:pStyle w:val="Caption"/>
        <w:spacing w:line="276" w:lineRule="auto"/>
        <w:rPr>
          <w:szCs w:val="26"/>
        </w:rPr>
      </w:pPr>
      <w:bookmarkStart w:id="35" w:name="_Toc232541645"/>
      <w:r>
        <w:t xml:space="preserve">Hình </w:t>
      </w:r>
      <w:r w:rsidR="00F73565">
        <w:fldChar w:fldCharType="begin"/>
      </w:r>
      <w:r w:rsidR="00F73565">
        <w:instrText xml:space="preserve"> STYLEREF 1 \s </w:instrText>
      </w:r>
      <w:r w:rsidR="00F73565">
        <w:fldChar w:fldCharType="separate"/>
      </w:r>
      <w:r w:rsidR="00F73565">
        <w:rPr>
          <w:noProof/>
        </w:rPr>
        <w:t>1</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3</w:t>
      </w:r>
      <w:r w:rsidR="00F73565">
        <w:rPr>
          <w:noProof/>
        </w:rPr>
        <w:fldChar w:fldCharType="end"/>
      </w:r>
      <w:r>
        <w:t xml:space="preserve"> </w:t>
      </w:r>
      <w:r w:rsidR="008862E7" w:rsidRPr="00833388">
        <w:rPr>
          <w:szCs w:val="26"/>
        </w:rPr>
        <w:t>Vai trò của FastAPI trong hệ thống Plant Disease Detector</w:t>
      </w:r>
      <w:bookmarkEnd w:id="35"/>
    </w:p>
    <w:p w14:paraId="2A70DE8D" w14:textId="77777777" w:rsidR="008862E7" w:rsidRPr="00833388" w:rsidRDefault="008862E7" w:rsidP="00F85BA6">
      <w:pPr>
        <w:pStyle w:val="NormalWeb"/>
        <w:spacing w:before="0" w:beforeAutospacing="0" w:after="0" w:afterAutospacing="0" w:line="276" w:lineRule="auto"/>
        <w:jc w:val="both"/>
        <w:rPr>
          <w:sz w:val="26"/>
          <w:szCs w:val="26"/>
        </w:rPr>
      </w:pPr>
      <w:r w:rsidRPr="00833388">
        <w:rPr>
          <w:sz w:val="26"/>
          <w:szCs w:val="26"/>
        </w:rPr>
        <w:t>Các nhiệm vụ chính của FastAPI trong đồ án bao gồm:</w:t>
      </w:r>
    </w:p>
    <w:p w14:paraId="47169A3E"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Tiếp nhận hình ảnh từ ứng dụng iOS.</w:t>
      </w:r>
    </w:p>
    <w:p w14:paraId="49282041"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Kiểm tra định dạng và dung lượng ảnh.</w:t>
      </w:r>
    </w:p>
    <w:p w14:paraId="236A2E63"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Tiền xử lý hình ảnh trước khi dự đoán.</w:t>
      </w:r>
    </w:p>
    <w:p w14:paraId="3B825E76"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Gọi mô hình AI để nhận diện bệnh cây.</w:t>
      </w:r>
    </w:p>
    <w:p w14:paraId="136EAE2F"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Xử lý kết quả dự đoán và độ tin cậy.</w:t>
      </w:r>
    </w:p>
    <w:p w14:paraId="181D0855"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Lưu hình ảnh lên Supabase Storage.</w:t>
      </w:r>
    </w:p>
    <w:p w14:paraId="2CD574C1"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Lưu lịch sử chẩn đoán vào cơ sở dữ liệu.</w:t>
      </w:r>
    </w:p>
    <w:p w14:paraId="13ECDBB8"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Tiếp nhận các trường hợp nghi ngờ chẩn đoán sai.</w:t>
      </w:r>
    </w:p>
    <w:p w14:paraId="00B5DFE3"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Kết nối Gemini API để tạo nội dung tư vấn.</w:t>
      </w:r>
    </w:p>
    <w:p w14:paraId="5C5ACA39"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Kết nối dịch vụ thời tiết để lấy dữ liệu môi trường.</w:t>
      </w:r>
    </w:p>
    <w:p w14:paraId="220CE6D8"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Xác thực yêu cầu của người dùng.</w:t>
      </w:r>
    </w:p>
    <w:p w14:paraId="6400AE41"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Giới hạn số lượng yêu cầu nhằm bảo vệ hệ thống.</w:t>
      </w:r>
    </w:p>
    <w:p w14:paraId="0929DFE3"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t>Trả thông báo lỗi phù hợp cho ứng dụng iOS.</w:t>
      </w:r>
    </w:p>
    <w:p w14:paraId="267ECD00" w14:textId="77777777" w:rsidR="008862E7" w:rsidRPr="00833388" w:rsidRDefault="008862E7" w:rsidP="001572AE">
      <w:pPr>
        <w:pStyle w:val="NormalWeb"/>
        <w:numPr>
          <w:ilvl w:val="0"/>
          <w:numId w:val="36"/>
        </w:numPr>
        <w:spacing w:before="0" w:beforeAutospacing="0" w:after="0" w:afterAutospacing="0" w:line="276" w:lineRule="auto"/>
        <w:jc w:val="both"/>
        <w:rPr>
          <w:sz w:val="26"/>
          <w:szCs w:val="26"/>
        </w:rPr>
      </w:pPr>
      <w:r w:rsidRPr="00833388">
        <w:rPr>
          <w:sz w:val="26"/>
          <w:szCs w:val="26"/>
        </w:rPr>
        <w:lastRenderedPageBreak/>
        <w:t>Cung cấp các API kiểm tra trạng thái hoạt động của backend.</w:t>
      </w:r>
    </w:p>
    <w:p w14:paraId="71E0F7EF" w14:textId="1E160967" w:rsidR="00673FF0" w:rsidRPr="00E97ECC" w:rsidRDefault="00673FF0" w:rsidP="00F85BA6">
      <w:pPr>
        <w:spacing w:line="276" w:lineRule="auto"/>
        <w:jc w:val="both"/>
        <w:rPr>
          <w:szCs w:val="26"/>
        </w:rPr>
      </w:pPr>
    </w:p>
    <w:p w14:paraId="2124CE2F" w14:textId="77777777" w:rsidR="00EA7C2B" w:rsidRDefault="00EA7C2B">
      <w:pPr>
        <w:spacing w:after="160" w:line="278" w:lineRule="auto"/>
        <w:rPr>
          <w:rFonts w:eastAsiaTheme="majorEastAsia" w:cstheme="majorBidi"/>
          <w:b/>
          <w:szCs w:val="40"/>
        </w:rPr>
      </w:pPr>
      <w:r>
        <w:br w:type="page"/>
      </w:r>
    </w:p>
    <w:p w14:paraId="4E7375C1" w14:textId="3E781E07" w:rsidR="00171130" w:rsidRPr="00171130" w:rsidRDefault="00171130" w:rsidP="00EA7C2B">
      <w:pPr>
        <w:pStyle w:val="Heading1"/>
        <w:spacing w:line="276" w:lineRule="auto"/>
        <w:rPr>
          <w:rFonts w:cs="Times New Roman"/>
        </w:rPr>
      </w:pPr>
      <w:bookmarkStart w:id="36" w:name="_Toc232669897"/>
      <w:r>
        <w:lastRenderedPageBreak/>
        <w:t>PHÂN TÍCH VÀ THIẾT KẾ</w:t>
      </w:r>
      <w:bookmarkEnd w:id="36"/>
    </w:p>
    <w:p w14:paraId="5E9478B2" w14:textId="178DD12C" w:rsidR="00673FF0" w:rsidRPr="00833388" w:rsidRDefault="00673FF0" w:rsidP="00F85BA6">
      <w:pPr>
        <w:pStyle w:val="Heading2"/>
        <w:spacing w:line="276" w:lineRule="auto"/>
        <w:rPr>
          <w:lang w:val="vi-VN"/>
        </w:rPr>
      </w:pPr>
      <w:bookmarkStart w:id="37" w:name="_Toc232669898"/>
      <w:r w:rsidRPr="00833388">
        <w:rPr>
          <w:lang w:val="vi-VN"/>
        </w:rPr>
        <w:t>Phân tích yêu cầu</w:t>
      </w:r>
      <w:bookmarkEnd w:id="37"/>
    </w:p>
    <w:p w14:paraId="00E71BA9" w14:textId="3B668880" w:rsidR="00673FF0" w:rsidRPr="00833388" w:rsidRDefault="00673FF0" w:rsidP="00982DA6">
      <w:pPr>
        <w:pStyle w:val="Heading3"/>
        <w:rPr>
          <w:lang w:val="vi-VN"/>
        </w:rPr>
      </w:pPr>
      <w:bookmarkStart w:id="38" w:name="_Toc232669899"/>
      <w:r w:rsidRPr="00833388">
        <w:rPr>
          <w:lang w:val="vi-VN"/>
        </w:rPr>
        <w:t>Tác nhân của hệ thống</w:t>
      </w:r>
      <w:bookmarkEnd w:id="38"/>
    </w:p>
    <w:p w14:paraId="3D1CD173" w14:textId="3EA1FEC3" w:rsidR="00673FF0" w:rsidRDefault="00673FF0" w:rsidP="00F85BA6">
      <w:pPr>
        <w:spacing w:line="276" w:lineRule="auto"/>
        <w:jc w:val="both"/>
        <w:rPr>
          <w:szCs w:val="26"/>
          <w:lang w:val="vi-VN"/>
        </w:rPr>
      </w:pPr>
      <w:r w:rsidRPr="00833388">
        <w:rPr>
          <w:szCs w:val="26"/>
          <w:lang w:val="vi-VN"/>
        </w:rPr>
        <w:t xml:space="preserve">Bảng dưới đây mô tả tất cả các tác nhân tham gia vào hệ thống. </w:t>
      </w:r>
    </w:p>
    <w:tbl>
      <w:tblPr>
        <w:tblStyle w:val="TableGrid"/>
        <w:tblW w:w="0" w:type="auto"/>
        <w:tblInd w:w="0" w:type="dxa"/>
        <w:tblLook w:val="04A0" w:firstRow="1" w:lastRow="0" w:firstColumn="1" w:lastColumn="0" w:noHBand="0" w:noVBand="1"/>
      </w:tblPr>
      <w:tblGrid>
        <w:gridCol w:w="1555"/>
        <w:gridCol w:w="6943"/>
      </w:tblGrid>
      <w:tr w:rsidR="00171130" w14:paraId="6004FF70" w14:textId="77777777" w:rsidTr="00171130">
        <w:tc>
          <w:tcPr>
            <w:tcW w:w="1555" w:type="dxa"/>
          </w:tcPr>
          <w:p w14:paraId="00FE2EEC" w14:textId="24222736" w:rsidR="00171130" w:rsidRDefault="00171130" w:rsidP="00F85BA6">
            <w:pPr>
              <w:spacing w:line="276" w:lineRule="auto"/>
              <w:jc w:val="center"/>
              <w:rPr>
                <w:szCs w:val="26"/>
                <w:lang w:val="vi-VN"/>
              </w:rPr>
            </w:pPr>
            <w:r w:rsidRPr="00833388">
              <w:rPr>
                <w:b/>
                <w:bCs/>
                <w:color w:val="1F1F1F"/>
                <w:szCs w:val="26"/>
              </w:rPr>
              <w:t>Tác nhân</w:t>
            </w:r>
          </w:p>
        </w:tc>
        <w:tc>
          <w:tcPr>
            <w:tcW w:w="6943" w:type="dxa"/>
          </w:tcPr>
          <w:p w14:paraId="325ACA05" w14:textId="4D46F93D" w:rsidR="00171130" w:rsidRDefault="00171130" w:rsidP="00F85BA6">
            <w:pPr>
              <w:spacing w:line="276" w:lineRule="auto"/>
              <w:jc w:val="center"/>
              <w:rPr>
                <w:szCs w:val="26"/>
                <w:lang w:val="vi-VN"/>
              </w:rPr>
            </w:pPr>
            <w:r w:rsidRPr="00833388">
              <w:rPr>
                <w:b/>
                <w:bCs/>
                <w:color w:val="1F1F1F"/>
                <w:szCs w:val="26"/>
              </w:rPr>
              <w:t>Mô tả</w:t>
            </w:r>
          </w:p>
        </w:tc>
      </w:tr>
      <w:tr w:rsidR="00171130" w:rsidRPr="000327AB" w14:paraId="6C1FB656" w14:textId="77777777" w:rsidTr="00171130">
        <w:tc>
          <w:tcPr>
            <w:tcW w:w="1555" w:type="dxa"/>
          </w:tcPr>
          <w:p w14:paraId="3AC862AD" w14:textId="5E0C2B6B" w:rsidR="00171130" w:rsidRDefault="00171130" w:rsidP="00F85BA6">
            <w:pPr>
              <w:spacing w:line="276" w:lineRule="auto"/>
              <w:jc w:val="both"/>
              <w:rPr>
                <w:szCs w:val="26"/>
                <w:lang w:val="vi-VN"/>
              </w:rPr>
            </w:pPr>
            <w:r w:rsidRPr="00833388">
              <w:rPr>
                <w:b/>
                <w:bCs/>
                <w:color w:val="1F1F1F"/>
                <w:szCs w:val="26"/>
              </w:rPr>
              <w:t>Khách</w:t>
            </w:r>
          </w:p>
        </w:tc>
        <w:tc>
          <w:tcPr>
            <w:tcW w:w="6943" w:type="dxa"/>
          </w:tcPr>
          <w:p w14:paraId="347E4B68" w14:textId="13EA8E60" w:rsidR="00171130" w:rsidRDefault="00171130" w:rsidP="00F85BA6">
            <w:pPr>
              <w:spacing w:line="276" w:lineRule="auto"/>
              <w:rPr>
                <w:szCs w:val="26"/>
                <w:lang w:val="vi-VN"/>
              </w:rPr>
            </w:pPr>
            <w:r w:rsidRPr="00171130">
              <w:rPr>
                <w:color w:val="1F1F1F"/>
                <w:szCs w:val="26"/>
                <w:lang w:val="vi-VN"/>
              </w:rPr>
              <w:t xml:space="preserve">- Truy cập ứng dụng ở chế độ khách. </w:t>
            </w:r>
            <w:r w:rsidRPr="00171130">
              <w:rPr>
                <w:color w:val="1F1F1F"/>
                <w:szCs w:val="26"/>
                <w:lang w:val="vi-VN"/>
              </w:rPr>
              <w:br/>
              <w:t xml:space="preserve">- Sử dụng một số chức năng cơ bản mà không cần đăng nhập. </w:t>
            </w:r>
            <w:r w:rsidRPr="00171130">
              <w:rPr>
                <w:color w:val="1F1F1F"/>
                <w:szCs w:val="26"/>
                <w:lang w:val="vi-VN"/>
              </w:rPr>
              <w:br/>
              <w:t>- Đăng ký hoặc đăng nhập để sử dụng đầy đủ chức năng của hệ thống.</w:t>
            </w:r>
          </w:p>
        </w:tc>
      </w:tr>
      <w:tr w:rsidR="00171130" w:rsidRPr="000327AB" w14:paraId="67FC0176" w14:textId="77777777" w:rsidTr="00171130">
        <w:tc>
          <w:tcPr>
            <w:tcW w:w="1555" w:type="dxa"/>
          </w:tcPr>
          <w:p w14:paraId="17A2EE1E" w14:textId="22B5A347" w:rsidR="00171130" w:rsidRDefault="00171130" w:rsidP="00F85BA6">
            <w:pPr>
              <w:spacing w:line="276" w:lineRule="auto"/>
              <w:jc w:val="both"/>
              <w:rPr>
                <w:szCs w:val="26"/>
                <w:lang w:val="vi-VN"/>
              </w:rPr>
            </w:pPr>
            <w:r w:rsidRPr="00833388">
              <w:rPr>
                <w:b/>
                <w:bCs/>
                <w:color w:val="1F1F1F"/>
                <w:szCs w:val="26"/>
              </w:rPr>
              <w:t>Người dùng</w:t>
            </w:r>
          </w:p>
        </w:tc>
        <w:tc>
          <w:tcPr>
            <w:tcW w:w="6943" w:type="dxa"/>
          </w:tcPr>
          <w:p w14:paraId="6095A586" w14:textId="2D45910B" w:rsidR="00171130" w:rsidRDefault="00171130" w:rsidP="00F85BA6">
            <w:pPr>
              <w:spacing w:line="276" w:lineRule="auto"/>
              <w:rPr>
                <w:szCs w:val="26"/>
                <w:lang w:val="vi-VN"/>
              </w:rPr>
            </w:pPr>
            <w:r w:rsidRPr="00171130">
              <w:rPr>
                <w:szCs w:val="26"/>
                <w:lang w:val="vi-VN"/>
              </w:rPr>
              <w:t xml:space="preserve">- Đăng nhập và quản lý tài khoản cá nhân. </w:t>
            </w:r>
            <w:r w:rsidRPr="00171130">
              <w:rPr>
                <w:szCs w:val="26"/>
                <w:lang w:val="vi-VN"/>
              </w:rPr>
              <w:br/>
              <w:t xml:space="preserve">- Chụp ảnh hoặc chọn ảnh cây trồng từ thư viện. </w:t>
            </w:r>
            <w:r w:rsidRPr="00171130">
              <w:rPr>
                <w:szCs w:val="26"/>
                <w:lang w:val="vi-VN"/>
              </w:rPr>
              <w:br/>
              <w:t xml:space="preserve">- Thực hiện chẩn đoán bệnh cây. </w:t>
            </w:r>
            <w:r w:rsidRPr="00171130">
              <w:rPr>
                <w:szCs w:val="26"/>
                <w:lang w:val="vi-VN"/>
              </w:rPr>
              <w:br/>
              <w:t xml:space="preserve">- Xem kết quả nhận diện bệnh cây. </w:t>
            </w:r>
            <w:r w:rsidRPr="00171130">
              <w:rPr>
                <w:szCs w:val="26"/>
                <w:lang w:val="vi-VN"/>
              </w:rPr>
              <w:br/>
              <w:t xml:space="preserve">- Xem lịch sử chẩn đoán. </w:t>
            </w:r>
            <w:r w:rsidRPr="00171130">
              <w:rPr>
                <w:szCs w:val="26"/>
                <w:lang w:val="vi-VN"/>
              </w:rPr>
              <w:br/>
              <w:t xml:space="preserve">- Quản lý cây trồng cá nhân. </w:t>
            </w:r>
            <w:r w:rsidRPr="00171130">
              <w:rPr>
                <w:szCs w:val="26"/>
                <w:lang w:val="vi-VN"/>
              </w:rPr>
              <w:br/>
              <w:t xml:space="preserve">- Xem thời tiết nông nghiệp. </w:t>
            </w:r>
            <w:r w:rsidRPr="00171130">
              <w:rPr>
                <w:szCs w:val="26"/>
                <w:lang w:val="vi-VN"/>
              </w:rPr>
              <w:br/>
              <w:t xml:space="preserve">- Xem bản đồ ổ dịch. </w:t>
            </w:r>
            <w:r w:rsidRPr="00171130">
              <w:rPr>
                <w:szCs w:val="26"/>
                <w:lang w:val="vi-VN"/>
              </w:rPr>
              <w:br/>
              <w:t xml:space="preserve">- Sử dụng trợ lý AI để nhận tư vấn chăm sóc cây. </w:t>
            </w:r>
            <w:r w:rsidRPr="00171130">
              <w:rPr>
                <w:szCs w:val="26"/>
                <w:lang w:val="vi-VN"/>
              </w:rPr>
              <w:br/>
              <w:t>- Gửi phản hồi đối với các kết quả chưa chính xác.</w:t>
            </w:r>
          </w:p>
        </w:tc>
      </w:tr>
      <w:tr w:rsidR="00171130" w:rsidRPr="000327AB" w14:paraId="71616D0C" w14:textId="77777777" w:rsidTr="00171130">
        <w:tc>
          <w:tcPr>
            <w:tcW w:w="1555" w:type="dxa"/>
          </w:tcPr>
          <w:p w14:paraId="49D0E867" w14:textId="31361302" w:rsidR="00171130" w:rsidRDefault="00171130" w:rsidP="00F85BA6">
            <w:pPr>
              <w:spacing w:line="276" w:lineRule="auto"/>
              <w:jc w:val="both"/>
              <w:rPr>
                <w:szCs w:val="26"/>
                <w:lang w:val="vi-VN"/>
              </w:rPr>
            </w:pPr>
            <w:r w:rsidRPr="00833388">
              <w:rPr>
                <w:b/>
                <w:bCs/>
                <w:color w:val="1F1F1F"/>
                <w:szCs w:val="26"/>
              </w:rPr>
              <w:t>Chuyên gia</w:t>
            </w:r>
          </w:p>
        </w:tc>
        <w:tc>
          <w:tcPr>
            <w:tcW w:w="6943" w:type="dxa"/>
          </w:tcPr>
          <w:p w14:paraId="6E709DC4" w14:textId="02840E18" w:rsidR="00171130" w:rsidRDefault="00171130" w:rsidP="00F85BA6">
            <w:pPr>
              <w:spacing w:line="276" w:lineRule="auto"/>
              <w:rPr>
                <w:szCs w:val="26"/>
                <w:lang w:val="vi-VN"/>
              </w:rPr>
            </w:pPr>
            <w:r w:rsidRPr="00171130">
              <w:rPr>
                <w:szCs w:val="26"/>
                <w:lang w:val="vi-VN"/>
              </w:rPr>
              <w:t xml:space="preserve">Xem các trường hợp phản hồi từ người dùng. </w:t>
            </w:r>
            <w:r w:rsidRPr="00171130">
              <w:rPr>
                <w:szCs w:val="26"/>
                <w:lang w:val="vi-VN"/>
              </w:rPr>
              <w:br/>
              <w:t xml:space="preserve">- Thẩm định các ca có độ tin cậy thấp. </w:t>
            </w:r>
            <w:r w:rsidRPr="00171130">
              <w:rPr>
                <w:szCs w:val="26"/>
                <w:lang w:val="vi-VN"/>
              </w:rPr>
              <w:br/>
              <w:t xml:space="preserve">- Cập nhật kết quả chuyên môn. </w:t>
            </w:r>
            <w:r w:rsidRPr="00171130">
              <w:rPr>
                <w:szCs w:val="26"/>
                <w:lang w:val="vi-VN"/>
              </w:rPr>
              <w:br/>
              <w:t>- Hỗ trợ tư vấn và cải thiện chất lượng dữ liệu hệ thống.</w:t>
            </w:r>
          </w:p>
        </w:tc>
      </w:tr>
      <w:tr w:rsidR="00171130" w:rsidRPr="000327AB" w14:paraId="4F223BF7" w14:textId="77777777" w:rsidTr="00171130">
        <w:tc>
          <w:tcPr>
            <w:tcW w:w="1555" w:type="dxa"/>
          </w:tcPr>
          <w:p w14:paraId="41A16783" w14:textId="0FE27258" w:rsidR="00171130" w:rsidRDefault="00171130" w:rsidP="00F85BA6">
            <w:pPr>
              <w:spacing w:line="276" w:lineRule="auto"/>
              <w:jc w:val="both"/>
              <w:rPr>
                <w:szCs w:val="26"/>
                <w:lang w:val="vi-VN"/>
              </w:rPr>
            </w:pPr>
            <w:r w:rsidRPr="00833388">
              <w:rPr>
                <w:b/>
                <w:bCs/>
                <w:color w:val="1F1F1F"/>
                <w:szCs w:val="26"/>
              </w:rPr>
              <w:t>Server AI</w:t>
            </w:r>
          </w:p>
        </w:tc>
        <w:tc>
          <w:tcPr>
            <w:tcW w:w="6943" w:type="dxa"/>
          </w:tcPr>
          <w:p w14:paraId="7D4953E3" w14:textId="77777777" w:rsidR="00171130" w:rsidRPr="00833388" w:rsidRDefault="00171130" w:rsidP="00F85BA6">
            <w:pPr>
              <w:spacing w:line="276" w:lineRule="auto"/>
              <w:jc w:val="both"/>
              <w:rPr>
                <w:szCs w:val="26"/>
                <w:lang w:val="vi-VN"/>
              </w:rPr>
            </w:pPr>
            <w:r w:rsidRPr="00833388">
              <w:rPr>
                <w:szCs w:val="26"/>
                <w:lang w:val="vi-VN"/>
              </w:rPr>
              <w:t>- Tiếp nhận yêu cầu chẩn đoán từ ứng dụng qua FastAPI</w:t>
            </w:r>
          </w:p>
          <w:p w14:paraId="012414F8" w14:textId="77777777" w:rsidR="00171130" w:rsidRPr="003751DE" w:rsidRDefault="00171130" w:rsidP="00F85BA6">
            <w:pPr>
              <w:spacing w:line="276" w:lineRule="auto"/>
              <w:jc w:val="both"/>
              <w:rPr>
                <w:szCs w:val="26"/>
                <w:lang w:val="vi-VN"/>
              </w:rPr>
            </w:pPr>
            <w:r w:rsidRPr="003751DE">
              <w:rPr>
                <w:szCs w:val="26"/>
                <w:lang w:val="vi-VN"/>
              </w:rPr>
              <w:t xml:space="preserve">- Thực thi mô hình AI để phân loại tên bệnh dựa trên hình ảnh lá cây. </w:t>
            </w:r>
          </w:p>
          <w:p w14:paraId="680CD3B2" w14:textId="0C2A79CF" w:rsidR="00171130" w:rsidRPr="003751DE" w:rsidRDefault="00171130" w:rsidP="00F85BA6">
            <w:pPr>
              <w:spacing w:line="276" w:lineRule="auto"/>
              <w:jc w:val="both"/>
              <w:rPr>
                <w:szCs w:val="26"/>
                <w:lang w:val="vi-VN"/>
              </w:rPr>
            </w:pPr>
            <w:r w:rsidRPr="003751DE">
              <w:rPr>
                <w:szCs w:val="26"/>
                <w:lang w:val="vi-VN"/>
              </w:rPr>
              <w:t xml:space="preserve">- Thực hiện các thao tác truy xuất, lưu trữ và phản hồi dữ liệu người dùng thông qua SQL Database. </w:t>
            </w:r>
          </w:p>
        </w:tc>
      </w:tr>
      <w:tr w:rsidR="00171130" w:rsidRPr="000327AB" w14:paraId="1F405E68" w14:textId="77777777" w:rsidTr="00171130">
        <w:tc>
          <w:tcPr>
            <w:tcW w:w="1555" w:type="dxa"/>
          </w:tcPr>
          <w:p w14:paraId="6F634693" w14:textId="55B5C044" w:rsidR="00171130" w:rsidRDefault="00171130" w:rsidP="00F85BA6">
            <w:pPr>
              <w:spacing w:line="276" w:lineRule="auto"/>
              <w:jc w:val="both"/>
              <w:rPr>
                <w:szCs w:val="26"/>
                <w:lang w:val="vi-VN"/>
              </w:rPr>
            </w:pPr>
            <w:r w:rsidRPr="00833388">
              <w:rPr>
                <w:b/>
                <w:bCs/>
                <w:color w:val="1F1F1F"/>
                <w:szCs w:val="26"/>
              </w:rPr>
              <w:t>Map API</w:t>
            </w:r>
          </w:p>
        </w:tc>
        <w:tc>
          <w:tcPr>
            <w:tcW w:w="6943" w:type="dxa"/>
          </w:tcPr>
          <w:p w14:paraId="4E97590E" w14:textId="389DCBF7" w:rsidR="00171130" w:rsidRDefault="00171130" w:rsidP="00F85BA6">
            <w:pPr>
              <w:spacing w:line="276" w:lineRule="auto"/>
              <w:rPr>
                <w:szCs w:val="26"/>
                <w:lang w:val="vi-VN"/>
              </w:rPr>
            </w:pPr>
            <w:r w:rsidRPr="00833388">
              <w:rPr>
                <w:color w:val="1F1F1F"/>
                <w:szCs w:val="26"/>
                <w:lang w:val="vi-VN"/>
              </w:rPr>
              <w:t>-</w:t>
            </w:r>
            <w:r w:rsidRPr="00171130">
              <w:rPr>
                <w:color w:val="1F1F1F"/>
                <w:szCs w:val="26"/>
                <w:lang w:val="vi-VN"/>
              </w:rPr>
              <w:t xml:space="preserve"> Cung cấp dữ liệu bản đồ nền để ứng dụng hiển thị các điểm nóng dịch bệnh dựa trên tọa độ GPS.</w:t>
            </w:r>
          </w:p>
        </w:tc>
      </w:tr>
      <w:tr w:rsidR="00171130" w14:paraId="7D3F82E8" w14:textId="77777777" w:rsidTr="00171130">
        <w:tc>
          <w:tcPr>
            <w:tcW w:w="1555" w:type="dxa"/>
          </w:tcPr>
          <w:p w14:paraId="6AB9BC2A" w14:textId="088E02D5" w:rsidR="00171130" w:rsidRPr="00833388" w:rsidRDefault="00171130" w:rsidP="00F85BA6">
            <w:pPr>
              <w:spacing w:line="276" w:lineRule="auto"/>
              <w:jc w:val="both"/>
              <w:rPr>
                <w:b/>
                <w:bCs/>
                <w:color w:val="1F1F1F"/>
                <w:szCs w:val="26"/>
              </w:rPr>
            </w:pPr>
            <w:r w:rsidRPr="00833388">
              <w:rPr>
                <w:b/>
                <w:bCs/>
                <w:color w:val="1F1F1F"/>
                <w:szCs w:val="26"/>
              </w:rPr>
              <w:t>Weather API</w:t>
            </w:r>
          </w:p>
        </w:tc>
        <w:tc>
          <w:tcPr>
            <w:tcW w:w="6943" w:type="dxa"/>
          </w:tcPr>
          <w:p w14:paraId="72749330" w14:textId="4B0F654B" w:rsidR="00171130" w:rsidRPr="00833388" w:rsidRDefault="00171130" w:rsidP="00F85BA6">
            <w:pPr>
              <w:spacing w:line="276" w:lineRule="auto"/>
              <w:rPr>
                <w:color w:val="1F1F1F"/>
                <w:szCs w:val="26"/>
                <w:lang w:val="vi-VN"/>
              </w:rPr>
            </w:pPr>
            <w:r w:rsidRPr="00833388">
              <w:rPr>
                <w:szCs w:val="26"/>
              </w:rPr>
              <w:t xml:space="preserve">- Cung cấp dữ liệu thời tiết và dự báo theo vị trí người dùng. </w:t>
            </w:r>
            <w:r w:rsidRPr="00833388">
              <w:rPr>
                <w:szCs w:val="26"/>
              </w:rPr>
              <w:br/>
              <w:t>- Hỗ trợ đưa ra các khuyến nghị chăm sóc cây phù hợp với điều kiện môi trường.</w:t>
            </w:r>
          </w:p>
        </w:tc>
      </w:tr>
    </w:tbl>
    <w:p w14:paraId="4230564F" w14:textId="3F6D999D" w:rsidR="00673FF0" w:rsidRPr="00171130" w:rsidRDefault="000F6FA6" w:rsidP="00F85BA6">
      <w:pPr>
        <w:keepNext/>
        <w:spacing w:line="276" w:lineRule="auto"/>
        <w:jc w:val="center"/>
        <w:rPr>
          <w:szCs w:val="26"/>
          <w:lang w:val="vi-VN"/>
        </w:rPr>
      </w:pPr>
      <w:bookmarkStart w:id="39" w:name="_Toc232541197"/>
      <w:r w:rsidRPr="000F6FA6">
        <w:rPr>
          <w:b/>
          <w:bCs/>
          <w:lang w:val="vi-VN"/>
        </w:rPr>
        <w:lastRenderedPageBreak/>
        <w:t xml:space="preserve">Bảng </w:t>
      </w:r>
      <w:r w:rsidR="00982DA6">
        <w:rPr>
          <w:b/>
          <w:bCs/>
          <w:lang w:val="vi-VN"/>
        </w:rPr>
        <w:fldChar w:fldCharType="begin"/>
      </w:r>
      <w:r w:rsidR="00982DA6">
        <w:rPr>
          <w:b/>
          <w:bCs/>
          <w:lang w:val="vi-VN"/>
        </w:rPr>
        <w:instrText xml:space="preserve"> STYLEREF 1 \s </w:instrText>
      </w:r>
      <w:r w:rsidR="00982DA6">
        <w:rPr>
          <w:b/>
          <w:bCs/>
          <w:lang w:val="vi-VN"/>
        </w:rPr>
        <w:fldChar w:fldCharType="separate"/>
      </w:r>
      <w:r w:rsidR="00982DA6">
        <w:rPr>
          <w:b/>
          <w:bCs/>
          <w:noProof/>
          <w:lang w:val="vi-VN"/>
        </w:rPr>
        <w:t>2</w:t>
      </w:r>
      <w:r w:rsidR="00982DA6">
        <w:rPr>
          <w:b/>
          <w:bCs/>
          <w:lang w:val="vi-VN"/>
        </w:rPr>
        <w:fldChar w:fldCharType="end"/>
      </w:r>
      <w:r w:rsidR="00982DA6">
        <w:rPr>
          <w:b/>
          <w:bCs/>
          <w:lang w:val="vi-VN"/>
        </w:rPr>
        <w:t>.</w:t>
      </w:r>
      <w:r w:rsidR="00982DA6">
        <w:rPr>
          <w:b/>
          <w:bCs/>
          <w:lang w:val="vi-VN"/>
        </w:rPr>
        <w:fldChar w:fldCharType="begin"/>
      </w:r>
      <w:r w:rsidR="00982DA6">
        <w:rPr>
          <w:b/>
          <w:bCs/>
          <w:lang w:val="vi-VN"/>
        </w:rPr>
        <w:instrText xml:space="preserve"> SEQ Bảng \* ARABIC \s 1 </w:instrText>
      </w:r>
      <w:r w:rsidR="00982DA6">
        <w:rPr>
          <w:b/>
          <w:bCs/>
          <w:lang w:val="vi-VN"/>
        </w:rPr>
        <w:fldChar w:fldCharType="separate"/>
      </w:r>
      <w:r w:rsidR="00982DA6">
        <w:rPr>
          <w:b/>
          <w:bCs/>
          <w:noProof/>
          <w:lang w:val="vi-VN"/>
        </w:rPr>
        <w:t>1</w:t>
      </w:r>
      <w:r w:rsidR="00982DA6">
        <w:rPr>
          <w:b/>
          <w:bCs/>
          <w:lang w:val="vi-VN"/>
        </w:rPr>
        <w:fldChar w:fldCharType="end"/>
      </w:r>
      <w:r w:rsidRPr="000F6FA6">
        <w:rPr>
          <w:b/>
          <w:bCs/>
          <w:lang w:val="vi-VN"/>
        </w:rPr>
        <w:t xml:space="preserve"> </w:t>
      </w:r>
      <w:r w:rsidRPr="000F6FA6">
        <w:rPr>
          <w:b/>
          <w:bCs/>
          <w:szCs w:val="26"/>
          <w:lang w:val="vi-VN"/>
        </w:rPr>
        <w:t>Bảng mô tả tác nhân</w:t>
      </w:r>
      <w:bookmarkEnd w:id="39"/>
    </w:p>
    <w:p w14:paraId="536BD9B5" w14:textId="7ECD9042" w:rsidR="00673FF0" w:rsidRPr="00833388" w:rsidRDefault="00673FF0" w:rsidP="00F85BA6">
      <w:pPr>
        <w:pStyle w:val="Heading3"/>
        <w:spacing w:line="276" w:lineRule="auto"/>
      </w:pPr>
      <w:bookmarkStart w:id="40" w:name="_Toc232669900"/>
      <w:r w:rsidRPr="00833388">
        <w:t>Yêu cầu chức năng</w:t>
      </w:r>
      <w:bookmarkEnd w:id="40"/>
    </w:p>
    <w:p w14:paraId="3B64D89D" w14:textId="77777777" w:rsidR="00EA7C2B" w:rsidRDefault="00673FF0" w:rsidP="00EA7C2B">
      <w:pPr>
        <w:spacing w:line="276" w:lineRule="auto"/>
        <w:jc w:val="both"/>
        <w:rPr>
          <w:szCs w:val="26"/>
        </w:rPr>
      </w:pPr>
      <w:r w:rsidRPr="00833388">
        <w:rPr>
          <w:szCs w:val="26"/>
        </w:rPr>
        <w:t xml:space="preserve">Các chức năng chính của hệ thống bao gồm: </w:t>
      </w:r>
    </w:p>
    <w:p w14:paraId="6F2DBB9E" w14:textId="368638C0" w:rsidR="00673FF0" w:rsidRPr="00EA7C2B" w:rsidRDefault="00673FF0" w:rsidP="00EA7C2B">
      <w:pPr>
        <w:pStyle w:val="ListParagraph"/>
        <w:numPr>
          <w:ilvl w:val="0"/>
          <w:numId w:val="50"/>
        </w:numPr>
        <w:spacing w:line="276" w:lineRule="auto"/>
        <w:ind w:left="426"/>
        <w:jc w:val="both"/>
        <w:rPr>
          <w:b/>
          <w:bCs/>
          <w:szCs w:val="26"/>
        </w:rPr>
      </w:pPr>
      <w:r w:rsidRPr="00EA7C2B">
        <w:rPr>
          <w:b/>
          <w:bCs/>
        </w:rPr>
        <w:t>Nhóm chức năng dành cho Khách</w:t>
      </w:r>
    </w:p>
    <w:p w14:paraId="2686D8B7" w14:textId="77777777" w:rsidR="000F6FA6" w:rsidRDefault="00673FF0" w:rsidP="00F85BA6">
      <w:pPr>
        <w:pStyle w:val="ListParagraph"/>
        <w:numPr>
          <w:ilvl w:val="0"/>
          <w:numId w:val="2"/>
        </w:numPr>
        <w:spacing w:line="276" w:lineRule="auto"/>
        <w:jc w:val="both"/>
        <w:rPr>
          <w:szCs w:val="26"/>
        </w:rPr>
      </w:pPr>
      <w:r w:rsidRPr="000F6FA6">
        <w:rPr>
          <w:szCs w:val="26"/>
        </w:rPr>
        <w:t>YC-01. Xem thông tin ứng dụng: Khách có thể xem các bài viết giới thiệu về tính năng và lợi ích của ứng dụng.</w:t>
      </w:r>
    </w:p>
    <w:p w14:paraId="38972125" w14:textId="77777777" w:rsidR="000F6FA6" w:rsidRDefault="00673FF0" w:rsidP="00F85BA6">
      <w:pPr>
        <w:pStyle w:val="ListParagraph"/>
        <w:numPr>
          <w:ilvl w:val="0"/>
          <w:numId w:val="2"/>
        </w:numPr>
        <w:spacing w:line="276" w:lineRule="auto"/>
        <w:jc w:val="both"/>
        <w:rPr>
          <w:szCs w:val="26"/>
        </w:rPr>
      </w:pPr>
      <w:r w:rsidRPr="000F6FA6">
        <w:rPr>
          <w:szCs w:val="26"/>
        </w:rPr>
        <w:t xml:space="preserve">YC-02. </w:t>
      </w:r>
      <w:r w:rsidRPr="000F6FA6">
        <w:rPr>
          <w:szCs w:val="26"/>
          <w:lang w:val="vi-VN"/>
        </w:rPr>
        <w:t>Xem thông tin công khai</w:t>
      </w:r>
      <w:r w:rsidRPr="000F6FA6">
        <w:rPr>
          <w:szCs w:val="26"/>
        </w:rPr>
        <w:t>: Cho phép xem một số nội dung hỗ trợ được công khai.</w:t>
      </w:r>
    </w:p>
    <w:p w14:paraId="567DC488" w14:textId="34EE64A0" w:rsidR="00673FF0" w:rsidRPr="000F6FA6" w:rsidRDefault="00673FF0" w:rsidP="00F85BA6">
      <w:pPr>
        <w:pStyle w:val="ListParagraph"/>
        <w:numPr>
          <w:ilvl w:val="0"/>
          <w:numId w:val="2"/>
        </w:numPr>
        <w:spacing w:line="276" w:lineRule="auto"/>
        <w:jc w:val="both"/>
        <w:rPr>
          <w:szCs w:val="26"/>
        </w:rPr>
      </w:pPr>
      <w:r w:rsidRPr="000F6FA6">
        <w:rPr>
          <w:szCs w:val="26"/>
        </w:rPr>
        <w:t>YC-03. Đăng ký tài khoản: Khách có thể đăng ký tài khoản mới bằng email hoặc số điện thoại để trở thành Người dùng chính thức.</w:t>
      </w:r>
    </w:p>
    <w:p w14:paraId="31E982E1" w14:textId="6051D47C" w:rsidR="00673FF0" w:rsidRPr="00EA7C2B" w:rsidRDefault="00673FF0" w:rsidP="00EA7C2B">
      <w:pPr>
        <w:pStyle w:val="ListParagraph"/>
        <w:numPr>
          <w:ilvl w:val="0"/>
          <w:numId w:val="50"/>
        </w:numPr>
        <w:spacing w:line="276" w:lineRule="auto"/>
        <w:ind w:left="426"/>
        <w:jc w:val="both"/>
        <w:rPr>
          <w:b/>
          <w:bCs/>
        </w:rPr>
      </w:pPr>
      <w:r w:rsidRPr="00EA7C2B">
        <w:rPr>
          <w:b/>
          <w:bCs/>
        </w:rPr>
        <w:t>Nhóm chức năng dành cho Người dùng</w:t>
      </w:r>
    </w:p>
    <w:p w14:paraId="005CB36E" w14:textId="77777777" w:rsidR="000F6FA6" w:rsidRDefault="00673FF0" w:rsidP="00F85BA6">
      <w:pPr>
        <w:pStyle w:val="ListParagraph"/>
        <w:numPr>
          <w:ilvl w:val="0"/>
          <w:numId w:val="2"/>
        </w:numPr>
        <w:spacing w:line="276" w:lineRule="auto"/>
        <w:jc w:val="both"/>
        <w:rPr>
          <w:szCs w:val="26"/>
        </w:rPr>
      </w:pPr>
      <w:r w:rsidRPr="000F6FA6">
        <w:rPr>
          <w:szCs w:val="26"/>
        </w:rPr>
        <w:t>YC-04. Quản lý tài khoản: Cho phép người dùng đăng nhập, đăng xuất, đổi mật khẩu và cập nhật thông tin cá nhân.</w:t>
      </w:r>
    </w:p>
    <w:p w14:paraId="744FC7B1" w14:textId="390E9AFD" w:rsidR="00673FF0" w:rsidRPr="000F6FA6" w:rsidRDefault="00673FF0" w:rsidP="00F85BA6">
      <w:pPr>
        <w:pStyle w:val="ListParagraph"/>
        <w:numPr>
          <w:ilvl w:val="0"/>
          <w:numId w:val="2"/>
        </w:numPr>
        <w:spacing w:line="276" w:lineRule="auto"/>
        <w:jc w:val="both"/>
        <w:rPr>
          <w:szCs w:val="26"/>
        </w:rPr>
      </w:pPr>
      <w:r w:rsidRPr="000F6FA6">
        <w:rPr>
          <w:szCs w:val="26"/>
        </w:rPr>
        <w:t>YC-05. Cập nhật hình ảnh: Người dùng có thể sử dụng camera của thiết bị iOS để chụp ảnh trực tiếp hoặc tải ảnh lá cây lên từ thư viện ảnh.</w:t>
      </w:r>
    </w:p>
    <w:p w14:paraId="33ACB4F5" w14:textId="77777777" w:rsidR="00673FF0" w:rsidRPr="00833388" w:rsidRDefault="00673FF0" w:rsidP="00F85BA6">
      <w:pPr>
        <w:pStyle w:val="ListParagraph"/>
        <w:numPr>
          <w:ilvl w:val="0"/>
          <w:numId w:val="2"/>
        </w:numPr>
        <w:spacing w:line="276" w:lineRule="auto"/>
        <w:jc w:val="both"/>
        <w:rPr>
          <w:szCs w:val="26"/>
        </w:rPr>
      </w:pPr>
      <w:r w:rsidRPr="00833388">
        <w:rPr>
          <w:szCs w:val="26"/>
        </w:rPr>
        <w:t>YC-06. Chẩn đoán bệnh : Gửi hình ảnh lên hệ thống để nhận kết quả phân loại.</w:t>
      </w:r>
    </w:p>
    <w:p w14:paraId="03A6E4D0" w14:textId="77777777" w:rsidR="00673FF0" w:rsidRPr="00833388" w:rsidRDefault="00673FF0" w:rsidP="00F85BA6">
      <w:pPr>
        <w:pStyle w:val="ListParagraph"/>
        <w:numPr>
          <w:ilvl w:val="0"/>
          <w:numId w:val="2"/>
        </w:numPr>
        <w:spacing w:line="276" w:lineRule="auto"/>
        <w:jc w:val="both"/>
        <w:rPr>
          <w:szCs w:val="26"/>
        </w:rPr>
      </w:pPr>
      <w:r w:rsidRPr="00833388">
        <w:rPr>
          <w:szCs w:val="26"/>
        </w:rPr>
        <w:t>YC-07. Xem chi tiết và khuyến cáo: Hiển thị thông tin chi tiết về loại bệnh vừa được chẩn đoán, nguyên nhân và các biện pháp xử lý, phòng ngừa tương ứng.</w:t>
      </w:r>
    </w:p>
    <w:p w14:paraId="34A4AFD1" w14:textId="77777777" w:rsidR="00673FF0" w:rsidRPr="00833388" w:rsidRDefault="00673FF0" w:rsidP="00F85BA6">
      <w:pPr>
        <w:pStyle w:val="ListParagraph"/>
        <w:numPr>
          <w:ilvl w:val="0"/>
          <w:numId w:val="2"/>
        </w:numPr>
        <w:spacing w:line="276" w:lineRule="auto"/>
        <w:jc w:val="both"/>
        <w:rPr>
          <w:szCs w:val="26"/>
        </w:rPr>
      </w:pPr>
      <w:r w:rsidRPr="00833388">
        <w:rPr>
          <w:szCs w:val="26"/>
        </w:rPr>
        <w:t>YC-08. Quản lý lịch sử chẩn đoán: Xem lại danh sách các lần kiểm tra bệnh trước đây. Tính năng này yêu cầu đồng bộ dữ liệu với SQL Database trên máy chủ để người dùng có thể xem lại trên các thiết bị khác nhau.</w:t>
      </w:r>
    </w:p>
    <w:p w14:paraId="2CF9BDDE" w14:textId="77777777" w:rsidR="00673FF0" w:rsidRPr="00833388" w:rsidRDefault="00673FF0" w:rsidP="00F85BA6">
      <w:pPr>
        <w:pStyle w:val="ListParagraph"/>
        <w:numPr>
          <w:ilvl w:val="0"/>
          <w:numId w:val="2"/>
        </w:numPr>
        <w:spacing w:line="276" w:lineRule="auto"/>
        <w:jc w:val="both"/>
        <w:rPr>
          <w:szCs w:val="26"/>
        </w:rPr>
      </w:pPr>
      <w:r w:rsidRPr="00833388">
        <w:rPr>
          <w:szCs w:val="26"/>
        </w:rPr>
        <w:t>YC-09. Báo cáo kết quả sai (Feedback): Người dùng có thể đánh dấu nếu cảm thấy kết quả AI trả về không chính xác để chờ chuyên gia thẩm định.</w:t>
      </w:r>
    </w:p>
    <w:p w14:paraId="03F5B86E" w14:textId="33043B63" w:rsidR="00673FF0" w:rsidRPr="00EA7C2B" w:rsidRDefault="00673FF0" w:rsidP="00EA7C2B">
      <w:pPr>
        <w:pStyle w:val="ListParagraph"/>
        <w:numPr>
          <w:ilvl w:val="0"/>
          <w:numId w:val="50"/>
        </w:numPr>
        <w:spacing w:line="276" w:lineRule="auto"/>
        <w:ind w:left="426"/>
        <w:jc w:val="both"/>
        <w:rPr>
          <w:b/>
          <w:bCs/>
        </w:rPr>
      </w:pPr>
      <w:r w:rsidRPr="00EA7C2B">
        <w:rPr>
          <w:b/>
          <w:bCs/>
        </w:rPr>
        <w:t>Nhóm chức năng dành cho Chuyên gia</w:t>
      </w:r>
    </w:p>
    <w:p w14:paraId="7F78C454" w14:textId="77777777" w:rsidR="000F6FA6" w:rsidRDefault="00673FF0" w:rsidP="00F85BA6">
      <w:pPr>
        <w:pStyle w:val="ListParagraph"/>
        <w:numPr>
          <w:ilvl w:val="0"/>
          <w:numId w:val="2"/>
        </w:numPr>
        <w:spacing w:line="276" w:lineRule="auto"/>
        <w:jc w:val="both"/>
        <w:rPr>
          <w:szCs w:val="26"/>
        </w:rPr>
      </w:pPr>
      <w:r w:rsidRPr="000F6FA6">
        <w:rPr>
          <w:szCs w:val="26"/>
        </w:rPr>
        <w:t>YC-10. Thẩm định chẩn đoán: Xem danh sách các hình ảnh do người dùng báo cáo sai và cung cấp nhãn chính xác để hỗ trợ cải thiện mô hình AI sau này.</w:t>
      </w:r>
    </w:p>
    <w:p w14:paraId="180F52FF" w14:textId="5D3CC5AF" w:rsidR="00673FF0" w:rsidRPr="000F6FA6" w:rsidRDefault="00673FF0" w:rsidP="00F85BA6">
      <w:pPr>
        <w:pStyle w:val="ListParagraph"/>
        <w:numPr>
          <w:ilvl w:val="0"/>
          <w:numId w:val="2"/>
        </w:numPr>
        <w:spacing w:line="276" w:lineRule="auto"/>
        <w:jc w:val="both"/>
        <w:rPr>
          <w:szCs w:val="26"/>
        </w:rPr>
      </w:pPr>
      <w:r w:rsidRPr="000F6FA6">
        <w:rPr>
          <w:szCs w:val="26"/>
        </w:rPr>
        <w:t>YC-11. Cập nhật cơ sở dữ liệu bệnh lý: Thêm, sửa, hoặc xóa thông tin chi tiết về các loại bệnh cây, biện pháp điều trị trong cơ sở dữ liệu hệ thống.</w:t>
      </w:r>
    </w:p>
    <w:p w14:paraId="1EEFD04A" w14:textId="5710D116" w:rsidR="00673FF0" w:rsidRPr="00EA7C2B" w:rsidRDefault="00673FF0" w:rsidP="00EA7C2B">
      <w:pPr>
        <w:pStyle w:val="ListParagraph"/>
        <w:numPr>
          <w:ilvl w:val="0"/>
          <w:numId w:val="50"/>
        </w:numPr>
        <w:spacing w:line="276" w:lineRule="auto"/>
        <w:ind w:left="426"/>
        <w:jc w:val="both"/>
        <w:rPr>
          <w:b/>
          <w:bCs/>
        </w:rPr>
      </w:pPr>
      <w:r w:rsidRPr="00EA7C2B">
        <w:rPr>
          <w:b/>
          <w:bCs/>
        </w:rPr>
        <w:t>Nhóm chức năng của Hệ thống</w:t>
      </w:r>
    </w:p>
    <w:p w14:paraId="3FA2E33E" w14:textId="77777777" w:rsidR="000F6FA6" w:rsidRDefault="00673FF0" w:rsidP="00F85BA6">
      <w:pPr>
        <w:pStyle w:val="ListParagraph"/>
        <w:numPr>
          <w:ilvl w:val="0"/>
          <w:numId w:val="2"/>
        </w:numPr>
        <w:spacing w:line="276" w:lineRule="auto"/>
        <w:jc w:val="both"/>
        <w:rPr>
          <w:szCs w:val="26"/>
        </w:rPr>
      </w:pPr>
      <w:r w:rsidRPr="000F6FA6">
        <w:rPr>
          <w:szCs w:val="26"/>
        </w:rPr>
        <w:t>YC-12. Xử lý ảnh và suy luận: API tiếp nhận hình ảnh từ ứng dụng di động, tiền xử lý và đưa vào mô hình AI để dự đoán kết quả.</w:t>
      </w:r>
    </w:p>
    <w:p w14:paraId="0210E789" w14:textId="1B73AC3A" w:rsidR="00673FF0" w:rsidRPr="000F6FA6" w:rsidRDefault="00673FF0" w:rsidP="00F85BA6">
      <w:pPr>
        <w:pStyle w:val="ListParagraph"/>
        <w:numPr>
          <w:ilvl w:val="0"/>
          <w:numId w:val="2"/>
        </w:numPr>
        <w:spacing w:line="276" w:lineRule="auto"/>
        <w:jc w:val="both"/>
        <w:rPr>
          <w:szCs w:val="26"/>
        </w:rPr>
      </w:pPr>
      <w:r w:rsidRPr="000F6FA6">
        <w:rPr>
          <w:szCs w:val="26"/>
        </w:rPr>
        <w:t>YC-13. Quản lý và đồng bộ dữ liệu: Lưu trữ thông tin người dùng, lịch sử chẩn đoán, và dữ liệu bệnh lý vào CSDL SQL, đảm bảo tính toàn vẹn dữ liệu.</w:t>
      </w:r>
    </w:p>
    <w:p w14:paraId="5D8F347B" w14:textId="3B321B86" w:rsidR="00673FF0" w:rsidRPr="00EA7C2B" w:rsidRDefault="00673FF0" w:rsidP="00EA7C2B">
      <w:pPr>
        <w:pStyle w:val="ListParagraph"/>
        <w:numPr>
          <w:ilvl w:val="0"/>
          <w:numId w:val="50"/>
        </w:numPr>
        <w:spacing w:line="276" w:lineRule="auto"/>
        <w:ind w:left="426"/>
        <w:jc w:val="both"/>
        <w:rPr>
          <w:b/>
          <w:bCs/>
        </w:rPr>
      </w:pPr>
      <w:r w:rsidRPr="00EA7C2B">
        <w:rPr>
          <w:b/>
          <w:bCs/>
        </w:rPr>
        <w:lastRenderedPageBreak/>
        <w:t>Nhóm chức năng Mở rộng &amp; Tiện ích</w:t>
      </w:r>
    </w:p>
    <w:p w14:paraId="4BD884A7" w14:textId="77777777" w:rsidR="000F6FA6" w:rsidRDefault="00673FF0" w:rsidP="00F85BA6">
      <w:pPr>
        <w:pStyle w:val="ListParagraph"/>
        <w:numPr>
          <w:ilvl w:val="0"/>
          <w:numId w:val="2"/>
        </w:numPr>
        <w:spacing w:line="276" w:lineRule="auto"/>
        <w:jc w:val="both"/>
        <w:rPr>
          <w:szCs w:val="26"/>
        </w:rPr>
      </w:pPr>
      <w:r w:rsidRPr="000F6FA6">
        <w:rPr>
          <w:szCs w:val="26"/>
        </w:rPr>
        <w:t>YC-14. Bản đồ vùng dịch: Hệ thống tích hợp Map API để hiển thị trực quan các vị trí đã được người dùng chẩn đoán có bệnh, giúp theo dõi điểm nóng dịch bệnh.</w:t>
      </w:r>
    </w:p>
    <w:p w14:paraId="13C6B5AD" w14:textId="6C1204E2" w:rsidR="00673FF0" w:rsidRPr="000F6FA6" w:rsidRDefault="00673FF0" w:rsidP="00F85BA6">
      <w:pPr>
        <w:pStyle w:val="ListParagraph"/>
        <w:numPr>
          <w:ilvl w:val="0"/>
          <w:numId w:val="2"/>
        </w:numPr>
        <w:spacing w:line="276" w:lineRule="auto"/>
        <w:jc w:val="both"/>
        <w:rPr>
          <w:szCs w:val="26"/>
        </w:rPr>
      </w:pPr>
      <w:r w:rsidRPr="000F6FA6">
        <w:rPr>
          <w:szCs w:val="26"/>
        </w:rPr>
        <w:t>YC-15. Thời tiết &amp; Cảnh báo nguy cơ: Hệ thống tích hợp Weather API để lấy dữ liệu thời tiết tại vị trí người dùng, từ đó đưa ra cảnh báo sớm về các loại bệnh dễ phát sinh do điều kiện độ ẩm, nhiệt độ.</w:t>
      </w:r>
    </w:p>
    <w:p w14:paraId="3FD1DD0C" w14:textId="77777777" w:rsidR="00BD7A73" w:rsidRDefault="00673FF0" w:rsidP="00BD7A73">
      <w:pPr>
        <w:pStyle w:val="Heading3"/>
        <w:spacing w:line="276" w:lineRule="auto"/>
      </w:pPr>
      <w:bookmarkStart w:id="41" w:name="_Toc232669901"/>
      <w:r w:rsidRPr="00833388">
        <w:t>Yêu cầu phi chức năng</w:t>
      </w:r>
      <w:bookmarkEnd w:id="41"/>
      <w:r w:rsidRPr="00833388">
        <w:t xml:space="preserve"> </w:t>
      </w:r>
    </w:p>
    <w:p w14:paraId="7CE4D806" w14:textId="26442493" w:rsidR="00673FF0" w:rsidRPr="00833388" w:rsidRDefault="00673FF0" w:rsidP="00BD7A73">
      <w:pPr>
        <w:pStyle w:val="Heading3"/>
        <w:numPr>
          <w:ilvl w:val="1"/>
          <w:numId w:val="36"/>
        </w:numPr>
        <w:spacing w:line="276" w:lineRule="auto"/>
        <w:ind w:left="426"/>
      </w:pPr>
      <w:bookmarkStart w:id="42" w:name="_Toc232669902"/>
      <w:r w:rsidRPr="00833388">
        <w:t>Hiệu suất</w:t>
      </w:r>
      <w:bookmarkEnd w:id="42"/>
    </w:p>
    <w:p w14:paraId="7240553D" w14:textId="5FD89FA3" w:rsidR="00673FF0" w:rsidRPr="005C33FB" w:rsidRDefault="00673FF0" w:rsidP="00F85BA6">
      <w:pPr>
        <w:pStyle w:val="ListParagraph"/>
        <w:numPr>
          <w:ilvl w:val="0"/>
          <w:numId w:val="2"/>
        </w:numPr>
        <w:spacing w:line="276" w:lineRule="auto"/>
        <w:jc w:val="both"/>
        <w:rPr>
          <w:szCs w:val="26"/>
        </w:rPr>
      </w:pPr>
      <w:r w:rsidRPr="005C33FB">
        <w:rPr>
          <w:szCs w:val="26"/>
        </w:rPr>
        <w:t>Thời gian phản hồi từ lúc gửi ảnh đến khi nhận kết quả phân loại từ AI không quá lâu.</w:t>
      </w:r>
    </w:p>
    <w:p w14:paraId="2912F721" w14:textId="77777777" w:rsidR="00673FF0" w:rsidRPr="00833388" w:rsidRDefault="00673FF0" w:rsidP="00F85BA6">
      <w:pPr>
        <w:pStyle w:val="ListParagraph"/>
        <w:numPr>
          <w:ilvl w:val="0"/>
          <w:numId w:val="2"/>
        </w:numPr>
        <w:spacing w:line="276" w:lineRule="auto"/>
        <w:jc w:val="both"/>
        <w:rPr>
          <w:szCs w:val="26"/>
        </w:rPr>
      </w:pPr>
      <w:r w:rsidRPr="00833388">
        <w:rPr>
          <w:szCs w:val="26"/>
        </w:rPr>
        <w:t>Các thao tác chuyển màn hình trên ứng dụng iOS phải mượt mà, phản hồi ngay lập tức.</w:t>
      </w:r>
    </w:p>
    <w:p w14:paraId="579F6B1A" w14:textId="759E0ED4" w:rsidR="00673FF0" w:rsidRPr="00833388" w:rsidRDefault="00673FF0" w:rsidP="00BD7A73">
      <w:pPr>
        <w:pStyle w:val="Heading3"/>
        <w:numPr>
          <w:ilvl w:val="1"/>
          <w:numId w:val="36"/>
        </w:numPr>
        <w:spacing w:line="276" w:lineRule="auto"/>
        <w:ind w:left="426"/>
      </w:pPr>
      <w:bookmarkStart w:id="43" w:name="_Toc232669903"/>
      <w:r w:rsidRPr="00833388">
        <w:t>Trải nghiệm người dùng</w:t>
      </w:r>
      <w:bookmarkEnd w:id="43"/>
    </w:p>
    <w:p w14:paraId="19DCB48A" w14:textId="77777777" w:rsidR="00673FF0" w:rsidRPr="00833388" w:rsidRDefault="00673FF0" w:rsidP="00F85BA6">
      <w:pPr>
        <w:pStyle w:val="ListParagraph"/>
        <w:numPr>
          <w:ilvl w:val="0"/>
          <w:numId w:val="2"/>
        </w:numPr>
        <w:spacing w:line="276" w:lineRule="auto"/>
        <w:jc w:val="both"/>
        <w:rPr>
          <w:szCs w:val="26"/>
        </w:rPr>
      </w:pPr>
      <w:r w:rsidRPr="00833388">
        <w:rPr>
          <w:szCs w:val="26"/>
        </w:rPr>
        <w:t>Giao diện trực quan, tối giản, chữ và icon to rõ để phù hợp với đối tượng nông dân.</w:t>
      </w:r>
    </w:p>
    <w:p w14:paraId="4306E1C8" w14:textId="77777777" w:rsidR="00673FF0" w:rsidRPr="00833388" w:rsidRDefault="00673FF0" w:rsidP="00F85BA6">
      <w:pPr>
        <w:pStyle w:val="ListParagraph"/>
        <w:numPr>
          <w:ilvl w:val="0"/>
          <w:numId w:val="2"/>
        </w:numPr>
        <w:spacing w:line="276" w:lineRule="auto"/>
        <w:jc w:val="both"/>
        <w:rPr>
          <w:szCs w:val="26"/>
        </w:rPr>
      </w:pPr>
      <w:r w:rsidRPr="00833388">
        <w:rPr>
          <w:szCs w:val="26"/>
        </w:rPr>
        <w:t>Có thông báo lỗi và hướng dẫn xử lý rõ ràng khi ứng dụng mất kết nối mạng.</w:t>
      </w:r>
    </w:p>
    <w:p w14:paraId="7A1092B7" w14:textId="4BABC9D6" w:rsidR="00673FF0" w:rsidRPr="00833388" w:rsidRDefault="00673FF0" w:rsidP="00BD7A73">
      <w:pPr>
        <w:pStyle w:val="Heading3"/>
        <w:numPr>
          <w:ilvl w:val="1"/>
          <w:numId w:val="36"/>
        </w:numPr>
        <w:spacing w:line="276" w:lineRule="auto"/>
        <w:ind w:left="426"/>
      </w:pPr>
      <w:bookmarkStart w:id="44" w:name="_Toc232669904"/>
      <w:r w:rsidRPr="00833388">
        <w:t>Bảo mật và Tích hợp</w:t>
      </w:r>
      <w:bookmarkEnd w:id="44"/>
    </w:p>
    <w:p w14:paraId="68D9673F" w14:textId="77777777" w:rsidR="00673FF0" w:rsidRPr="00833388" w:rsidRDefault="00673FF0" w:rsidP="00F85BA6">
      <w:pPr>
        <w:pStyle w:val="ListParagraph"/>
        <w:numPr>
          <w:ilvl w:val="0"/>
          <w:numId w:val="2"/>
        </w:numPr>
        <w:spacing w:line="276" w:lineRule="auto"/>
        <w:jc w:val="both"/>
        <w:rPr>
          <w:szCs w:val="26"/>
        </w:rPr>
      </w:pPr>
      <w:r w:rsidRPr="00833388">
        <w:rPr>
          <w:szCs w:val="26"/>
        </w:rPr>
        <w:t xml:space="preserve">Xác thực qua </w:t>
      </w:r>
      <w:r w:rsidRPr="005C33FB">
        <w:rPr>
          <w:szCs w:val="26"/>
        </w:rPr>
        <w:t>Supabase</w:t>
      </w:r>
      <w:r w:rsidRPr="00833388">
        <w:rPr>
          <w:szCs w:val="26"/>
        </w:rPr>
        <w:t xml:space="preserve">: Hệ thống tích hợp </w:t>
      </w:r>
      <w:r w:rsidRPr="005C33FB">
        <w:rPr>
          <w:szCs w:val="26"/>
        </w:rPr>
        <w:t>Supabase</w:t>
      </w:r>
      <w:r w:rsidRPr="00833388">
        <w:rPr>
          <w:szCs w:val="26"/>
        </w:rPr>
        <w:t xml:space="preserve"> để quản lý đăng ký, đăng nhập và bảo mật thông tin tài khoản người dùng một cách an toàn.</w:t>
      </w:r>
    </w:p>
    <w:p w14:paraId="775AC3F6" w14:textId="77777777" w:rsidR="00673FF0" w:rsidRPr="00833388" w:rsidRDefault="00673FF0" w:rsidP="00F85BA6">
      <w:pPr>
        <w:pStyle w:val="ListParagraph"/>
        <w:numPr>
          <w:ilvl w:val="0"/>
          <w:numId w:val="2"/>
        </w:numPr>
        <w:spacing w:line="276" w:lineRule="auto"/>
        <w:jc w:val="both"/>
        <w:rPr>
          <w:szCs w:val="26"/>
        </w:rPr>
      </w:pPr>
      <w:r w:rsidRPr="00833388">
        <w:rPr>
          <w:szCs w:val="26"/>
        </w:rPr>
        <w:t>Giao tiếp giữa Ứng dụng và Server FastAPI phải được mã hóa. Không thu thập dữ liệu định danh cá nhân thông qua hình ảnh cây trồng.</w:t>
      </w:r>
    </w:p>
    <w:p w14:paraId="701C99AB" w14:textId="186AE319" w:rsidR="00673FF0" w:rsidRPr="00833388" w:rsidRDefault="00673FF0" w:rsidP="00BD7A73">
      <w:pPr>
        <w:pStyle w:val="Heading3"/>
        <w:numPr>
          <w:ilvl w:val="1"/>
          <w:numId w:val="36"/>
        </w:numPr>
        <w:spacing w:line="276" w:lineRule="auto"/>
        <w:ind w:left="426"/>
      </w:pPr>
      <w:bookmarkStart w:id="45" w:name="_Toc232669905"/>
      <w:r w:rsidRPr="00833388">
        <w:t>Độ tin cậy</w:t>
      </w:r>
      <w:bookmarkEnd w:id="45"/>
    </w:p>
    <w:p w14:paraId="14402524" w14:textId="77777777" w:rsidR="00673FF0" w:rsidRPr="00833388" w:rsidRDefault="00673FF0" w:rsidP="00F85BA6">
      <w:pPr>
        <w:pStyle w:val="ListParagraph"/>
        <w:numPr>
          <w:ilvl w:val="0"/>
          <w:numId w:val="2"/>
        </w:numPr>
        <w:spacing w:line="276" w:lineRule="auto"/>
        <w:jc w:val="both"/>
        <w:rPr>
          <w:szCs w:val="26"/>
        </w:rPr>
      </w:pPr>
      <w:r w:rsidRPr="00833388">
        <w:rPr>
          <w:szCs w:val="26"/>
        </w:rPr>
        <w:t>Hệ thống Backend có cơ chế ghi log tự động để theo dõi lỗi.</w:t>
      </w:r>
    </w:p>
    <w:p w14:paraId="7BDD9ED5" w14:textId="77777777" w:rsidR="00673FF0" w:rsidRPr="00833388" w:rsidRDefault="00673FF0" w:rsidP="00F85BA6">
      <w:pPr>
        <w:pStyle w:val="ListParagraph"/>
        <w:numPr>
          <w:ilvl w:val="0"/>
          <w:numId w:val="2"/>
        </w:numPr>
        <w:spacing w:line="276" w:lineRule="auto"/>
        <w:jc w:val="both"/>
        <w:rPr>
          <w:szCs w:val="26"/>
        </w:rPr>
      </w:pPr>
      <w:r w:rsidRPr="00833388">
        <w:rPr>
          <w:szCs w:val="26"/>
        </w:rPr>
        <w:t>Cơ sở dữ liệu SQL phải đảm bảo tính nhất quán, không làm mất dữ liệu lịch sử chẩn đoán khi có sự cố.</w:t>
      </w:r>
    </w:p>
    <w:p w14:paraId="00233989" w14:textId="77777777" w:rsidR="00673FF0" w:rsidRPr="00833388" w:rsidRDefault="00673FF0" w:rsidP="00F85BA6">
      <w:pPr>
        <w:pStyle w:val="ListParagraph"/>
        <w:numPr>
          <w:ilvl w:val="0"/>
          <w:numId w:val="2"/>
        </w:numPr>
        <w:spacing w:line="276" w:lineRule="auto"/>
        <w:jc w:val="both"/>
        <w:rPr>
          <w:szCs w:val="26"/>
        </w:rPr>
      </w:pPr>
      <w:r w:rsidRPr="00833388">
        <w:rPr>
          <w:szCs w:val="26"/>
        </w:rPr>
        <w:t>Hệ thống cần có cơ chế xử lý lỗi khi các dịch vụ bên thứ 3 (Map API, Weather API) không phản hồi hoặc hết lượt truy cập (Rate limit), đảm bảo ứng dụng chỉ ẩn tính năng đó đi chứ không bị văng.</w:t>
      </w:r>
    </w:p>
    <w:p w14:paraId="6262DC50" w14:textId="42773CEC" w:rsidR="00673FF0" w:rsidRPr="00833388" w:rsidRDefault="00673FF0" w:rsidP="00BD7A73">
      <w:pPr>
        <w:pStyle w:val="Heading3"/>
        <w:numPr>
          <w:ilvl w:val="1"/>
          <w:numId w:val="36"/>
        </w:numPr>
        <w:spacing w:line="276" w:lineRule="auto"/>
        <w:ind w:left="426"/>
      </w:pPr>
      <w:bookmarkStart w:id="46" w:name="_Toc232669906"/>
      <w:r w:rsidRPr="00833388">
        <w:t>Khả năng mở rộng</w:t>
      </w:r>
      <w:bookmarkEnd w:id="46"/>
    </w:p>
    <w:p w14:paraId="05AAD4F7" w14:textId="77777777" w:rsidR="00673FF0" w:rsidRPr="00833388" w:rsidRDefault="00673FF0" w:rsidP="00F85BA6">
      <w:pPr>
        <w:pStyle w:val="ListParagraph"/>
        <w:numPr>
          <w:ilvl w:val="0"/>
          <w:numId w:val="2"/>
        </w:numPr>
        <w:spacing w:line="276" w:lineRule="auto"/>
        <w:jc w:val="both"/>
        <w:rPr>
          <w:szCs w:val="26"/>
        </w:rPr>
      </w:pPr>
      <w:r w:rsidRPr="00833388">
        <w:rPr>
          <w:szCs w:val="26"/>
        </w:rPr>
        <w:t>API được thiết kế theo chuẩn RESTful, dễ dàng mở rộng thêm tính năng mới.</w:t>
      </w:r>
    </w:p>
    <w:p w14:paraId="05B8B8D0" w14:textId="77777777" w:rsidR="00673FF0" w:rsidRPr="00833388" w:rsidRDefault="00673FF0" w:rsidP="00F85BA6">
      <w:pPr>
        <w:pStyle w:val="ListParagraph"/>
        <w:numPr>
          <w:ilvl w:val="0"/>
          <w:numId w:val="2"/>
        </w:numPr>
        <w:spacing w:line="276" w:lineRule="auto"/>
        <w:jc w:val="both"/>
        <w:rPr>
          <w:szCs w:val="26"/>
        </w:rPr>
      </w:pPr>
      <w:r w:rsidRPr="00833388">
        <w:rPr>
          <w:szCs w:val="26"/>
        </w:rPr>
        <w:t>Quá trình cập nhật phiên bản mô hình AI mới trên Server không làm gián đoạn hay yêu cầu cập nhật lại mã nguồn của ứng dụng di động.</w:t>
      </w:r>
    </w:p>
    <w:p w14:paraId="1A96B611" w14:textId="6D1EF5B0" w:rsidR="00673FF0" w:rsidRPr="00833388" w:rsidRDefault="00673FF0" w:rsidP="00F85BA6">
      <w:pPr>
        <w:pStyle w:val="Heading2"/>
        <w:spacing w:line="276" w:lineRule="auto"/>
        <w:rPr>
          <w:lang w:val="vi-VN"/>
        </w:rPr>
      </w:pPr>
      <w:bookmarkStart w:id="47" w:name="_Toc232669907"/>
      <w:r w:rsidRPr="00833388">
        <w:lastRenderedPageBreak/>
        <w:t>Biểu đồ usecase</w:t>
      </w:r>
      <w:bookmarkEnd w:id="47"/>
      <w:r w:rsidRPr="00833388">
        <w:t xml:space="preserve"> </w:t>
      </w:r>
    </w:p>
    <w:p w14:paraId="242F4526" w14:textId="57C44AE3" w:rsidR="00673FF0" w:rsidRPr="00833388" w:rsidRDefault="00673FF0" w:rsidP="00F85BA6">
      <w:pPr>
        <w:pStyle w:val="Heading3"/>
        <w:spacing w:line="276" w:lineRule="auto"/>
      </w:pPr>
      <w:bookmarkStart w:id="48" w:name="_Toc232669908"/>
      <w:r w:rsidRPr="00833388">
        <w:t>Biểu đồ usecase tổng quan</w:t>
      </w:r>
      <w:bookmarkEnd w:id="48"/>
      <w:r w:rsidRPr="00833388">
        <w:t xml:space="preserve"> </w:t>
      </w:r>
    </w:p>
    <w:p w14:paraId="447C8C29" w14:textId="77777777" w:rsidR="00673FF0" w:rsidRPr="00833388" w:rsidRDefault="00673FF0" w:rsidP="00F85BA6">
      <w:pPr>
        <w:spacing w:line="276" w:lineRule="auto"/>
        <w:jc w:val="center"/>
        <w:rPr>
          <w:szCs w:val="26"/>
        </w:rPr>
      </w:pPr>
      <w:r w:rsidRPr="00833388">
        <w:rPr>
          <w:szCs w:val="26"/>
        </w:rPr>
        <w:fldChar w:fldCharType="begin"/>
      </w:r>
      <w:r w:rsidRPr="00833388">
        <w:rPr>
          <w:szCs w:val="26"/>
        </w:rPr>
        <w:instrText xml:space="preserve"> INCLUDEPICTURE "https://img.plantuml.biz/plantuml/png/TLGzRnD14EttLupSKBd8XqaA5CLoGnI14YKIj9lpShloUU-uspDOG455GO6Yb0Wf3g88o58A6dn258loF_QVCBEtPyx1DAUTdVTctipEt7vXU6xASS8IySo0II5NiJGmLBc8Z4erAqPAPppdOyXuDEAnE37JH02vkOuJmTWzE9HSmPcTfH3PMGJzoAGvu_I5pa2MK_jLGwnu1tW1ucKcSjDu7yUtDwxwf61eV-ZO0yf2BCc74kD9VnsNeZ2iSPo8V29ow1zuN-6j_a7ZVSGpw1_LlZ7FyDXudWXk9163zqLj4mBhE2wv1kcgTp1oYrzWyFYDirenT5_lrTheuwqWQTaAw3maBj7ETGoHT8jh3R_FKplJS8OkBR51LrCmkQikgDnN32Xcn0iadn9-Z7XNlKSaIJ3ml7IBpp2nbp1mYta66a5pqnHUHXlj28Dr6KrExK_iB30ssunZ2a_Udv1WsaX2uQhvglJ0sshpiD0F2lrsbdbnfxStC76BBmrukmr-AiOeXl9GRHT8mBU6eSyNyBsxU6eYZeLHlWkK8g88qezP8Dt_JoN6NYeOoPGk0dJdt_ZsEuemIjVwSuu9gkioT2tGTjaRceiZQQyqFiNKLMyrDYU5UZ2Pdm3eTlUychRLMx6sLwpTzJ5NTo6CcITijesTjh6rFbHhwPRZw_4RVbrzJpLEgS97gpwgUcrbUtZFYAxZ55l9a0OFkjs_QuQAxbxq_4LODco6DzlRjI_qaFupVm00" \* MERGEFORMATINET </w:instrText>
      </w:r>
      <w:r w:rsidRPr="00833388">
        <w:rPr>
          <w:szCs w:val="26"/>
        </w:rPr>
        <w:fldChar w:fldCharType="separate"/>
      </w:r>
      <w:r w:rsidRPr="00833388">
        <w:rPr>
          <w:noProof/>
          <w:szCs w:val="26"/>
        </w:rPr>
        <w:drawing>
          <wp:inline distT="0" distB="0" distL="0" distR="0" wp14:anchorId="79CCD8BF" wp14:editId="7C5CE4C7">
            <wp:extent cx="4914000" cy="5900400"/>
            <wp:effectExtent l="0" t="0" r="1270" b="5715"/>
            <wp:docPr id="1015138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14000" cy="5900400"/>
                    </a:xfrm>
                    <a:prstGeom prst="rect">
                      <a:avLst/>
                    </a:prstGeom>
                    <a:noFill/>
                    <a:ln>
                      <a:noFill/>
                    </a:ln>
                  </pic:spPr>
                </pic:pic>
              </a:graphicData>
            </a:graphic>
          </wp:inline>
        </w:drawing>
      </w:r>
      <w:r w:rsidRPr="00833388">
        <w:rPr>
          <w:szCs w:val="26"/>
        </w:rPr>
        <w:fldChar w:fldCharType="end"/>
      </w:r>
    </w:p>
    <w:p w14:paraId="0967464B" w14:textId="62516029" w:rsidR="00673FF0" w:rsidRPr="005C33FB" w:rsidRDefault="005C33FB" w:rsidP="00F85BA6">
      <w:pPr>
        <w:pStyle w:val="Caption"/>
        <w:spacing w:line="276" w:lineRule="auto"/>
        <w:rPr>
          <w:szCs w:val="26"/>
          <w:lang w:val="vi-VN"/>
        </w:rPr>
      </w:pPr>
      <w:bookmarkStart w:id="49" w:name="_Toc232541646"/>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w:t>
      </w:r>
      <w:r w:rsidR="00F73565">
        <w:rPr>
          <w:noProof/>
        </w:rPr>
        <w:fldChar w:fldCharType="end"/>
      </w:r>
      <w:r>
        <w:t xml:space="preserve"> </w:t>
      </w:r>
      <w:r w:rsidR="00673FF0" w:rsidRPr="00833388">
        <w:rPr>
          <w:szCs w:val="26"/>
        </w:rPr>
        <w:t>Biểu đồ usecase tổng quan</w:t>
      </w:r>
      <w:bookmarkEnd w:id="49"/>
    </w:p>
    <w:p w14:paraId="5A005F2C" w14:textId="6DBAD8CB" w:rsidR="00673FF0" w:rsidRPr="00833388" w:rsidRDefault="00673FF0" w:rsidP="00F85BA6">
      <w:pPr>
        <w:pStyle w:val="Heading3"/>
        <w:spacing w:line="276" w:lineRule="auto"/>
      </w:pPr>
      <w:bookmarkStart w:id="50" w:name="_Toc232669909"/>
      <w:r w:rsidRPr="00833388">
        <w:t>Biểu đồ usecase phân rã</w:t>
      </w:r>
      <w:bookmarkEnd w:id="50"/>
    </w:p>
    <w:p w14:paraId="5B4FF01A" w14:textId="77777777" w:rsidR="00673FF0" w:rsidRPr="00833388" w:rsidRDefault="00673FF0" w:rsidP="00F85BA6">
      <w:pPr>
        <w:spacing w:line="276" w:lineRule="auto"/>
        <w:jc w:val="both"/>
        <w:rPr>
          <w:szCs w:val="26"/>
        </w:rPr>
      </w:pPr>
      <w:r w:rsidRPr="00833388">
        <w:rPr>
          <w:szCs w:val="26"/>
        </w:rPr>
        <w:t>Usecase phân rã chức năng “Quản lý lịch sử chẩn đoán”</w:t>
      </w:r>
    </w:p>
    <w:p w14:paraId="24BAFC79" w14:textId="77777777" w:rsidR="00673FF0" w:rsidRPr="00833388" w:rsidRDefault="00673FF0" w:rsidP="00F85BA6">
      <w:pPr>
        <w:spacing w:line="276" w:lineRule="auto"/>
        <w:jc w:val="center"/>
        <w:rPr>
          <w:szCs w:val="26"/>
        </w:rPr>
      </w:pPr>
      <w:r w:rsidRPr="00833388">
        <w:rPr>
          <w:noProof/>
          <w:szCs w:val="26"/>
        </w:rPr>
        <w:lastRenderedPageBreak/>
        <w:drawing>
          <wp:inline distT="114300" distB="114300" distL="114300" distR="114300" wp14:anchorId="2C26EDA8" wp14:editId="2DE955F7">
            <wp:extent cx="5410200" cy="2000885"/>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446374" cy="2014263"/>
                    </a:xfrm>
                    <a:prstGeom prst="rect">
                      <a:avLst/>
                    </a:prstGeom>
                    <a:ln/>
                  </pic:spPr>
                </pic:pic>
              </a:graphicData>
            </a:graphic>
          </wp:inline>
        </w:drawing>
      </w:r>
    </w:p>
    <w:p w14:paraId="026713B8" w14:textId="5D8047AF" w:rsidR="00673FF0" w:rsidRPr="00833388" w:rsidRDefault="005C33FB" w:rsidP="00F85BA6">
      <w:pPr>
        <w:pStyle w:val="Caption"/>
        <w:spacing w:line="276" w:lineRule="auto"/>
        <w:rPr>
          <w:szCs w:val="26"/>
        </w:rPr>
      </w:pPr>
      <w:bookmarkStart w:id="51" w:name="_Toc232541647"/>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w:t>
      </w:r>
      <w:r w:rsidR="00F73565">
        <w:rPr>
          <w:noProof/>
        </w:rPr>
        <w:fldChar w:fldCharType="end"/>
      </w:r>
      <w:r>
        <w:t xml:space="preserve"> </w:t>
      </w:r>
      <w:r w:rsidR="00673FF0" w:rsidRPr="00833388">
        <w:rPr>
          <w:szCs w:val="26"/>
        </w:rPr>
        <w:t>Usecase phân rã chức năng “Quản lý lịch sử chẩn đoán”</w:t>
      </w:r>
      <w:bookmarkEnd w:id="51"/>
    </w:p>
    <w:p w14:paraId="476C193D" w14:textId="77777777" w:rsidR="00673FF0" w:rsidRPr="00833388" w:rsidRDefault="00673FF0" w:rsidP="00F85BA6">
      <w:pPr>
        <w:spacing w:line="276" w:lineRule="auto"/>
        <w:jc w:val="both"/>
        <w:rPr>
          <w:szCs w:val="26"/>
        </w:rPr>
      </w:pPr>
      <w:r w:rsidRPr="00833388">
        <w:rPr>
          <w:szCs w:val="26"/>
        </w:rPr>
        <w:t>Usecase phân rã chức năng “Chẩn đoán bệnh trên lá”</w:t>
      </w:r>
    </w:p>
    <w:p w14:paraId="19111720"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57F85958" wp14:editId="2BBF5EC3">
            <wp:extent cx="5276850" cy="1828696"/>
            <wp:effectExtent l="0" t="0" r="0" b="635"/>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286352" cy="1831989"/>
                    </a:xfrm>
                    <a:prstGeom prst="rect">
                      <a:avLst/>
                    </a:prstGeom>
                    <a:ln/>
                  </pic:spPr>
                </pic:pic>
              </a:graphicData>
            </a:graphic>
          </wp:inline>
        </w:drawing>
      </w:r>
    </w:p>
    <w:p w14:paraId="4730D230" w14:textId="681EC9A5" w:rsidR="00673FF0" w:rsidRPr="005C33FB" w:rsidRDefault="005C33FB" w:rsidP="00F85BA6">
      <w:pPr>
        <w:pStyle w:val="Caption"/>
        <w:spacing w:line="276" w:lineRule="auto"/>
        <w:rPr>
          <w:szCs w:val="26"/>
          <w:lang w:val="vi-VN"/>
        </w:rPr>
      </w:pPr>
      <w:bookmarkStart w:id="52" w:name="_Toc232541648"/>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3</w:t>
      </w:r>
      <w:r w:rsidR="00F73565">
        <w:rPr>
          <w:noProof/>
        </w:rPr>
        <w:fldChar w:fldCharType="end"/>
      </w:r>
      <w:r>
        <w:t xml:space="preserve"> </w:t>
      </w:r>
      <w:r w:rsidR="00673FF0" w:rsidRPr="00833388">
        <w:rPr>
          <w:szCs w:val="26"/>
        </w:rPr>
        <w:t>Usecase phân rã chức năng “Chẩn đoán bệnh trên lá”</w:t>
      </w:r>
      <w:bookmarkEnd w:id="52"/>
    </w:p>
    <w:p w14:paraId="36FC453E" w14:textId="77777777" w:rsidR="00673FF0" w:rsidRPr="00F73A50" w:rsidRDefault="00673FF0" w:rsidP="00F85BA6">
      <w:pPr>
        <w:spacing w:line="276" w:lineRule="auto"/>
        <w:jc w:val="both"/>
        <w:rPr>
          <w:szCs w:val="26"/>
          <w:lang w:val="vi-VN"/>
        </w:rPr>
      </w:pPr>
      <w:r w:rsidRPr="00F73A50">
        <w:rPr>
          <w:szCs w:val="26"/>
          <w:lang w:val="vi-VN"/>
        </w:rPr>
        <w:t>Usecase phân rã chức năng “Xem thông tin &amp; Tra cứu bệnh”</w:t>
      </w:r>
    </w:p>
    <w:p w14:paraId="06F93D9C"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27D74CC3" wp14:editId="4E09CB99">
            <wp:extent cx="5277600" cy="1346400"/>
            <wp:effectExtent l="0" t="0" r="0" b="635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277600" cy="1346400"/>
                    </a:xfrm>
                    <a:prstGeom prst="rect">
                      <a:avLst/>
                    </a:prstGeom>
                    <a:ln/>
                  </pic:spPr>
                </pic:pic>
              </a:graphicData>
            </a:graphic>
          </wp:inline>
        </w:drawing>
      </w:r>
    </w:p>
    <w:p w14:paraId="6D2D64B8" w14:textId="4F329844" w:rsidR="00673FF0" w:rsidRPr="00BE3806" w:rsidRDefault="00BE3806" w:rsidP="00F85BA6">
      <w:pPr>
        <w:pStyle w:val="Caption"/>
        <w:spacing w:line="276" w:lineRule="auto"/>
        <w:rPr>
          <w:szCs w:val="26"/>
          <w:lang w:val="vi-VN"/>
        </w:rPr>
      </w:pPr>
      <w:bookmarkStart w:id="53" w:name="_Toc232541649"/>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4</w:t>
      </w:r>
      <w:r w:rsidR="00F73565">
        <w:rPr>
          <w:noProof/>
        </w:rPr>
        <w:fldChar w:fldCharType="end"/>
      </w:r>
      <w:r>
        <w:t xml:space="preserve"> </w:t>
      </w:r>
      <w:r w:rsidR="00673FF0" w:rsidRPr="00833388">
        <w:rPr>
          <w:szCs w:val="26"/>
        </w:rPr>
        <w:t>Usecase phân rã chức năng “Xem thông tin &amp; Tra cứu bệnh</w:t>
      </w:r>
      <w:bookmarkEnd w:id="53"/>
    </w:p>
    <w:p w14:paraId="2549BF83" w14:textId="77777777" w:rsidR="00BE3806" w:rsidRDefault="00BE3806" w:rsidP="00F85BA6">
      <w:pPr>
        <w:spacing w:after="160" w:line="276" w:lineRule="auto"/>
        <w:rPr>
          <w:szCs w:val="26"/>
          <w:lang w:val="vi-VN"/>
        </w:rPr>
      </w:pPr>
      <w:r>
        <w:rPr>
          <w:szCs w:val="26"/>
          <w:lang w:val="vi-VN"/>
        </w:rPr>
        <w:br w:type="page"/>
      </w:r>
    </w:p>
    <w:p w14:paraId="017DD538" w14:textId="16ADD179" w:rsidR="00673FF0" w:rsidRPr="00BE3806" w:rsidRDefault="00673FF0" w:rsidP="00F85BA6">
      <w:pPr>
        <w:spacing w:line="276" w:lineRule="auto"/>
        <w:jc w:val="both"/>
        <w:rPr>
          <w:szCs w:val="26"/>
          <w:lang w:val="vi-VN"/>
        </w:rPr>
      </w:pPr>
      <w:r w:rsidRPr="00BE3806">
        <w:rPr>
          <w:szCs w:val="26"/>
          <w:lang w:val="vi-VN"/>
        </w:rPr>
        <w:lastRenderedPageBreak/>
        <w:t>Usecase phân rã chức năng “Quản lý tài khoản”</w:t>
      </w:r>
    </w:p>
    <w:p w14:paraId="536967E3" w14:textId="77777777" w:rsidR="00673FF0" w:rsidRPr="00833388" w:rsidRDefault="00673FF0" w:rsidP="00F85BA6">
      <w:pPr>
        <w:spacing w:line="276" w:lineRule="auto"/>
        <w:jc w:val="center"/>
        <w:rPr>
          <w:szCs w:val="26"/>
        </w:rPr>
      </w:pPr>
      <w:r w:rsidRPr="00833388">
        <w:rPr>
          <w:szCs w:val="26"/>
        </w:rPr>
        <w:fldChar w:fldCharType="begin"/>
      </w:r>
      <w:r w:rsidRPr="00833388">
        <w:rPr>
          <w:szCs w:val="26"/>
        </w:rPr>
        <w:instrText xml:space="preserve"> INCLUDEPICTURE "https://img.plantuml.biz/plantuml/png/TL8zJyCm4DtzAqvPc3hqWuMXgjGTKV4BBDV4LX8dE1Uf5J0W1bRu0KX0XH2WIWmi948ChlWV_YVOQK2fA9DrT-_TU_VaKOvKOv749EP729Y2bg50c4hD6SfKaJoIAgEQ9f1H5j6G7-8yvk37L8Kn9uGoJ3K4Or7CpRE2KD80Q0vybd6DFzFzyElLLZSIfkPTXJMWoBacP0TQH8Xi-GaeRFL2WPax1iV5t5RdohssN2Y8pGUWkPKGYRHkC5izKjZSJjRIq3aTDYA_RY4u4EPUWJQBFPXitnd02G5FP3HtXDNLwaA5C7FW1rmRPzqsO6pBPGPAkCSbACoRGwDKth_hEhM6r6kJ9eK_EQavaQC-5GsglqKx-kEmXWwsG6iRMGFO9MS-uCrqO7NjTYGEAMrrcG3wkroEvMATE9gb4g3gRV-aJdogqEaCQurMCMWN_NRHQnTTGaPSJVst-mO0" \* MERGEFORMATINET </w:instrText>
      </w:r>
      <w:r w:rsidRPr="00833388">
        <w:rPr>
          <w:szCs w:val="26"/>
        </w:rPr>
        <w:fldChar w:fldCharType="separate"/>
      </w:r>
      <w:r w:rsidRPr="00833388">
        <w:rPr>
          <w:noProof/>
          <w:szCs w:val="26"/>
        </w:rPr>
        <w:drawing>
          <wp:inline distT="0" distB="0" distL="0" distR="0" wp14:anchorId="276A5913" wp14:editId="520992D5">
            <wp:extent cx="3344400" cy="3326400"/>
            <wp:effectExtent l="0" t="0" r="8890" b="7620"/>
            <wp:docPr id="930074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44400" cy="3326400"/>
                    </a:xfrm>
                    <a:prstGeom prst="rect">
                      <a:avLst/>
                    </a:prstGeom>
                    <a:noFill/>
                    <a:ln>
                      <a:noFill/>
                    </a:ln>
                  </pic:spPr>
                </pic:pic>
              </a:graphicData>
            </a:graphic>
          </wp:inline>
        </w:drawing>
      </w:r>
      <w:r w:rsidRPr="00833388">
        <w:rPr>
          <w:szCs w:val="26"/>
        </w:rPr>
        <w:fldChar w:fldCharType="end"/>
      </w:r>
    </w:p>
    <w:p w14:paraId="630FA616" w14:textId="37CA7AAD" w:rsidR="00673FF0" w:rsidRDefault="00BE3806" w:rsidP="00F85BA6">
      <w:pPr>
        <w:pStyle w:val="Caption"/>
        <w:spacing w:line="276" w:lineRule="auto"/>
        <w:rPr>
          <w:szCs w:val="26"/>
        </w:rPr>
      </w:pPr>
      <w:bookmarkStart w:id="54" w:name="_Toc232541650"/>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5</w:t>
      </w:r>
      <w:r w:rsidR="00F73565">
        <w:rPr>
          <w:noProof/>
        </w:rPr>
        <w:fldChar w:fldCharType="end"/>
      </w:r>
      <w:r w:rsidR="00673FF0" w:rsidRPr="00833388">
        <w:rPr>
          <w:szCs w:val="26"/>
        </w:rPr>
        <w:t xml:space="preserve"> Usecase phân rã chức năng “Quản lý tài khoản”</w:t>
      </w:r>
      <w:bookmarkEnd w:id="54"/>
    </w:p>
    <w:p w14:paraId="0061074B" w14:textId="77777777" w:rsidR="00BE3806" w:rsidRPr="00BE3806" w:rsidRDefault="00BE3806" w:rsidP="00F85BA6">
      <w:pPr>
        <w:spacing w:line="276" w:lineRule="auto"/>
        <w:rPr>
          <w:lang w:val="vi-VN"/>
        </w:rPr>
      </w:pPr>
    </w:p>
    <w:p w14:paraId="6A639805" w14:textId="77777777" w:rsidR="00673FF0" w:rsidRPr="00BE3806" w:rsidRDefault="00673FF0" w:rsidP="00F85BA6">
      <w:pPr>
        <w:spacing w:line="276" w:lineRule="auto"/>
        <w:jc w:val="both"/>
        <w:rPr>
          <w:szCs w:val="26"/>
          <w:lang w:val="vi-VN"/>
        </w:rPr>
      </w:pPr>
      <w:r w:rsidRPr="00BE3806">
        <w:rPr>
          <w:szCs w:val="26"/>
          <w:lang w:val="vi-VN"/>
        </w:rPr>
        <w:t>Usecase phân rã chức năng “Thẩm định kết quả”</w:t>
      </w:r>
    </w:p>
    <w:p w14:paraId="09CBE597" w14:textId="57498974" w:rsidR="00673FF0" w:rsidRPr="00833388" w:rsidRDefault="00440CC0" w:rsidP="00F85BA6">
      <w:pPr>
        <w:spacing w:line="276" w:lineRule="auto"/>
        <w:jc w:val="both"/>
        <w:rPr>
          <w:szCs w:val="26"/>
        </w:rPr>
      </w:pPr>
      <w:r>
        <w:rPr>
          <w:noProof/>
        </w:rPr>
        <w:drawing>
          <wp:inline distT="0" distB="0" distL="0" distR="0" wp14:anchorId="4A4A35A5" wp14:editId="30E230F8">
            <wp:extent cx="5612130" cy="1623060"/>
            <wp:effectExtent l="0" t="0" r="7620" b="0"/>
            <wp:docPr id="1536736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1623060"/>
                    </a:xfrm>
                    <a:prstGeom prst="rect">
                      <a:avLst/>
                    </a:prstGeom>
                    <a:noFill/>
                    <a:ln>
                      <a:noFill/>
                    </a:ln>
                  </pic:spPr>
                </pic:pic>
              </a:graphicData>
            </a:graphic>
          </wp:inline>
        </w:drawing>
      </w:r>
    </w:p>
    <w:p w14:paraId="5DB6E9E4" w14:textId="4EFE1F74" w:rsidR="00673FF0" w:rsidRPr="00BE3806" w:rsidRDefault="00BE3806" w:rsidP="00F85BA6">
      <w:pPr>
        <w:pStyle w:val="Caption"/>
        <w:spacing w:line="276" w:lineRule="auto"/>
        <w:rPr>
          <w:szCs w:val="26"/>
        </w:rPr>
      </w:pPr>
      <w:bookmarkStart w:id="55" w:name="_Toc232541651"/>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6</w:t>
      </w:r>
      <w:r w:rsidR="00F73565">
        <w:rPr>
          <w:noProof/>
        </w:rPr>
        <w:fldChar w:fldCharType="end"/>
      </w:r>
      <w:r>
        <w:rPr>
          <w:szCs w:val="26"/>
        </w:rPr>
        <w:t xml:space="preserve"> </w:t>
      </w:r>
      <w:r w:rsidR="00673FF0" w:rsidRPr="00833388">
        <w:rPr>
          <w:szCs w:val="26"/>
        </w:rPr>
        <w:t>Usecase phân rã chức năng “Thẩm định kết quả</w:t>
      </w:r>
      <w:bookmarkEnd w:id="55"/>
    </w:p>
    <w:p w14:paraId="22499116" w14:textId="77777777" w:rsidR="00BE3806" w:rsidRDefault="00BE3806" w:rsidP="00F85BA6">
      <w:pPr>
        <w:spacing w:line="276" w:lineRule="auto"/>
        <w:jc w:val="both"/>
        <w:rPr>
          <w:szCs w:val="26"/>
          <w:lang w:val="vi-VN"/>
        </w:rPr>
      </w:pPr>
    </w:p>
    <w:p w14:paraId="3BCBDB6E" w14:textId="77777777" w:rsidR="00BE3806" w:rsidRPr="00C54E94" w:rsidRDefault="00BE3806" w:rsidP="00F85BA6">
      <w:pPr>
        <w:spacing w:after="160" w:line="276" w:lineRule="auto"/>
        <w:rPr>
          <w:szCs w:val="26"/>
          <w:rPrChange w:id="56" w:author="dtthoa@dut.udn.vn" w:date="2026-06-12T17:03:00Z">
            <w:rPr>
              <w:szCs w:val="26"/>
              <w:lang w:val="vi-VN"/>
            </w:rPr>
          </w:rPrChange>
        </w:rPr>
      </w:pPr>
      <w:del w:id="57" w:author="dtthoa@dut.udn.vn" w:date="2026-06-12T17:03:00Z">
        <w:r w:rsidDel="00C54E94">
          <w:rPr>
            <w:szCs w:val="26"/>
            <w:lang w:val="vi-VN"/>
          </w:rPr>
          <w:br w:type="page"/>
        </w:r>
      </w:del>
    </w:p>
    <w:p w14:paraId="4D37B8E1" w14:textId="7B4FB47B" w:rsidR="00673FF0" w:rsidRPr="00833388" w:rsidRDefault="00673FF0" w:rsidP="00F85BA6">
      <w:pPr>
        <w:spacing w:line="276" w:lineRule="auto"/>
        <w:jc w:val="both"/>
        <w:rPr>
          <w:szCs w:val="26"/>
          <w:lang w:val="vi-VN"/>
        </w:rPr>
      </w:pPr>
      <w:r w:rsidRPr="00833388">
        <w:rPr>
          <w:szCs w:val="26"/>
          <w:lang w:val="vi-VN"/>
        </w:rPr>
        <w:t>Usecase phân rã chức năng “Mở rộng và tiện ích”</w:t>
      </w:r>
    </w:p>
    <w:p w14:paraId="6DBC5C8A" w14:textId="77777777" w:rsidR="00673FF0" w:rsidRPr="00833388" w:rsidRDefault="00673FF0" w:rsidP="00F85BA6">
      <w:pPr>
        <w:spacing w:line="276" w:lineRule="auto"/>
        <w:jc w:val="both"/>
        <w:rPr>
          <w:szCs w:val="26"/>
        </w:rPr>
      </w:pPr>
      <w:r w:rsidRPr="00833388">
        <w:rPr>
          <w:noProof/>
          <w:szCs w:val="26"/>
        </w:rPr>
        <w:lastRenderedPageBreak/>
        <w:drawing>
          <wp:inline distT="114300" distB="114300" distL="114300" distR="114300" wp14:anchorId="0CA91CC9" wp14:editId="764AAF1F">
            <wp:extent cx="5428800" cy="2307600"/>
            <wp:effectExtent l="0" t="0" r="635"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428800" cy="2307600"/>
                    </a:xfrm>
                    <a:prstGeom prst="rect">
                      <a:avLst/>
                    </a:prstGeom>
                    <a:ln/>
                  </pic:spPr>
                </pic:pic>
              </a:graphicData>
            </a:graphic>
          </wp:inline>
        </w:drawing>
      </w:r>
    </w:p>
    <w:p w14:paraId="64746848" w14:textId="3DAAEA1D" w:rsidR="00673FF0" w:rsidRPr="00E97ECC" w:rsidRDefault="00E97ECC" w:rsidP="00F85BA6">
      <w:pPr>
        <w:pStyle w:val="Caption"/>
        <w:spacing w:line="276" w:lineRule="auto"/>
        <w:rPr>
          <w:szCs w:val="26"/>
          <w:lang w:val="vi-VN"/>
        </w:rPr>
      </w:pPr>
      <w:bookmarkStart w:id="58" w:name="_Toc232541652"/>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7</w:t>
      </w:r>
      <w:r w:rsidR="00F73565">
        <w:rPr>
          <w:noProof/>
        </w:rPr>
        <w:fldChar w:fldCharType="end"/>
      </w:r>
      <w:r>
        <w:t xml:space="preserve"> </w:t>
      </w:r>
      <w:r w:rsidR="00673FF0" w:rsidRPr="00833388">
        <w:rPr>
          <w:szCs w:val="26"/>
        </w:rPr>
        <w:t>Usecase phân rã chức năng “Mở rộng và Tiện ích</w:t>
      </w:r>
      <w:bookmarkEnd w:id="58"/>
    </w:p>
    <w:p w14:paraId="5A97F071" w14:textId="77777777" w:rsidR="00982DA6" w:rsidRDefault="00673FF0" w:rsidP="00982DA6">
      <w:pPr>
        <w:pStyle w:val="Heading2"/>
        <w:spacing w:line="276" w:lineRule="auto"/>
      </w:pPr>
      <w:bookmarkStart w:id="59" w:name="_Toc232669910"/>
      <w:r w:rsidRPr="00833388">
        <w:t>Đặc tả biểu đồ usecase</w:t>
      </w:r>
      <w:bookmarkStart w:id="60" w:name="_j37kfkun2e6b" w:colFirst="0" w:colLast="0"/>
      <w:bookmarkEnd w:id="59"/>
      <w:bookmarkEnd w:id="60"/>
    </w:p>
    <w:p w14:paraId="561F4FE1" w14:textId="5175FF9F" w:rsidR="008562E3" w:rsidRPr="008562E3" w:rsidRDefault="008562E3" w:rsidP="008562E3">
      <w:pPr>
        <w:rPr>
          <w:b/>
          <w:bCs/>
          <w:u w:val="single"/>
        </w:rPr>
      </w:pPr>
      <w:r w:rsidRPr="008562E3">
        <w:rPr>
          <w:b/>
          <w:bCs/>
          <w:u w:val="single"/>
        </w:rPr>
        <w:t>Nhóm 1: Quản lý tài khoản</w:t>
      </w:r>
    </w:p>
    <w:p w14:paraId="44541C96" w14:textId="008ADBCE" w:rsidR="00673FF0" w:rsidRPr="00180CC7" w:rsidRDefault="00673FF0" w:rsidP="00F85BA6">
      <w:pPr>
        <w:pStyle w:val="Heading3"/>
        <w:spacing w:line="276" w:lineRule="auto"/>
        <w:rPr>
          <w:szCs w:val="24"/>
        </w:rPr>
      </w:pPr>
      <w:bookmarkStart w:id="61" w:name="_m7kwl5lkj6i0" w:colFirst="0" w:colLast="0"/>
      <w:bookmarkStart w:id="62" w:name="_Toc232669911"/>
      <w:bookmarkEnd w:id="61"/>
      <w:r w:rsidRPr="00833388">
        <w:t>Đặc tả chức năng đăng ký tài khoản</w:t>
      </w:r>
      <w:bookmarkEnd w:id="62"/>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396"/>
        <w:gridCol w:w="5529"/>
      </w:tblGrid>
      <w:tr w:rsidR="00673FF0" w:rsidRPr="00833388" w14:paraId="592B4265" w14:textId="77777777" w:rsidTr="00023942">
        <w:trPr>
          <w:trHeight w:val="30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D9875F"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UC-01</w:t>
            </w:r>
          </w:p>
        </w:tc>
      </w:tr>
      <w:tr w:rsidR="00673FF0" w:rsidRPr="00833388" w14:paraId="4BC39852"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EF255"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Đăng ký</w:t>
            </w:r>
          </w:p>
        </w:tc>
      </w:tr>
      <w:tr w:rsidR="00673FF0" w:rsidRPr="00833388" w14:paraId="7A48C0E6"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B75BC8"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Đăng ký tài khoản mới để sử dụng hệ thống</w:t>
            </w:r>
          </w:p>
        </w:tc>
      </w:tr>
      <w:tr w:rsidR="00673FF0" w:rsidRPr="00833388" w14:paraId="7EA36E39"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1D2F10"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Khách</w:t>
            </w:r>
          </w:p>
        </w:tc>
      </w:tr>
      <w:tr w:rsidR="00673FF0" w:rsidRPr="00833388" w14:paraId="4AE6F4C2" w14:textId="77777777" w:rsidTr="00023942">
        <w:trPr>
          <w:trHeight w:val="57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C872BF"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Chưa có tài khoản, đang ở giao diện Đăng ký</w:t>
            </w:r>
          </w:p>
        </w:tc>
      </w:tr>
      <w:tr w:rsidR="00673FF0" w:rsidRPr="00833388" w14:paraId="118191D5"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489B7C"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Tài khoản được tạo thành công và thông tin cơ bản được lưu vào hệ thống</w:t>
            </w:r>
          </w:p>
        </w:tc>
      </w:tr>
      <w:tr w:rsidR="00673FF0" w:rsidRPr="00833388" w14:paraId="2F850365"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C44B2E"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4253C72C" w14:textId="77777777" w:rsidTr="009B60D3">
        <w:trPr>
          <w:trHeight w:val="300"/>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011CF" w14:textId="77777777" w:rsidR="00673FF0" w:rsidRPr="00833388" w:rsidRDefault="00673FF0" w:rsidP="00F85BA6">
            <w:pPr>
              <w:spacing w:line="276" w:lineRule="auto"/>
              <w:jc w:val="both"/>
              <w:rPr>
                <w:b/>
                <w:bCs/>
                <w:szCs w:val="26"/>
              </w:rPr>
            </w:pPr>
            <w:r w:rsidRPr="00833388">
              <w:rPr>
                <w:b/>
                <w:bCs/>
                <w:szCs w:val="26"/>
              </w:rPr>
              <w:t>Tác nhân</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5B17FD0D"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7465E70F" w14:textId="77777777" w:rsidTr="009B60D3">
        <w:trPr>
          <w:trHeight w:val="605"/>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0CA898" w14:textId="18DDE67C" w:rsidR="00673FF0" w:rsidRPr="00833388" w:rsidRDefault="00673FF0" w:rsidP="00F85BA6">
            <w:pPr>
              <w:spacing w:line="276" w:lineRule="auto"/>
              <w:ind w:left="321" w:hanging="284"/>
              <w:rPr>
                <w:szCs w:val="26"/>
              </w:rPr>
            </w:pPr>
            <w:r w:rsidRPr="00833388">
              <w:rPr>
                <w:szCs w:val="26"/>
              </w:rPr>
              <w:t xml:space="preserve">1. Truy cập vào giao diện </w:t>
            </w:r>
            <w:r w:rsidR="009B60D3">
              <w:rPr>
                <w:szCs w:val="26"/>
              </w:rPr>
              <w:t>đ</w:t>
            </w:r>
            <w:r w:rsidRPr="00833388">
              <w:rPr>
                <w:szCs w:val="26"/>
              </w:rPr>
              <w:t>ăng ký</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37AC9F3E" w14:textId="77777777" w:rsidR="00673FF0" w:rsidRPr="00833388" w:rsidRDefault="00673FF0" w:rsidP="00F85BA6">
            <w:pPr>
              <w:spacing w:line="276" w:lineRule="auto"/>
              <w:jc w:val="both"/>
              <w:rPr>
                <w:szCs w:val="26"/>
              </w:rPr>
            </w:pPr>
            <w:r w:rsidRPr="00833388">
              <w:rPr>
                <w:szCs w:val="26"/>
              </w:rPr>
              <w:t xml:space="preserve"> </w:t>
            </w:r>
          </w:p>
        </w:tc>
      </w:tr>
      <w:tr w:rsidR="00673FF0" w:rsidRPr="00833388" w14:paraId="3FF32758" w14:textId="77777777" w:rsidTr="009B60D3">
        <w:trPr>
          <w:trHeight w:val="1481"/>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5E2CFA" w14:textId="02934F41" w:rsidR="00673FF0" w:rsidRPr="00833388" w:rsidRDefault="00673FF0" w:rsidP="00F85BA6">
            <w:pPr>
              <w:spacing w:line="276" w:lineRule="auto"/>
              <w:ind w:left="700" w:hanging="360"/>
              <w:rPr>
                <w:szCs w:val="26"/>
              </w:rPr>
            </w:pPr>
            <w:r w:rsidRPr="00833388">
              <w:rPr>
                <w:szCs w:val="26"/>
              </w:rPr>
              <w:t>2.  Nhập thông tin hợp lệ:</w:t>
            </w:r>
          </w:p>
          <w:p w14:paraId="2BF03655" w14:textId="77777777" w:rsidR="00673FF0" w:rsidRPr="00833388" w:rsidRDefault="00673FF0" w:rsidP="00F85BA6">
            <w:pPr>
              <w:spacing w:line="276" w:lineRule="auto"/>
              <w:ind w:left="700" w:hanging="360"/>
              <w:rPr>
                <w:szCs w:val="26"/>
              </w:rPr>
            </w:pPr>
            <w:r w:rsidRPr="00833388">
              <w:rPr>
                <w:szCs w:val="26"/>
              </w:rPr>
              <w:t>-         Username</w:t>
            </w:r>
          </w:p>
          <w:p w14:paraId="3961279B" w14:textId="77777777" w:rsidR="00673FF0" w:rsidRPr="00833388" w:rsidRDefault="00673FF0" w:rsidP="00F85BA6">
            <w:pPr>
              <w:spacing w:line="276" w:lineRule="auto"/>
              <w:ind w:left="700" w:hanging="360"/>
              <w:rPr>
                <w:szCs w:val="26"/>
              </w:rPr>
            </w:pPr>
            <w:r w:rsidRPr="00833388">
              <w:rPr>
                <w:szCs w:val="26"/>
              </w:rPr>
              <w:t>-         Email</w:t>
            </w:r>
          </w:p>
          <w:p w14:paraId="5F393F25" w14:textId="77777777" w:rsidR="00673FF0" w:rsidRPr="00833388" w:rsidRDefault="00673FF0" w:rsidP="00F85BA6">
            <w:pPr>
              <w:spacing w:line="276" w:lineRule="auto"/>
              <w:ind w:left="700" w:hanging="360"/>
              <w:rPr>
                <w:szCs w:val="26"/>
              </w:rPr>
            </w:pPr>
            <w:r w:rsidRPr="00833388">
              <w:rPr>
                <w:szCs w:val="26"/>
              </w:rPr>
              <w:t>-         Mật khẩu</w:t>
            </w:r>
          </w:p>
          <w:p w14:paraId="3238667A" w14:textId="77777777" w:rsidR="00673FF0" w:rsidRPr="00833388" w:rsidRDefault="00673FF0" w:rsidP="00F85BA6">
            <w:pPr>
              <w:spacing w:line="276" w:lineRule="auto"/>
              <w:ind w:left="700" w:hanging="360"/>
              <w:rPr>
                <w:szCs w:val="26"/>
              </w:rPr>
            </w:pPr>
            <w:r w:rsidRPr="00833388">
              <w:rPr>
                <w:szCs w:val="26"/>
              </w:rPr>
              <w:t>-         Ngày sinh</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38C02FB6" w14:textId="77777777" w:rsidR="00673FF0" w:rsidRPr="00833388" w:rsidRDefault="00673FF0" w:rsidP="00F85BA6">
            <w:pPr>
              <w:spacing w:line="276" w:lineRule="auto"/>
              <w:jc w:val="both"/>
              <w:rPr>
                <w:szCs w:val="26"/>
              </w:rPr>
            </w:pPr>
            <w:r w:rsidRPr="00833388">
              <w:rPr>
                <w:szCs w:val="26"/>
              </w:rPr>
              <w:t xml:space="preserve"> </w:t>
            </w:r>
          </w:p>
        </w:tc>
      </w:tr>
      <w:tr w:rsidR="00673FF0" w:rsidRPr="00833388" w14:paraId="127712F6" w14:textId="77777777" w:rsidTr="009B60D3">
        <w:trPr>
          <w:trHeight w:val="465"/>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3926B8" w14:textId="29D36D98" w:rsidR="00673FF0" w:rsidRPr="00833388" w:rsidRDefault="00673FF0" w:rsidP="00F85BA6">
            <w:pPr>
              <w:spacing w:line="276" w:lineRule="auto"/>
              <w:ind w:left="700" w:hanging="360"/>
              <w:rPr>
                <w:szCs w:val="26"/>
              </w:rPr>
            </w:pPr>
            <w:r w:rsidRPr="00833388">
              <w:rPr>
                <w:szCs w:val="26"/>
              </w:rPr>
              <w:t>3.</w:t>
            </w:r>
            <w:r w:rsidR="00E97ECC">
              <w:rPr>
                <w:szCs w:val="26"/>
              </w:rPr>
              <w:t xml:space="preserve"> </w:t>
            </w:r>
            <w:r w:rsidRPr="00833388">
              <w:rPr>
                <w:szCs w:val="26"/>
              </w:rPr>
              <w:t>Nhấn nút “đăng ký”</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218F5330" w14:textId="37AAA832" w:rsidR="00673FF0" w:rsidRPr="00833388" w:rsidRDefault="00673FF0" w:rsidP="00F85BA6">
            <w:pPr>
              <w:spacing w:line="276" w:lineRule="auto"/>
              <w:ind w:left="327" w:hanging="360"/>
              <w:rPr>
                <w:szCs w:val="26"/>
              </w:rPr>
            </w:pPr>
            <w:r w:rsidRPr="00833388">
              <w:rPr>
                <w:szCs w:val="26"/>
              </w:rPr>
              <w:t>4.</w:t>
            </w:r>
            <w:r w:rsidR="00E97ECC">
              <w:rPr>
                <w:szCs w:val="26"/>
              </w:rPr>
              <w:t xml:space="preserve"> </w:t>
            </w:r>
            <w:r w:rsidRPr="00833388">
              <w:rPr>
                <w:szCs w:val="26"/>
              </w:rPr>
              <w:t>Kiểm tra hợp lệ các trường dữ liệu đã nhập</w:t>
            </w:r>
          </w:p>
        </w:tc>
      </w:tr>
      <w:tr w:rsidR="00673FF0" w:rsidRPr="00833388" w14:paraId="33B2BA4E" w14:textId="77777777" w:rsidTr="009B60D3">
        <w:trPr>
          <w:trHeight w:val="415"/>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1F1585" w14:textId="77777777" w:rsidR="00673FF0" w:rsidRPr="00833388" w:rsidRDefault="00673FF0" w:rsidP="00F85BA6">
            <w:pPr>
              <w:spacing w:line="276" w:lineRule="auto"/>
              <w:rPr>
                <w:szCs w:val="26"/>
              </w:rPr>
            </w:pPr>
            <w:r w:rsidRPr="00833388">
              <w:rPr>
                <w:szCs w:val="26"/>
              </w:rPr>
              <w:t xml:space="preserve"> </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2C898B53" w14:textId="29036001" w:rsidR="00673FF0" w:rsidRPr="00833388" w:rsidRDefault="00673FF0" w:rsidP="00F85BA6">
            <w:pPr>
              <w:spacing w:line="276" w:lineRule="auto"/>
              <w:ind w:left="327" w:hanging="360"/>
              <w:rPr>
                <w:szCs w:val="26"/>
              </w:rPr>
            </w:pPr>
            <w:r w:rsidRPr="00833388">
              <w:rPr>
                <w:szCs w:val="26"/>
              </w:rPr>
              <w:t>5. Nếu hợp lệ, tạo tài khoản người dùng mới</w:t>
            </w:r>
          </w:p>
        </w:tc>
      </w:tr>
      <w:tr w:rsidR="00673FF0" w:rsidRPr="00833388" w14:paraId="109E30D2" w14:textId="77777777" w:rsidTr="009B60D3">
        <w:trPr>
          <w:trHeight w:val="312"/>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A2234A" w14:textId="77777777" w:rsidR="00673FF0" w:rsidRPr="00833388" w:rsidRDefault="00673FF0" w:rsidP="00F85BA6">
            <w:pPr>
              <w:spacing w:line="276" w:lineRule="auto"/>
              <w:rPr>
                <w:szCs w:val="26"/>
              </w:rPr>
            </w:pPr>
            <w:r w:rsidRPr="00833388">
              <w:rPr>
                <w:szCs w:val="26"/>
              </w:rPr>
              <w:lastRenderedPageBreak/>
              <w:t xml:space="preserve"> </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6930CFBB" w14:textId="10562205" w:rsidR="00673FF0" w:rsidRPr="00833388" w:rsidRDefault="00673FF0" w:rsidP="00F85BA6">
            <w:pPr>
              <w:spacing w:line="276" w:lineRule="auto"/>
              <w:ind w:left="327" w:hanging="360"/>
              <w:rPr>
                <w:szCs w:val="26"/>
              </w:rPr>
            </w:pPr>
            <w:r w:rsidRPr="00833388">
              <w:rPr>
                <w:szCs w:val="26"/>
              </w:rPr>
              <w:t>6.</w:t>
            </w:r>
            <w:r w:rsidR="00E97ECC">
              <w:rPr>
                <w:szCs w:val="26"/>
              </w:rPr>
              <w:t xml:space="preserve"> </w:t>
            </w:r>
            <w:r w:rsidRPr="00833388">
              <w:rPr>
                <w:szCs w:val="26"/>
              </w:rPr>
              <w:t>Trả về thông báo “Đăng ký thành công”</w:t>
            </w:r>
          </w:p>
        </w:tc>
      </w:tr>
      <w:tr w:rsidR="00673FF0" w:rsidRPr="00833388" w14:paraId="13A9EAC8" w14:textId="77777777" w:rsidTr="009B60D3">
        <w:trPr>
          <w:trHeight w:val="334"/>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C3B3BF" w14:textId="77777777" w:rsidR="00673FF0" w:rsidRPr="00833388" w:rsidRDefault="00673FF0" w:rsidP="00F85BA6">
            <w:pPr>
              <w:spacing w:line="276" w:lineRule="auto"/>
              <w:rPr>
                <w:szCs w:val="26"/>
              </w:rPr>
            </w:pPr>
            <w:r w:rsidRPr="00833388">
              <w:rPr>
                <w:szCs w:val="26"/>
              </w:rPr>
              <w:t xml:space="preserve"> </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31D3567E" w14:textId="2D1AAAA9" w:rsidR="00673FF0" w:rsidRPr="00833388" w:rsidRDefault="00673FF0" w:rsidP="00F85BA6">
            <w:pPr>
              <w:spacing w:line="276" w:lineRule="auto"/>
              <w:ind w:left="327" w:hanging="360"/>
              <w:rPr>
                <w:szCs w:val="26"/>
              </w:rPr>
            </w:pPr>
            <w:r w:rsidRPr="00833388">
              <w:rPr>
                <w:szCs w:val="26"/>
              </w:rPr>
              <w:t>7. Chuyển người dùng sang trang đăng nhập</w:t>
            </w:r>
          </w:p>
        </w:tc>
      </w:tr>
      <w:tr w:rsidR="00673FF0" w:rsidRPr="00833388" w14:paraId="463F8BCB" w14:textId="77777777" w:rsidTr="00023942">
        <w:trPr>
          <w:trHeight w:val="525"/>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A0A74F"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59EC01C4" w14:textId="77777777" w:rsidTr="009B60D3">
        <w:trPr>
          <w:trHeight w:val="525"/>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E2BB99" w14:textId="77777777" w:rsidR="00673FF0" w:rsidRPr="00833388" w:rsidRDefault="00673FF0" w:rsidP="00F85BA6">
            <w:pPr>
              <w:spacing w:line="276" w:lineRule="auto"/>
              <w:jc w:val="both"/>
              <w:rPr>
                <w:szCs w:val="26"/>
              </w:rPr>
            </w:pPr>
            <w:r w:rsidRPr="00833388">
              <w:rPr>
                <w:szCs w:val="26"/>
              </w:rPr>
              <w:t>2.1. Nếu email đã tồn tại</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2B438FAF" w14:textId="77777777" w:rsidR="00673FF0" w:rsidRPr="00833388" w:rsidRDefault="00673FF0" w:rsidP="00F85BA6">
            <w:pPr>
              <w:spacing w:line="276" w:lineRule="auto"/>
              <w:jc w:val="both"/>
              <w:rPr>
                <w:szCs w:val="26"/>
              </w:rPr>
            </w:pPr>
            <w:r w:rsidRPr="00833388">
              <w:rPr>
                <w:szCs w:val="26"/>
              </w:rPr>
              <w:t>2.1. Hiển thị thông báo lỗi “Email đã được sử dụng”</w:t>
            </w:r>
          </w:p>
        </w:tc>
      </w:tr>
      <w:tr w:rsidR="00673FF0" w:rsidRPr="00833388" w14:paraId="71AEBF19" w14:textId="77777777" w:rsidTr="009B60D3">
        <w:trPr>
          <w:trHeight w:val="696"/>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0CAA33" w14:textId="77777777" w:rsidR="00673FF0" w:rsidRPr="00833388" w:rsidRDefault="00673FF0" w:rsidP="00F85BA6">
            <w:pPr>
              <w:spacing w:line="276" w:lineRule="auto"/>
              <w:jc w:val="both"/>
              <w:rPr>
                <w:szCs w:val="26"/>
              </w:rPr>
            </w:pPr>
            <w:r w:rsidRPr="00833388">
              <w:rPr>
                <w:szCs w:val="26"/>
              </w:rPr>
              <w:t>2.2. Nếu username đã tồn tại</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56EA32E1" w14:textId="77777777" w:rsidR="00673FF0" w:rsidRPr="00833388" w:rsidRDefault="00673FF0" w:rsidP="00F85BA6">
            <w:pPr>
              <w:spacing w:line="276" w:lineRule="auto"/>
              <w:jc w:val="both"/>
              <w:rPr>
                <w:szCs w:val="26"/>
              </w:rPr>
            </w:pPr>
            <w:r w:rsidRPr="00833388">
              <w:rPr>
                <w:szCs w:val="26"/>
              </w:rPr>
              <w:t>2.2. Hiển thị thông báo lỗi “Tên người dùng đã tồn tại”</w:t>
            </w:r>
          </w:p>
        </w:tc>
      </w:tr>
      <w:tr w:rsidR="00673FF0" w:rsidRPr="00833388" w14:paraId="37241EE4" w14:textId="77777777" w:rsidTr="009B60D3">
        <w:trPr>
          <w:trHeight w:val="865"/>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E6085C" w14:textId="77777777" w:rsidR="00673FF0" w:rsidRPr="00833388" w:rsidRDefault="00673FF0" w:rsidP="00F85BA6">
            <w:pPr>
              <w:spacing w:line="276" w:lineRule="auto"/>
              <w:jc w:val="both"/>
              <w:rPr>
                <w:szCs w:val="26"/>
              </w:rPr>
            </w:pPr>
            <w:r w:rsidRPr="00833388">
              <w:rPr>
                <w:szCs w:val="26"/>
              </w:rPr>
              <w:t>2.3. Nếu định dạng email không hợp lệ hoặc mật khẩu không đủ mạnh</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2EDB8904" w14:textId="77777777" w:rsidR="00673FF0" w:rsidRPr="00833388" w:rsidRDefault="00673FF0" w:rsidP="00F85BA6">
            <w:pPr>
              <w:spacing w:line="276" w:lineRule="auto"/>
              <w:jc w:val="both"/>
              <w:rPr>
                <w:szCs w:val="26"/>
              </w:rPr>
            </w:pPr>
            <w:r w:rsidRPr="00833388">
              <w:rPr>
                <w:szCs w:val="26"/>
              </w:rPr>
              <w:t>2.3. Hiển thị thông báo lỗi tương ứng với trường bị sai</w:t>
            </w:r>
          </w:p>
        </w:tc>
      </w:tr>
      <w:tr w:rsidR="00673FF0" w:rsidRPr="00833388" w14:paraId="419FB854" w14:textId="77777777" w:rsidTr="009B60D3">
        <w:trPr>
          <w:trHeight w:val="633"/>
        </w:trPr>
        <w:tc>
          <w:tcPr>
            <w:tcW w:w="339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C1F2C1" w14:textId="77777777" w:rsidR="00673FF0" w:rsidRPr="00833388" w:rsidRDefault="00673FF0" w:rsidP="00F85BA6">
            <w:pPr>
              <w:spacing w:line="276" w:lineRule="auto"/>
              <w:jc w:val="both"/>
              <w:rPr>
                <w:szCs w:val="26"/>
              </w:rPr>
            </w:pPr>
            <w:r w:rsidRPr="00833388">
              <w:rPr>
                <w:szCs w:val="26"/>
              </w:rPr>
              <w:t>2.4. Nếu các trường thông tin bị bỏ trống</w:t>
            </w:r>
          </w:p>
        </w:tc>
        <w:tc>
          <w:tcPr>
            <w:tcW w:w="5529" w:type="dxa"/>
            <w:tcBorders>
              <w:top w:val="nil"/>
              <w:left w:val="nil"/>
              <w:bottom w:val="single" w:sz="5" w:space="0" w:color="000000"/>
              <w:right w:val="single" w:sz="5" w:space="0" w:color="000000"/>
            </w:tcBorders>
            <w:tcMar>
              <w:top w:w="0" w:type="dxa"/>
              <w:left w:w="100" w:type="dxa"/>
              <w:bottom w:w="0" w:type="dxa"/>
              <w:right w:w="100" w:type="dxa"/>
            </w:tcMar>
          </w:tcPr>
          <w:p w14:paraId="4E8AE5D3" w14:textId="7ED23653" w:rsidR="00673FF0" w:rsidRPr="00833388" w:rsidRDefault="00673FF0" w:rsidP="00F85BA6">
            <w:pPr>
              <w:spacing w:line="276" w:lineRule="auto"/>
              <w:jc w:val="both"/>
              <w:rPr>
                <w:szCs w:val="26"/>
              </w:rPr>
            </w:pPr>
            <w:r w:rsidRPr="00833388">
              <w:rPr>
                <w:szCs w:val="26"/>
              </w:rPr>
              <w:t>2.4 Hiển thị thông báo: "Vui lòng nhập đầy đủ các thông tin bắt buộc</w:t>
            </w:r>
            <w:r w:rsidR="00180CC7">
              <w:rPr>
                <w:szCs w:val="26"/>
              </w:rPr>
              <w:t>.</w:t>
            </w:r>
          </w:p>
        </w:tc>
      </w:tr>
    </w:tbl>
    <w:p w14:paraId="485EDF73" w14:textId="3C39A9CD" w:rsidR="00180CC7" w:rsidRPr="00180CC7" w:rsidRDefault="00982DA6" w:rsidP="00982DA6">
      <w:pPr>
        <w:pStyle w:val="Caption"/>
        <w:rPr>
          <w:b w:val="0"/>
        </w:rPr>
      </w:pPr>
      <w:bookmarkStart w:id="63" w:name="_u6hltwc0i2i4" w:colFirst="0" w:colLast="0"/>
      <w:bookmarkStart w:id="64" w:name="_Toc232541198"/>
      <w:bookmarkEnd w:id="63"/>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00180CC7" w:rsidRPr="00833388">
        <w:rPr>
          <w:szCs w:val="26"/>
        </w:rPr>
        <w:t>Bảng đặc tả usecase đăng ký</w:t>
      </w:r>
      <w:bookmarkEnd w:id="64"/>
    </w:p>
    <w:p w14:paraId="5005F3A0" w14:textId="74956486" w:rsidR="00673FF0" w:rsidRPr="00180CC7" w:rsidRDefault="00673FF0" w:rsidP="00F85BA6">
      <w:pPr>
        <w:pStyle w:val="Heading3"/>
        <w:spacing w:line="276" w:lineRule="auto"/>
        <w:rPr>
          <w:b w:val="0"/>
        </w:rPr>
      </w:pPr>
      <w:bookmarkStart w:id="65" w:name="_Toc232669912"/>
      <w:r w:rsidRPr="00833388">
        <w:t>Đặc tả chức năng đăng nhập</w:t>
      </w:r>
      <w:bookmarkEnd w:id="65"/>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76A3AB22" w14:textId="77777777" w:rsidTr="00023942">
        <w:trPr>
          <w:trHeight w:val="30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602622" w14:textId="77777777" w:rsidR="00673FF0" w:rsidRPr="00833388" w:rsidRDefault="00673FF0" w:rsidP="00F85BA6">
            <w:pPr>
              <w:spacing w:line="276" w:lineRule="auto"/>
              <w:rPr>
                <w:szCs w:val="26"/>
              </w:rPr>
            </w:pPr>
            <w:r w:rsidRPr="00833388">
              <w:rPr>
                <w:b/>
                <w:bCs/>
                <w:szCs w:val="26"/>
              </w:rPr>
              <w:t xml:space="preserve">Mã Usecase: </w:t>
            </w:r>
            <w:r w:rsidRPr="00833388">
              <w:rPr>
                <w:szCs w:val="26"/>
              </w:rPr>
              <w:t>UC-02</w:t>
            </w:r>
          </w:p>
        </w:tc>
      </w:tr>
      <w:tr w:rsidR="00673FF0" w:rsidRPr="00833388" w14:paraId="2F8F6525"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92DCF" w14:textId="77777777" w:rsidR="00673FF0" w:rsidRPr="00833388" w:rsidRDefault="00673FF0" w:rsidP="00F85BA6">
            <w:pPr>
              <w:spacing w:line="276" w:lineRule="auto"/>
              <w:rPr>
                <w:szCs w:val="26"/>
              </w:rPr>
            </w:pPr>
            <w:r w:rsidRPr="00833388">
              <w:rPr>
                <w:b/>
                <w:bCs/>
                <w:szCs w:val="26"/>
              </w:rPr>
              <w:t xml:space="preserve">Tên Usecase: </w:t>
            </w:r>
            <w:r w:rsidRPr="00833388">
              <w:rPr>
                <w:szCs w:val="26"/>
              </w:rPr>
              <w:t>Đăng nhập</w:t>
            </w:r>
          </w:p>
        </w:tc>
      </w:tr>
      <w:tr w:rsidR="00673FF0" w:rsidRPr="00833388" w14:paraId="3CB4D0C7"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281B87" w14:textId="77777777" w:rsidR="00673FF0" w:rsidRPr="00833388" w:rsidRDefault="00673FF0" w:rsidP="00F85BA6">
            <w:pPr>
              <w:spacing w:line="276" w:lineRule="auto"/>
              <w:rPr>
                <w:szCs w:val="26"/>
              </w:rPr>
            </w:pPr>
            <w:r w:rsidRPr="00833388">
              <w:rPr>
                <w:b/>
                <w:bCs/>
                <w:szCs w:val="26"/>
              </w:rPr>
              <w:t xml:space="preserve">Mô tả: </w:t>
            </w:r>
            <w:r w:rsidRPr="00833388">
              <w:rPr>
                <w:szCs w:val="26"/>
              </w:rPr>
              <w:t>Đăng nhập tài khoản đã có trên hệ thống</w:t>
            </w:r>
          </w:p>
        </w:tc>
      </w:tr>
      <w:tr w:rsidR="00673FF0" w:rsidRPr="00833388" w14:paraId="2393D934"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BA27BF" w14:textId="77777777" w:rsidR="00673FF0" w:rsidRPr="00833388" w:rsidRDefault="00673FF0" w:rsidP="00F85BA6">
            <w:pPr>
              <w:spacing w:line="276" w:lineRule="auto"/>
              <w:rPr>
                <w:szCs w:val="26"/>
              </w:rPr>
            </w:pPr>
            <w:r w:rsidRPr="00833388">
              <w:rPr>
                <w:b/>
                <w:bCs/>
                <w:szCs w:val="26"/>
              </w:rPr>
              <w:t xml:space="preserve">Tác nhân: </w:t>
            </w:r>
            <w:r w:rsidRPr="00833388">
              <w:rPr>
                <w:szCs w:val="26"/>
              </w:rPr>
              <w:t>Người dùng, chuyên gia</w:t>
            </w:r>
          </w:p>
        </w:tc>
      </w:tr>
      <w:tr w:rsidR="00673FF0" w:rsidRPr="00833388" w14:paraId="7ABBC11C" w14:textId="77777777" w:rsidTr="00180CC7">
        <w:trPr>
          <w:trHeight w:val="385"/>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005B4E" w14:textId="77777777" w:rsidR="00673FF0" w:rsidRPr="00833388" w:rsidRDefault="00673FF0" w:rsidP="00F85BA6">
            <w:pPr>
              <w:spacing w:line="276" w:lineRule="auto"/>
              <w:rPr>
                <w:szCs w:val="26"/>
              </w:rPr>
            </w:pPr>
            <w:r w:rsidRPr="00833388">
              <w:rPr>
                <w:b/>
                <w:bCs/>
                <w:szCs w:val="26"/>
              </w:rPr>
              <w:t xml:space="preserve">Tiền điều kiện: </w:t>
            </w:r>
            <w:r w:rsidRPr="00833388">
              <w:rPr>
                <w:szCs w:val="26"/>
              </w:rPr>
              <w:t xml:space="preserve"> Đã có tài khoản</w:t>
            </w:r>
          </w:p>
        </w:tc>
      </w:tr>
      <w:tr w:rsidR="00673FF0" w:rsidRPr="00833388" w14:paraId="75638200" w14:textId="77777777" w:rsidTr="00023942">
        <w:trPr>
          <w:trHeight w:val="300"/>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EC4018" w14:textId="77777777" w:rsidR="00673FF0" w:rsidRPr="00833388" w:rsidRDefault="00673FF0" w:rsidP="00F85BA6">
            <w:pPr>
              <w:spacing w:line="276" w:lineRule="auto"/>
              <w:rPr>
                <w:szCs w:val="26"/>
              </w:rPr>
            </w:pPr>
            <w:r w:rsidRPr="00833388">
              <w:rPr>
                <w:b/>
                <w:bCs/>
                <w:szCs w:val="26"/>
              </w:rPr>
              <w:t xml:space="preserve">Hậu điều kiện: </w:t>
            </w:r>
            <w:r w:rsidRPr="00833388">
              <w:rPr>
                <w:szCs w:val="26"/>
              </w:rPr>
              <w:t>Trạng thái đăng nhập được thiết lập</w:t>
            </w:r>
          </w:p>
        </w:tc>
      </w:tr>
      <w:tr w:rsidR="00673FF0" w:rsidRPr="00833388" w14:paraId="7D6448FF" w14:textId="77777777" w:rsidTr="009B60D3">
        <w:trPr>
          <w:trHeight w:val="481"/>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7F3D6E" w14:textId="77777777" w:rsidR="00673FF0" w:rsidRPr="00833388" w:rsidRDefault="00673FF0" w:rsidP="00F85BA6">
            <w:pPr>
              <w:spacing w:line="276" w:lineRule="auto"/>
              <w:rPr>
                <w:b/>
                <w:bCs/>
                <w:szCs w:val="26"/>
              </w:rPr>
            </w:pPr>
            <w:r w:rsidRPr="00833388">
              <w:rPr>
                <w:b/>
                <w:bCs/>
                <w:szCs w:val="26"/>
              </w:rPr>
              <w:t>Luồng sự kiện chính</w:t>
            </w:r>
          </w:p>
        </w:tc>
      </w:tr>
      <w:tr w:rsidR="00673FF0" w:rsidRPr="00833388" w14:paraId="2B21EC05" w14:textId="77777777" w:rsidTr="00180CC7">
        <w:trPr>
          <w:trHeight w:val="303"/>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516D01" w14:textId="77777777" w:rsidR="00673FF0" w:rsidRPr="00833388" w:rsidRDefault="00673FF0" w:rsidP="00F85BA6">
            <w:pPr>
              <w:spacing w:line="276" w:lineRule="auto"/>
              <w:rPr>
                <w:b/>
                <w:bCs/>
                <w:szCs w:val="26"/>
              </w:rPr>
            </w:pPr>
            <w:r w:rsidRPr="00833388">
              <w:rPr>
                <w:b/>
                <w:bCs/>
                <w:szCs w:val="26"/>
              </w:rPr>
              <w:t>Tác nhân</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4DCF7756" w14:textId="77777777" w:rsidR="00673FF0" w:rsidRPr="00833388" w:rsidRDefault="00673FF0" w:rsidP="00F85BA6">
            <w:pPr>
              <w:spacing w:line="276" w:lineRule="auto"/>
              <w:rPr>
                <w:b/>
                <w:bCs/>
                <w:szCs w:val="26"/>
              </w:rPr>
            </w:pPr>
            <w:r w:rsidRPr="00833388">
              <w:rPr>
                <w:b/>
                <w:bCs/>
                <w:szCs w:val="26"/>
              </w:rPr>
              <w:t>Hệ thống</w:t>
            </w:r>
          </w:p>
        </w:tc>
      </w:tr>
      <w:tr w:rsidR="00673FF0" w:rsidRPr="00833388" w14:paraId="19F80B5E" w14:textId="77777777" w:rsidTr="00180CC7">
        <w:trPr>
          <w:trHeight w:val="339"/>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68441F" w14:textId="268706F8" w:rsidR="00673FF0" w:rsidRPr="00833388" w:rsidRDefault="00673FF0" w:rsidP="00F85BA6">
            <w:pPr>
              <w:spacing w:line="276" w:lineRule="auto"/>
              <w:ind w:left="321" w:hanging="360"/>
              <w:rPr>
                <w:szCs w:val="26"/>
              </w:rPr>
            </w:pPr>
            <w:r w:rsidRPr="00833388">
              <w:rPr>
                <w:szCs w:val="26"/>
              </w:rPr>
              <w:t>1.Chọn phương thức đăng nhập</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6E0A3DF6" w14:textId="77777777" w:rsidR="00673FF0" w:rsidRPr="00833388" w:rsidRDefault="00673FF0" w:rsidP="00F85BA6">
            <w:pPr>
              <w:spacing w:line="276" w:lineRule="auto"/>
              <w:rPr>
                <w:szCs w:val="26"/>
              </w:rPr>
            </w:pPr>
            <w:r w:rsidRPr="00833388">
              <w:rPr>
                <w:szCs w:val="26"/>
              </w:rPr>
              <w:t xml:space="preserve"> 2. Hiển thị form đăng nhập</w:t>
            </w:r>
          </w:p>
        </w:tc>
      </w:tr>
      <w:tr w:rsidR="00673FF0" w:rsidRPr="00833388" w14:paraId="20D7E352" w14:textId="77777777" w:rsidTr="00180CC7">
        <w:trPr>
          <w:trHeight w:val="402"/>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D8D882" w14:textId="77777777" w:rsidR="00673FF0" w:rsidRPr="00833388" w:rsidRDefault="00673FF0" w:rsidP="00F85BA6">
            <w:pPr>
              <w:spacing w:line="276" w:lineRule="auto"/>
              <w:ind w:left="321" w:hanging="360"/>
              <w:rPr>
                <w:szCs w:val="26"/>
              </w:rPr>
            </w:pPr>
            <w:r w:rsidRPr="00833388">
              <w:rPr>
                <w:szCs w:val="26"/>
              </w:rPr>
              <w:t>3. Nhập thông tin và xác nhận</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28F6D862" w14:textId="77777777" w:rsidR="00673FF0" w:rsidRPr="00833388" w:rsidRDefault="00673FF0" w:rsidP="00F85BA6">
            <w:pPr>
              <w:spacing w:line="276" w:lineRule="auto"/>
              <w:rPr>
                <w:szCs w:val="26"/>
              </w:rPr>
            </w:pPr>
            <w:r w:rsidRPr="00833388">
              <w:rPr>
                <w:szCs w:val="26"/>
              </w:rPr>
              <w:t xml:space="preserve"> 4. Gửi yêu cầu xác thực tới Firebase</w:t>
            </w:r>
          </w:p>
        </w:tc>
      </w:tr>
      <w:tr w:rsidR="00673FF0" w:rsidRPr="00833388" w14:paraId="09D2994C" w14:textId="77777777" w:rsidTr="00180CC7">
        <w:trPr>
          <w:trHeight w:val="421"/>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3891B7" w14:textId="77777777" w:rsidR="00673FF0" w:rsidRPr="00833388" w:rsidRDefault="00673FF0" w:rsidP="00F85BA6">
            <w:pPr>
              <w:spacing w:line="276" w:lineRule="auto"/>
              <w:ind w:left="700" w:hanging="360"/>
              <w:rPr>
                <w:szCs w:val="26"/>
              </w:rPr>
            </w:pP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363AD38D" w14:textId="77777777" w:rsidR="00673FF0" w:rsidRPr="00833388" w:rsidRDefault="00673FF0" w:rsidP="00F85BA6">
            <w:pPr>
              <w:spacing w:line="276" w:lineRule="auto"/>
              <w:rPr>
                <w:szCs w:val="26"/>
              </w:rPr>
            </w:pPr>
            <w:r w:rsidRPr="00833388">
              <w:rPr>
                <w:szCs w:val="26"/>
              </w:rPr>
              <w:t xml:space="preserve"> 5. Firebase trả về Token xác thực</w:t>
            </w:r>
          </w:p>
        </w:tc>
      </w:tr>
      <w:tr w:rsidR="00673FF0" w:rsidRPr="00833388" w14:paraId="67363E30" w14:textId="77777777" w:rsidTr="00180CC7">
        <w:trPr>
          <w:trHeight w:val="413"/>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4FC09D" w14:textId="77777777" w:rsidR="00673FF0" w:rsidRPr="00833388" w:rsidRDefault="00673FF0" w:rsidP="00F85BA6">
            <w:pPr>
              <w:spacing w:line="276" w:lineRule="auto"/>
              <w:rPr>
                <w:szCs w:val="26"/>
              </w:rPr>
            </w:pPr>
            <w:r w:rsidRPr="00833388">
              <w:rPr>
                <w:szCs w:val="26"/>
              </w:rPr>
              <w:t xml:space="preserve"> </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619D363A" w14:textId="77777777" w:rsidR="00673FF0" w:rsidRPr="00833388" w:rsidRDefault="00673FF0" w:rsidP="00F85BA6">
            <w:pPr>
              <w:spacing w:line="276" w:lineRule="auto"/>
              <w:rPr>
                <w:szCs w:val="26"/>
              </w:rPr>
            </w:pPr>
            <w:r w:rsidRPr="00833388">
              <w:rPr>
                <w:szCs w:val="26"/>
              </w:rPr>
              <w:t xml:space="preserve"> 6. Chuyển hướng vào trang chính</w:t>
            </w:r>
          </w:p>
        </w:tc>
      </w:tr>
      <w:tr w:rsidR="00673FF0" w:rsidRPr="00833388" w14:paraId="448329C3" w14:textId="77777777" w:rsidTr="00180CC7">
        <w:trPr>
          <w:trHeight w:val="405"/>
        </w:trPr>
        <w:tc>
          <w:tcPr>
            <w:tcW w:w="89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FC9F97" w14:textId="77777777" w:rsidR="00673FF0" w:rsidRPr="00833388" w:rsidRDefault="00673FF0" w:rsidP="00F85BA6">
            <w:pPr>
              <w:spacing w:line="276" w:lineRule="auto"/>
              <w:rPr>
                <w:b/>
                <w:bCs/>
                <w:szCs w:val="26"/>
              </w:rPr>
            </w:pPr>
            <w:r w:rsidRPr="00833388">
              <w:rPr>
                <w:b/>
                <w:bCs/>
                <w:szCs w:val="26"/>
              </w:rPr>
              <w:t>Luồng sự kiện thay thế</w:t>
            </w:r>
          </w:p>
        </w:tc>
      </w:tr>
      <w:tr w:rsidR="00673FF0" w:rsidRPr="00833388" w14:paraId="795B2A36" w14:textId="77777777" w:rsidTr="00023942">
        <w:trPr>
          <w:trHeight w:val="525"/>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E609BC" w14:textId="77777777" w:rsidR="00673FF0" w:rsidRPr="00833388" w:rsidRDefault="00673FF0" w:rsidP="00F85BA6">
            <w:pPr>
              <w:spacing w:line="276" w:lineRule="auto"/>
              <w:rPr>
                <w:szCs w:val="26"/>
              </w:rPr>
            </w:pPr>
            <w:r w:rsidRPr="00833388">
              <w:rPr>
                <w:szCs w:val="26"/>
              </w:rPr>
              <w:t>4.1. Sai Email hoặc Mật khẩu</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721060B6" w14:textId="77777777" w:rsidR="00673FF0" w:rsidRPr="00833388" w:rsidRDefault="00673FF0" w:rsidP="00F85BA6">
            <w:pPr>
              <w:spacing w:line="276" w:lineRule="auto"/>
              <w:rPr>
                <w:szCs w:val="26"/>
              </w:rPr>
            </w:pPr>
            <w:r w:rsidRPr="00833388">
              <w:rPr>
                <w:szCs w:val="26"/>
              </w:rPr>
              <w:t>4.1. Hiển thị thông báo: "Thông tin đăng nhập không chính xác</w:t>
            </w:r>
          </w:p>
        </w:tc>
      </w:tr>
      <w:tr w:rsidR="00673FF0" w:rsidRPr="00833388" w14:paraId="72449F81" w14:textId="77777777" w:rsidTr="00023942">
        <w:trPr>
          <w:trHeight w:val="810"/>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6F62D0" w14:textId="77777777" w:rsidR="00673FF0" w:rsidRPr="00833388" w:rsidRDefault="00673FF0" w:rsidP="00F85BA6">
            <w:pPr>
              <w:spacing w:line="276" w:lineRule="auto"/>
              <w:rPr>
                <w:szCs w:val="26"/>
              </w:rPr>
            </w:pPr>
            <w:r w:rsidRPr="00833388">
              <w:rPr>
                <w:szCs w:val="26"/>
              </w:rPr>
              <w:t>4.2. Người dùng hủy quá trình đăng nhập</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012E8F85" w14:textId="77777777" w:rsidR="00673FF0" w:rsidRPr="00833388" w:rsidRDefault="00673FF0" w:rsidP="00F85BA6">
            <w:pPr>
              <w:spacing w:line="276" w:lineRule="auto"/>
              <w:rPr>
                <w:szCs w:val="26"/>
              </w:rPr>
            </w:pPr>
            <w:r w:rsidRPr="00833388">
              <w:rPr>
                <w:szCs w:val="26"/>
              </w:rPr>
              <w:t>4.2. Đóng cửa sổ xác thực và quay lại màn hình đăng nhập.</w:t>
            </w:r>
          </w:p>
        </w:tc>
      </w:tr>
      <w:tr w:rsidR="00673FF0" w:rsidRPr="00833388" w14:paraId="266C54C7" w14:textId="77777777" w:rsidTr="00180CC7">
        <w:trPr>
          <w:trHeight w:val="701"/>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A80EED" w14:textId="77777777" w:rsidR="00673FF0" w:rsidRPr="00833388" w:rsidRDefault="00673FF0" w:rsidP="00F85BA6">
            <w:pPr>
              <w:spacing w:line="276" w:lineRule="auto"/>
              <w:rPr>
                <w:szCs w:val="26"/>
              </w:rPr>
            </w:pPr>
            <w:r w:rsidRPr="00833388">
              <w:rPr>
                <w:szCs w:val="26"/>
              </w:rPr>
              <w:t>4.3. Lỗi kết nối mạng trong quá trình xác thực</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43517117" w14:textId="77777777" w:rsidR="00673FF0" w:rsidRPr="00833388" w:rsidRDefault="00673FF0" w:rsidP="00F85BA6">
            <w:pPr>
              <w:spacing w:line="276" w:lineRule="auto"/>
              <w:rPr>
                <w:szCs w:val="26"/>
              </w:rPr>
            </w:pPr>
            <w:r w:rsidRPr="00833388">
              <w:rPr>
                <w:szCs w:val="26"/>
              </w:rPr>
              <w:t>4.3. Hiển thị thông báo: "Lỗi kết nối mạng, vui lòng thử lại sau</w:t>
            </w:r>
          </w:p>
        </w:tc>
      </w:tr>
    </w:tbl>
    <w:p w14:paraId="24FD0C78" w14:textId="5E73FB82" w:rsidR="00673FF0" w:rsidRDefault="009B60D3" w:rsidP="00F85BA6">
      <w:pPr>
        <w:pStyle w:val="Caption"/>
        <w:spacing w:line="276" w:lineRule="auto"/>
        <w:rPr>
          <w:b w:val="0"/>
          <w:bCs/>
          <w:szCs w:val="26"/>
        </w:rPr>
      </w:pPr>
      <w:bookmarkStart w:id="66" w:name="_Toc232541199"/>
      <w:r>
        <w:lastRenderedPageBreak/>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3</w:t>
      </w:r>
      <w:r w:rsidR="00982DA6">
        <w:rPr>
          <w:noProof/>
        </w:rPr>
        <w:fldChar w:fldCharType="end"/>
      </w:r>
      <w:r w:rsidRPr="009B60D3">
        <w:t xml:space="preserve"> </w:t>
      </w:r>
      <w:r w:rsidR="00180CC7" w:rsidRPr="009B60D3">
        <w:rPr>
          <w:szCs w:val="26"/>
        </w:rPr>
        <w:t>Bảng đặc tả usecase đăng nhập</w:t>
      </w:r>
      <w:bookmarkEnd w:id="66"/>
    </w:p>
    <w:p w14:paraId="08AB34DE" w14:textId="2B17E5DE" w:rsidR="00180CC7" w:rsidRDefault="00180CC7" w:rsidP="00F85BA6">
      <w:pPr>
        <w:spacing w:line="276" w:lineRule="auto"/>
        <w:jc w:val="center"/>
        <w:rPr>
          <w:b/>
          <w:bCs/>
          <w:szCs w:val="26"/>
        </w:rPr>
      </w:pPr>
    </w:p>
    <w:p w14:paraId="4EDA387C" w14:textId="0650D608" w:rsidR="009B60D3" w:rsidRDefault="009B60D3" w:rsidP="00F85BA6">
      <w:pPr>
        <w:spacing w:after="160" w:line="276" w:lineRule="auto"/>
        <w:rPr>
          <w:b/>
          <w:bCs/>
          <w:szCs w:val="26"/>
        </w:rPr>
      </w:pPr>
      <w:r>
        <w:rPr>
          <w:b/>
          <w:bCs/>
          <w:szCs w:val="26"/>
        </w:rPr>
        <w:br w:type="page"/>
      </w:r>
    </w:p>
    <w:p w14:paraId="55998D9D" w14:textId="0ECFD949" w:rsidR="00673FF0" w:rsidRPr="00BD7A73" w:rsidRDefault="00673FF0" w:rsidP="00F85BA6">
      <w:pPr>
        <w:pStyle w:val="Heading3"/>
        <w:spacing w:line="276" w:lineRule="auto"/>
      </w:pPr>
      <w:bookmarkStart w:id="67" w:name="_ldvyjm9i6gd" w:colFirst="0" w:colLast="0"/>
      <w:bookmarkStart w:id="68" w:name="_Toc232669913"/>
      <w:bookmarkEnd w:id="67"/>
      <w:r w:rsidRPr="00BD7A73">
        <w:lastRenderedPageBreak/>
        <w:t>Đặc tả chức năng đăng xuất</w:t>
      </w:r>
      <w:bookmarkEnd w:id="68"/>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2395D4D1" w14:textId="77777777" w:rsidTr="009B60D3">
        <w:trPr>
          <w:trHeight w:val="36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DA9BBE"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UC-03</w:t>
            </w:r>
          </w:p>
        </w:tc>
      </w:tr>
      <w:tr w:rsidR="00673FF0" w:rsidRPr="00833388" w14:paraId="3EBFF1EA" w14:textId="77777777" w:rsidTr="009B60D3">
        <w:trPr>
          <w:trHeight w:val="27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121517"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Đăng xuất</w:t>
            </w:r>
          </w:p>
        </w:tc>
      </w:tr>
      <w:tr w:rsidR="00673FF0" w:rsidRPr="00833388" w14:paraId="6245C23E" w14:textId="77777777" w:rsidTr="009B60D3">
        <w:trPr>
          <w:trHeight w:val="37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B080B0"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Thoát phiên làm việc hiện tại</w:t>
            </w:r>
          </w:p>
        </w:tc>
      </w:tr>
      <w:tr w:rsidR="00673FF0" w:rsidRPr="00833388" w14:paraId="244912C4" w14:textId="77777777" w:rsidTr="009B60D3">
        <w:trPr>
          <w:trHeight w:val="426"/>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39AA5A"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1A5F1BDD" w14:textId="77777777" w:rsidTr="009B60D3">
        <w:trPr>
          <w:trHeight w:val="40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61BB67"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Đang đăng nhập</w:t>
            </w:r>
          </w:p>
        </w:tc>
      </w:tr>
      <w:tr w:rsidR="00673FF0" w:rsidRPr="00833388" w14:paraId="581FAE22" w14:textId="77777777" w:rsidTr="009B60D3">
        <w:trPr>
          <w:trHeight w:val="26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BC9EAA"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Xóa token, quay về màn hình chào</w:t>
            </w:r>
          </w:p>
        </w:tc>
      </w:tr>
      <w:tr w:rsidR="00673FF0" w:rsidRPr="00833388" w14:paraId="00D4F1BC" w14:textId="77777777" w:rsidTr="009B60D3">
        <w:trPr>
          <w:trHeight w:val="38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68280A"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78E73276"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4A7492"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66AC27"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0DA88AA7" w14:textId="77777777" w:rsidTr="009B60D3">
        <w:trPr>
          <w:trHeight w:val="413"/>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87DCBD" w14:textId="77777777" w:rsidR="00673FF0" w:rsidRPr="00833388" w:rsidRDefault="00673FF0" w:rsidP="00F85BA6">
            <w:pPr>
              <w:spacing w:line="276" w:lineRule="auto"/>
              <w:ind w:left="321" w:hanging="284"/>
              <w:jc w:val="both"/>
              <w:rPr>
                <w:szCs w:val="26"/>
              </w:rPr>
            </w:pPr>
            <w:r w:rsidRPr="00833388">
              <w:rPr>
                <w:szCs w:val="26"/>
              </w:rPr>
              <w:t>1. Nhấn nút "Đăng xuất"</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2C32DF" w14:textId="77777777" w:rsidR="00673FF0" w:rsidRPr="00833388" w:rsidRDefault="00673FF0" w:rsidP="00F85BA6">
            <w:pPr>
              <w:spacing w:line="276" w:lineRule="auto"/>
              <w:jc w:val="both"/>
              <w:rPr>
                <w:szCs w:val="26"/>
              </w:rPr>
            </w:pPr>
            <w:r w:rsidRPr="00833388">
              <w:rPr>
                <w:szCs w:val="26"/>
              </w:rPr>
              <w:t>2. Hiển thị popup xác nhận</w:t>
            </w:r>
          </w:p>
        </w:tc>
      </w:tr>
      <w:tr w:rsidR="00673FF0" w:rsidRPr="00833388" w14:paraId="0E57F116" w14:textId="77777777" w:rsidTr="009B60D3">
        <w:trPr>
          <w:trHeight w:val="41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DBE2E4" w14:textId="77777777" w:rsidR="00673FF0" w:rsidRPr="00833388" w:rsidRDefault="00673FF0" w:rsidP="00F85BA6">
            <w:pPr>
              <w:spacing w:line="276" w:lineRule="auto"/>
              <w:ind w:left="321" w:hanging="284"/>
              <w:rPr>
                <w:szCs w:val="26"/>
              </w:rPr>
            </w:pPr>
            <w:r w:rsidRPr="00833388">
              <w:rPr>
                <w:szCs w:val="26"/>
              </w:rPr>
              <w:t>3. Xác nhận đăng xuất</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9BFD7A" w14:textId="77777777" w:rsidR="00673FF0" w:rsidRPr="00833388" w:rsidRDefault="00673FF0" w:rsidP="00F85BA6">
            <w:pPr>
              <w:spacing w:line="276" w:lineRule="auto"/>
              <w:jc w:val="both"/>
              <w:rPr>
                <w:szCs w:val="26"/>
              </w:rPr>
            </w:pPr>
            <w:r w:rsidRPr="00833388">
              <w:rPr>
                <w:szCs w:val="26"/>
              </w:rPr>
              <w:t>4. Hủy phiên làm việc trên Firebase</w:t>
            </w:r>
          </w:p>
        </w:tc>
      </w:tr>
      <w:tr w:rsidR="00673FF0" w:rsidRPr="00833388" w14:paraId="09AB74D8" w14:textId="77777777" w:rsidTr="009B60D3">
        <w:trPr>
          <w:trHeight w:val="412"/>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C8A292"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11A31D" w14:textId="77777777" w:rsidR="00673FF0" w:rsidRPr="00833388" w:rsidRDefault="00673FF0" w:rsidP="00F85BA6">
            <w:pPr>
              <w:spacing w:line="276" w:lineRule="auto"/>
              <w:jc w:val="both"/>
              <w:rPr>
                <w:szCs w:val="26"/>
              </w:rPr>
            </w:pPr>
            <w:r w:rsidRPr="00833388">
              <w:rPr>
                <w:szCs w:val="26"/>
              </w:rPr>
              <w:t>5. Xóa dữ liệu đăng nhập tạm thời trên máy</w:t>
            </w:r>
          </w:p>
        </w:tc>
      </w:tr>
      <w:tr w:rsidR="00673FF0" w:rsidRPr="00833388" w14:paraId="43953980" w14:textId="77777777" w:rsidTr="009B60D3">
        <w:trPr>
          <w:trHeight w:val="41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AE25C3" w14:textId="77777777" w:rsidR="00673FF0" w:rsidRPr="00833388" w:rsidRDefault="00673FF0" w:rsidP="00F85BA6">
            <w:pPr>
              <w:spacing w:line="276" w:lineRule="auto"/>
              <w:jc w:val="both"/>
              <w:rPr>
                <w:szCs w:val="26"/>
              </w:rPr>
            </w:pPr>
            <w:r w:rsidRPr="00833388">
              <w:rPr>
                <w:szCs w:val="26"/>
              </w:rPr>
              <w:t xml:space="preserve"> </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EB7285" w14:textId="77777777" w:rsidR="00673FF0" w:rsidRPr="00833388" w:rsidRDefault="00673FF0" w:rsidP="00F85BA6">
            <w:pPr>
              <w:spacing w:line="276" w:lineRule="auto"/>
              <w:jc w:val="both"/>
              <w:rPr>
                <w:szCs w:val="26"/>
              </w:rPr>
            </w:pPr>
            <w:r w:rsidRPr="00833388">
              <w:rPr>
                <w:szCs w:val="26"/>
              </w:rPr>
              <w:t>6. Đưa người dùng về màn hình Đăng nhập</w:t>
            </w:r>
          </w:p>
        </w:tc>
      </w:tr>
      <w:tr w:rsidR="00673FF0" w:rsidRPr="00833388" w14:paraId="76CCFF90" w14:textId="77777777" w:rsidTr="009B60D3">
        <w:trPr>
          <w:trHeight w:val="40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CBAD87"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75A660DD" w14:textId="77777777" w:rsidTr="009B60D3">
        <w:trPr>
          <w:trHeight w:val="69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752A41" w14:textId="77777777" w:rsidR="00673FF0" w:rsidRPr="00833388" w:rsidRDefault="00673FF0" w:rsidP="00F85BA6">
            <w:pPr>
              <w:spacing w:line="276" w:lineRule="auto"/>
              <w:jc w:val="both"/>
              <w:rPr>
                <w:szCs w:val="26"/>
              </w:rPr>
            </w:pPr>
            <w:r w:rsidRPr="00833388">
              <w:rPr>
                <w:szCs w:val="26"/>
              </w:rPr>
              <w:t>3.1. Người dùng nhấn "Hủy" tại Popup xác nhận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E2CB83" w14:textId="77777777" w:rsidR="00673FF0" w:rsidRPr="00833388" w:rsidRDefault="00673FF0" w:rsidP="00F85BA6">
            <w:pPr>
              <w:spacing w:line="276" w:lineRule="auto"/>
              <w:jc w:val="both"/>
              <w:rPr>
                <w:szCs w:val="26"/>
              </w:rPr>
            </w:pPr>
            <w:r w:rsidRPr="00833388">
              <w:rPr>
                <w:szCs w:val="26"/>
              </w:rPr>
              <w:t xml:space="preserve"> 3.1. Đóng Popup và giữ nguyên phiên làm việc hiện tại.</w:t>
            </w:r>
          </w:p>
        </w:tc>
      </w:tr>
    </w:tbl>
    <w:p w14:paraId="0ADEFD4B" w14:textId="79FFFEAB" w:rsidR="00673FF0" w:rsidRPr="00833388" w:rsidRDefault="009B60D3" w:rsidP="00F85BA6">
      <w:pPr>
        <w:pStyle w:val="Caption"/>
        <w:spacing w:line="276" w:lineRule="auto"/>
        <w:rPr>
          <w:szCs w:val="26"/>
        </w:rPr>
      </w:pPr>
      <w:bookmarkStart w:id="69" w:name="_Toc232541200"/>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4</w:t>
      </w:r>
      <w:r w:rsidR="00982DA6">
        <w:rPr>
          <w:noProof/>
        </w:rPr>
        <w:fldChar w:fldCharType="end"/>
      </w:r>
      <w:r>
        <w:t xml:space="preserve"> </w:t>
      </w:r>
      <w:r>
        <w:rPr>
          <w:szCs w:val="26"/>
        </w:rPr>
        <w:t>Bảng đặc tả usecase đăng xuất</w:t>
      </w:r>
      <w:bookmarkEnd w:id="69"/>
    </w:p>
    <w:p w14:paraId="4AEAB5BA" w14:textId="6ADC4A82" w:rsidR="009B60D3" w:rsidRPr="009B60D3" w:rsidRDefault="00673FF0" w:rsidP="00F85BA6">
      <w:pPr>
        <w:pStyle w:val="Heading3"/>
        <w:keepNext w:val="0"/>
        <w:keepLines w:val="0"/>
        <w:spacing w:before="0" w:after="0" w:line="276" w:lineRule="auto"/>
        <w:jc w:val="both"/>
        <w:rPr>
          <w:rFonts w:cs="Times New Roman"/>
          <w:bCs/>
          <w:color w:val="000000"/>
          <w:szCs w:val="26"/>
        </w:rPr>
      </w:pPr>
      <w:bookmarkStart w:id="70" w:name="_dqgvgkx1q1vj" w:colFirst="0" w:colLast="0"/>
      <w:bookmarkStart w:id="71" w:name="_Toc232669914"/>
      <w:bookmarkEnd w:id="70"/>
      <w:r w:rsidRPr="00833388">
        <w:rPr>
          <w:rFonts w:cs="Times New Roman"/>
          <w:bCs/>
          <w:color w:val="000000"/>
          <w:szCs w:val="26"/>
        </w:rPr>
        <w:t>Đặc tả chức năng quên mật khẩu</w:t>
      </w:r>
      <w:bookmarkEnd w:id="71"/>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18253820" w14:textId="77777777" w:rsidTr="008250E5">
        <w:trPr>
          <w:cantSplit/>
          <w:trHeight w:val="30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E242B1"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UC-04</w:t>
            </w:r>
          </w:p>
        </w:tc>
      </w:tr>
      <w:tr w:rsidR="00673FF0" w:rsidRPr="00833388" w14:paraId="42B11CC7" w14:textId="77777777" w:rsidTr="008250E5">
        <w:trPr>
          <w:cantSplit/>
          <w:trHeight w:val="32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E6E376"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Quên mật khẩu / Khôi phục mật khẩu</w:t>
            </w:r>
          </w:p>
        </w:tc>
      </w:tr>
      <w:tr w:rsidR="00673FF0" w:rsidRPr="00833388" w14:paraId="53597090" w14:textId="77777777" w:rsidTr="008250E5">
        <w:trPr>
          <w:cantSplit/>
          <w:trHeight w:val="39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FA9E240"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Gửi yêu cầu đặt lại mật khẩu qua Email.</w:t>
            </w:r>
          </w:p>
        </w:tc>
      </w:tr>
      <w:tr w:rsidR="00673FF0" w:rsidRPr="00833388" w14:paraId="1E9D4FA4" w14:textId="77777777" w:rsidTr="008250E5">
        <w:trPr>
          <w:cantSplit/>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4030CF"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1F5B4CDA" w14:textId="77777777" w:rsidTr="008250E5">
        <w:trPr>
          <w:cantSplit/>
          <w:trHeight w:val="42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050346"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Đang ở màn hình Đăng nhập</w:t>
            </w:r>
          </w:p>
        </w:tc>
      </w:tr>
      <w:tr w:rsidR="00673FF0" w:rsidRPr="00833388" w14:paraId="74D596D0" w14:textId="77777777" w:rsidTr="008250E5">
        <w:trPr>
          <w:cantSplit/>
          <w:trHeight w:val="41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A0186C"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Email chứa link reset mật khẩu được gửi đi</w:t>
            </w:r>
          </w:p>
        </w:tc>
      </w:tr>
      <w:tr w:rsidR="00673FF0" w:rsidRPr="00833388" w14:paraId="5A3FE175" w14:textId="77777777" w:rsidTr="008250E5">
        <w:trPr>
          <w:cantSplit/>
          <w:trHeight w:val="41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079084"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0DA8405E" w14:textId="77777777" w:rsidTr="008250E5">
        <w:trPr>
          <w:cantSplit/>
          <w:trHeight w:val="26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B9269C"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0B1818"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0351F367" w14:textId="77777777" w:rsidTr="008250E5">
        <w:trPr>
          <w:cantSplit/>
          <w:trHeight w:val="374"/>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B9FBFE" w14:textId="77777777" w:rsidR="00673FF0" w:rsidRPr="00833388" w:rsidRDefault="00673FF0" w:rsidP="00F85BA6">
            <w:pPr>
              <w:spacing w:line="276" w:lineRule="auto"/>
              <w:ind w:left="321" w:hanging="284"/>
              <w:jc w:val="both"/>
              <w:rPr>
                <w:szCs w:val="26"/>
              </w:rPr>
            </w:pPr>
            <w:r w:rsidRPr="00833388">
              <w:rPr>
                <w:szCs w:val="26"/>
              </w:rPr>
              <w:t>1. Nhấn "Quên mật khẩu"</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04E856" w14:textId="77777777" w:rsidR="00673FF0" w:rsidRPr="00833388" w:rsidRDefault="00673FF0" w:rsidP="00F85BA6">
            <w:pPr>
              <w:spacing w:line="276" w:lineRule="auto"/>
              <w:jc w:val="both"/>
              <w:rPr>
                <w:szCs w:val="26"/>
              </w:rPr>
            </w:pPr>
            <w:r w:rsidRPr="00833388">
              <w:rPr>
                <w:szCs w:val="26"/>
              </w:rPr>
              <w:t>2. Yêu cầu nhập Email khôi phục</w:t>
            </w:r>
          </w:p>
        </w:tc>
      </w:tr>
      <w:tr w:rsidR="00673FF0" w:rsidRPr="00833388" w14:paraId="1CB4E42A" w14:textId="77777777" w:rsidTr="008250E5">
        <w:trPr>
          <w:cantSplit/>
          <w:trHeight w:val="40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F366D2" w14:textId="77777777" w:rsidR="00673FF0" w:rsidRPr="00F73A50" w:rsidRDefault="00673FF0" w:rsidP="00F85BA6">
            <w:pPr>
              <w:spacing w:line="276" w:lineRule="auto"/>
              <w:ind w:left="321" w:hanging="284"/>
              <w:jc w:val="both"/>
              <w:rPr>
                <w:szCs w:val="26"/>
                <w:lang w:val="fr-FR"/>
              </w:rPr>
            </w:pPr>
            <w:r w:rsidRPr="00F73A50">
              <w:rPr>
                <w:szCs w:val="26"/>
                <w:lang w:val="fr-FR"/>
              </w:rPr>
              <w:t>3. Nhập Email và nhấn "Gửi"</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BC6D2C" w14:textId="77777777" w:rsidR="00673FF0" w:rsidRPr="00833388" w:rsidRDefault="00673FF0" w:rsidP="00F85BA6">
            <w:pPr>
              <w:spacing w:line="276" w:lineRule="auto"/>
              <w:jc w:val="both"/>
              <w:rPr>
                <w:szCs w:val="26"/>
              </w:rPr>
            </w:pPr>
            <w:r w:rsidRPr="00833388">
              <w:rPr>
                <w:szCs w:val="26"/>
              </w:rPr>
              <w:t>4. Kiểm tra Email trong hệ thống</w:t>
            </w:r>
          </w:p>
        </w:tc>
      </w:tr>
      <w:tr w:rsidR="00673FF0" w:rsidRPr="00833388" w14:paraId="0042A119" w14:textId="77777777" w:rsidTr="008250E5">
        <w:trPr>
          <w:cantSplit/>
          <w:trHeight w:val="27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A1D50E"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7763F5" w14:textId="77777777" w:rsidR="00673FF0" w:rsidRPr="00833388" w:rsidRDefault="00673FF0" w:rsidP="00F85BA6">
            <w:pPr>
              <w:spacing w:line="276" w:lineRule="auto"/>
              <w:jc w:val="both"/>
              <w:rPr>
                <w:szCs w:val="26"/>
              </w:rPr>
            </w:pPr>
            <w:r w:rsidRPr="00833388">
              <w:rPr>
                <w:szCs w:val="26"/>
              </w:rPr>
              <w:t>5. Yêu cầu Firebase gửi link đặt lại mật khẩu</w:t>
            </w:r>
          </w:p>
        </w:tc>
      </w:tr>
      <w:tr w:rsidR="00673FF0" w:rsidRPr="00833388" w14:paraId="40184585" w14:textId="77777777" w:rsidTr="008250E5">
        <w:trPr>
          <w:cantSplit/>
          <w:trHeight w:val="404"/>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2AEF90" w14:textId="77777777" w:rsidR="00673FF0" w:rsidRPr="00833388" w:rsidRDefault="00673FF0" w:rsidP="00F85BA6">
            <w:pPr>
              <w:spacing w:line="276" w:lineRule="auto"/>
              <w:jc w:val="both"/>
              <w:rPr>
                <w:szCs w:val="26"/>
              </w:rPr>
            </w:pPr>
            <w:r w:rsidRPr="00833388">
              <w:rPr>
                <w:szCs w:val="26"/>
              </w:rPr>
              <w:t xml:space="preserve"> </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35129F" w14:textId="77777777" w:rsidR="00673FF0" w:rsidRPr="00833388" w:rsidRDefault="00673FF0" w:rsidP="00F85BA6">
            <w:pPr>
              <w:spacing w:line="276" w:lineRule="auto"/>
              <w:jc w:val="both"/>
              <w:rPr>
                <w:szCs w:val="26"/>
              </w:rPr>
            </w:pPr>
            <w:r w:rsidRPr="00833388">
              <w:rPr>
                <w:szCs w:val="26"/>
              </w:rPr>
              <w:t>6. Thông báo kiểm tra hộp thư</w:t>
            </w:r>
          </w:p>
        </w:tc>
      </w:tr>
      <w:tr w:rsidR="00673FF0" w:rsidRPr="00833388" w14:paraId="0B62F3F3" w14:textId="77777777" w:rsidTr="008250E5">
        <w:trPr>
          <w:cantSplit/>
          <w:trHeight w:val="55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2FD09C" w14:textId="77777777" w:rsidR="00673FF0" w:rsidRPr="00833388" w:rsidRDefault="00673FF0" w:rsidP="00F85BA6">
            <w:pPr>
              <w:spacing w:line="276" w:lineRule="auto"/>
              <w:jc w:val="both"/>
              <w:rPr>
                <w:b/>
                <w:bCs/>
                <w:szCs w:val="26"/>
              </w:rPr>
            </w:pPr>
            <w:r w:rsidRPr="00833388">
              <w:rPr>
                <w:b/>
                <w:bCs/>
                <w:szCs w:val="26"/>
              </w:rPr>
              <w:lastRenderedPageBreak/>
              <w:t>Luồng sự kiện thay thế</w:t>
            </w:r>
          </w:p>
        </w:tc>
      </w:tr>
      <w:tr w:rsidR="00673FF0" w:rsidRPr="00833388" w14:paraId="6B23C849" w14:textId="77777777" w:rsidTr="008250E5">
        <w:trPr>
          <w:cantSplit/>
          <w:trHeight w:val="70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356DBE" w14:textId="77777777" w:rsidR="00673FF0" w:rsidRPr="00833388" w:rsidRDefault="00673FF0" w:rsidP="00F85BA6">
            <w:pPr>
              <w:spacing w:line="276" w:lineRule="auto"/>
              <w:jc w:val="both"/>
              <w:rPr>
                <w:szCs w:val="26"/>
              </w:rPr>
            </w:pPr>
            <w:r w:rsidRPr="00833388">
              <w:rPr>
                <w:szCs w:val="26"/>
              </w:rPr>
              <w:t>4.1. Email nhập vào không có trên hệ thống</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C00245" w14:textId="77777777" w:rsidR="00673FF0" w:rsidRPr="00833388" w:rsidRDefault="00673FF0" w:rsidP="00F85BA6">
            <w:pPr>
              <w:spacing w:line="276" w:lineRule="auto"/>
              <w:jc w:val="both"/>
              <w:rPr>
                <w:szCs w:val="26"/>
              </w:rPr>
            </w:pPr>
            <w:r w:rsidRPr="00833388">
              <w:rPr>
                <w:szCs w:val="26"/>
              </w:rPr>
              <w:t xml:space="preserve"> 4.1. Hiển thị thông báo: "Email chưa được đăng ký trong hệ thống"</w:t>
            </w:r>
          </w:p>
        </w:tc>
      </w:tr>
      <w:tr w:rsidR="00673FF0" w:rsidRPr="00833388" w14:paraId="06E55475" w14:textId="77777777" w:rsidTr="008250E5">
        <w:trPr>
          <w:cantSplit/>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C793B3" w14:textId="77777777" w:rsidR="00673FF0" w:rsidRPr="00833388" w:rsidRDefault="00673FF0" w:rsidP="00F85BA6">
            <w:pPr>
              <w:spacing w:line="276" w:lineRule="auto"/>
              <w:jc w:val="both"/>
              <w:rPr>
                <w:szCs w:val="26"/>
              </w:rPr>
            </w:pPr>
            <w:r w:rsidRPr="00833388">
              <w:rPr>
                <w:szCs w:val="26"/>
              </w:rPr>
              <w:t>4.2. Nhập sai định dạng Email (thiếu @, .com...)</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7A2B8B" w14:textId="77777777" w:rsidR="00673FF0" w:rsidRPr="00833388" w:rsidRDefault="00673FF0" w:rsidP="00F85BA6">
            <w:pPr>
              <w:spacing w:line="276" w:lineRule="auto"/>
              <w:jc w:val="both"/>
              <w:rPr>
                <w:szCs w:val="26"/>
              </w:rPr>
            </w:pPr>
            <w:r w:rsidRPr="00833388">
              <w:rPr>
                <w:szCs w:val="26"/>
              </w:rPr>
              <w:t>4.2. Hiển thị cảnh báo: "Vui lòng nhập đúng định dạng Email".</w:t>
            </w:r>
          </w:p>
        </w:tc>
      </w:tr>
    </w:tbl>
    <w:p w14:paraId="26E5C1A1" w14:textId="7520CD00" w:rsidR="00673FF0" w:rsidRPr="00833388" w:rsidRDefault="009B60D3" w:rsidP="00F85BA6">
      <w:pPr>
        <w:pStyle w:val="Caption"/>
        <w:spacing w:line="276" w:lineRule="auto"/>
        <w:rPr>
          <w:szCs w:val="26"/>
        </w:rPr>
      </w:pPr>
      <w:bookmarkStart w:id="72" w:name="_Toc232541201"/>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5</w:t>
      </w:r>
      <w:r w:rsidR="00982DA6">
        <w:rPr>
          <w:noProof/>
        </w:rPr>
        <w:fldChar w:fldCharType="end"/>
      </w:r>
      <w:r>
        <w:t xml:space="preserve"> </w:t>
      </w:r>
      <w:r>
        <w:rPr>
          <w:szCs w:val="26"/>
        </w:rPr>
        <w:t>Bảng đặc tả usecase quên mật khẩu</w:t>
      </w:r>
      <w:bookmarkEnd w:id="72"/>
    </w:p>
    <w:p w14:paraId="57420F02" w14:textId="2A6A1EC5"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73" w:name="_gpzowkdhmkzq" w:colFirst="0" w:colLast="0"/>
      <w:bookmarkStart w:id="74" w:name="_Toc232669915"/>
      <w:bookmarkEnd w:id="73"/>
      <w:r w:rsidRPr="00833388">
        <w:rPr>
          <w:rFonts w:cs="Times New Roman"/>
          <w:bCs/>
          <w:color w:val="000000"/>
          <w:szCs w:val="26"/>
        </w:rPr>
        <w:t>Đặc tả chức năng xác thực Email</w:t>
      </w:r>
      <w:bookmarkEnd w:id="74"/>
    </w:p>
    <w:p w14:paraId="1C46B18C" w14:textId="6E3DC22F" w:rsidR="00673FF0" w:rsidRPr="00833388" w:rsidRDefault="00673FF0" w:rsidP="00F85BA6">
      <w:pPr>
        <w:spacing w:line="276" w:lineRule="auto"/>
        <w:jc w:val="both"/>
        <w:rPr>
          <w:szCs w:val="26"/>
        </w:rPr>
      </w:pP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68D689BB" w14:textId="77777777" w:rsidTr="008250E5">
        <w:trPr>
          <w:trHeight w:val="41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15F7F6"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UC-05</w:t>
            </w:r>
          </w:p>
        </w:tc>
      </w:tr>
      <w:tr w:rsidR="00673FF0" w:rsidRPr="00833388" w14:paraId="796E3B27" w14:textId="77777777" w:rsidTr="008250E5">
        <w:trPr>
          <w:trHeight w:val="41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6EC452"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Xác thực Email</w:t>
            </w:r>
          </w:p>
        </w:tc>
      </w:tr>
      <w:tr w:rsidR="00673FF0" w:rsidRPr="00833388" w14:paraId="79C308D4" w14:textId="77777777" w:rsidTr="008250E5">
        <w:trPr>
          <w:trHeight w:val="41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E03E4F"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Xác nhận Email chính chủ sau khi đăng ký để bảo mật tài khoản</w:t>
            </w:r>
          </w:p>
        </w:tc>
      </w:tr>
      <w:tr w:rsidR="00673FF0" w:rsidRPr="00833388" w14:paraId="2E8BEFEC" w14:textId="77777777" w:rsidTr="008250E5">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36ACB1"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Khách (vừa đăng ký)</w:t>
            </w:r>
          </w:p>
        </w:tc>
      </w:tr>
      <w:tr w:rsidR="00673FF0" w:rsidRPr="00833388" w14:paraId="4EA42C46" w14:textId="77777777" w:rsidTr="008250E5">
        <w:trPr>
          <w:trHeight w:val="40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80009C"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Đã thực hiện UC-01 nhưng chưa xác thực</w:t>
            </w:r>
          </w:p>
        </w:tc>
      </w:tr>
      <w:tr w:rsidR="00673FF0" w:rsidRPr="00833388" w14:paraId="32739D81" w14:textId="77777777" w:rsidTr="008250E5">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435DD6"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Tài khoản được gắn nhãn "Đã xác thực"</w:t>
            </w:r>
          </w:p>
        </w:tc>
      </w:tr>
      <w:tr w:rsidR="00673FF0" w:rsidRPr="00833388" w14:paraId="5672F089" w14:textId="77777777" w:rsidTr="008250E5">
        <w:trPr>
          <w:trHeight w:val="39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6E31A3"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02550FC4" w14:textId="77777777" w:rsidTr="008250E5">
        <w:trPr>
          <w:trHeight w:val="413"/>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82AC10"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0F91B1"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4C35AB67" w14:textId="77777777" w:rsidTr="008250E5">
        <w:trPr>
          <w:trHeight w:val="54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4A8B3A" w14:textId="77777777" w:rsidR="00673FF0" w:rsidRPr="00833388" w:rsidRDefault="00673FF0" w:rsidP="00F85BA6">
            <w:pPr>
              <w:spacing w:line="276" w:lineRule="auto"/>
              <w:jc w:val="both"/>
              <w:rPr>
                <w:szCs w:val="26"/>
              </w:rPr>
            </w:pPr>
            <w:r w:rsidRPr="00833388">
              <w:rPr>
                <w:szCs w:val="26"/>
              </w:rPr>
              <w:t>1. Nhấn vào link xác thực trong Email được gửi từ hệ thống</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CBEC52" w14:textId="77777777" w:rsidR="00673FF0" w:rsidRPr="00833388" w:rsidRDefault="00673FF0" w:rsidP="00F85BA6">
            <w:pPr>
              <w:spacing w:line="276" w:lineRule="auto"/>
              <w:jc w:val="both"/>
              <w:rPr>
                <w:szCs w:val="26"/>
              </w:rPr>
            </w:pPr>
            <w:r w:rsidRPr="00833388">
              <w:rPr>
                <w:szCs w:val="26"/>
              </w:rPr>
              <w:t>2. Chuyển hướng người dùng về trang xác nhận của Firebase</w:t>
            </w:r>
          </w:p>
        </w:tc>
      </w:tr>
      <w:tr w:rsidR="00673FF0" w:rsidRPr="00833388" w14:paraId="4CDD046B" w14:textId="77777777" w:rsidTr="008250E5">
        <w:trPr>
          <w:trHeight w:val="37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FD6F4D"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A3B17E" w14:textId="77777777" w:rsidR="00673FF0" w:rsidRPr="00833388" w:rsidRDefault="00673FF0" w:rsidP="00F85BA6">
            <w:pPr>
              <w:spacing w:line="276" w:lineRule="auto"/>
              <w:jc w:val="both"/>
              <w:rPr>
                <w:szCs w:val="26"/>
              </w:rPr>
            </w:pPr>
            <w:r w:rsidRPr="00833388">
              <w:rPr>
                <w:szCs w:val="26"/>
              </w:rPr>
              <w:t>3. Cập nhật trạng thái email đã được xác thực</w:t>
            </w:r>
          </w:p>
        </w:tc>
      </w:tr>
      <w:tr w:rsidR="00673FF0" w:rsidRPr="00833388" w14:paraId="41EE8350"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FF47F3" w14:textId="77777777" w:rsidR="00673FF0" w:rsidRPr="00833388" w:rsidRDefault="00673FF0" w:rsidP="00F85BA6">
            <w:pPr>
              <w:spacing w:line="276" w:lineRule="auto"/>
              <w:jc w:val="both"/>
              <w:rPr>
                <w:szCs w:val="26"/>
              </w:rPr>
            </w:pPr>
            <w:r w:rsidRPr="00833388">
              <w:rPr>
                <w:szCs w:val="26"/>
              </w:rPr>
              <w:t>4. Mở lại ứng dụng</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780F44" w14:textId="77777777" w:rsidR="00673FF0" w:rsidRPr="00833388" w:rsidRDefault="00673FF0" w:rsidP="00F85BA6">
            <w:pPr>
              <w:spacing w:line="276" w:lineRule="auto"/>
              <w:jc w:val="both"/>
              <w:rPr>
                <w:szCs w:val="26"/>
              </w:rPr>
            </w:pPr>
            <w:r w:rsidRPr="00833388">
              <w:rPr>
                <w:szCs w:val="26"/>
              </w:rPr>
              <w:t>5. Kiểm tra trạng thái và cho phép sử dụng các tính năng nâng cao</w:t>
            </w:r>
          </w:p>
        </w:tc>
      </w:tr>
      <w:tr w:rsidR="00673FF0" w:rsidRPr="00833388" w14:paraId="39A79798" w14:textId="77777777" w:rsidTr="008250E5">
        <w:trPr>
          <w:trHeight w:val="38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306535"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7194627B" w14:textId="77777777" w:rsidTr="008250E5">
        <w:trPr>
          <w:trHeight w:val="703"/>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6F66ED" w14:textId="77777777" w:rsidR="00673FF0" w:rsidRPr="00833388" w:rsidRDefault="00673FF0" w:rsidP="00F85BA6">
            <w:pPr>
              <w:spacing w:line="276" w:lineRule="auto"/>
              <w:jc w:val="both"/>
              <w:rPr>
                <w:szCs w:val="26"/>
              </w:rPr>
            </w:pPr>
            <w:r w:rsidRPr="00833388">
              <w:rPr>
                <w:szCs w:val="26"/>
              </w:rPr>
              <w:t>2.1. Mã xác thực hoặc liên kết trong Email đã hết hạn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CC8197" w14:textId="77777777" w:rsidR="00673FF0" w:rsidRPr="00833388" w:rsidRDefault="00673FF0" w:rsidP="00F85BA6">
            <w:pPr>
              <w:spacing w:line="276" w:lineRule="auto"/>
              <w:jc w:val="both"/>
              <w:rPr>
                <w:szCs w:val="26"/>
              </w:rPr>
            </w:pPr>
            <w:r w:rsidRPr="00833388">
              <w:rPr>
                <w:szCs w:val="26"/>
              </w:rPr>
              <w:t xml:space="preserve"> 2.1. Hiển thị thông báo: "Liên kết đã hết hạn, vui lòng yêu cầu gửi lại Email xác thực"</w:t>
            </w:r>
          </w:p>
        </w:tc>
      </w:tr>
      <w:tr w:rsidR="00673FF0" w:rsidRPr="00833388" w14:paraId="6D391F46"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9306B6" w14:textId="77777777" w:rsidR="00673FF0" w:rsidRPr="00833388" w:rsidRDefault="00673FF0" w:rsidP="00F85BA6">
            <w:pPr>
              <w:spacing w:line="276" w:lineRule="auto"/>
              <w:jc w:val="both"/>
              <w:rPr>
                <w:szCs w:val="26"/>
              </w:rPr>
            </w:pPr>
            <w:r w:rsidRPr="00833388">
              <w:rPr>
                <w:szCs w:val="26"/>
              </w:rPr>
              <w:t>2.2. Lỗi máy chủ không thể cập nhật trạng thái</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77561E2" w14:textId="77777777" w:rsidR="00673FF0" w:rsidRPr="00833388" w:rsidRDefault="00673FF0" w:rsidP="00F85BA6">
            <w:pPr>
              <w:spacing w:line="276" w:lineRule="auto"/>
              <w:jc w:val="both"/>
              <w:rPr>
                <w:szCs w:val="26"/>
              </w:rPr>
            </w:pPr>
            <w:r w:rsidRPr="00833388">
              <w:rPr>
                <w:szCs w:val="26"/>
              </w:rPr>
              <w:t>2.2. Hiển thị thông báo: "Hệ thống đang bận, vui lòng thử lại sau vài phút".</w:t>
            </w:r>
          </w:p>
        </w:tc>
      </w:tr>
    </w:tbl>
    <w:p w14:paraId="4371AA27" w14:textId="39A6CC4C" w:rsidR="00673FF0" w:rsidRPr="00833388" w:rsidRDefault="008250E5" w:rsidP="00F85BA6">
      <w:pPr>
        <w:pStyle w:val="Caption"/>
        <w:spacing w:line="276" w:lineRule="auto"/>
        <w:rPr>
          <w:szCs w:val="26"/>
        </w:rPr>
      </w:pPr>
      <w:bookmarkStart w:id="75" w:name="_Toc232541202"/>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6</w:t>
      </w:r>
      <w:r w:rsidR="00982DA6">
        <w:rPr>
          <w:noProof/>
        </w:rPr>
        <w:fldChar w:fldCharType="end"/>
      </w:r>
      <w:r>
        <w:t xml:space="preserve"> </w:t>
      </w:r>
      <w:r w:rsidRPr="00833388">
        <w:rPr>
          <w:szCs w:val="26"/>
        </w:rPr>
        <w:t>Bảng đặc tả usecase xác thực Email</w:t>
      </w:r>
      <w:bookmarkEnd w:id="75"/>
    </w:p>
    <w:p w14:paraId="7A997F65" w14:textId="7C397AAB"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76" w:name="_icj9zdsukjm0" w:colFirst="0" w:colLast="0"/>
      <w:bookmarkStart w:id="77" w:name="_Toc232669916"/>
      <w:bookmarkEnd w:id="76"/>
      <w:r w:rsidRPr="00833388">
        <w:rPr>
          <w:rFonts w:cs="Times New Roman"/>
          <w:bCs/>
          <w:color w:val="000000"/>
          <w:szCs w:val="26"/>
        </w:rPr>
        <w:t>Đặc tả chức năng quản lý hồ sơ cá nhân</w:t>
      </w:r>
      <w:bookmarkEnd w:id="77"/>
    </w:p>
    <w:p w14:paraId="6DB92EBD" w14:textId="272509AB" w:rsidR="008250E5" w:rsidRDefault="008250E5" w:rsidP="00F85BA6">
      <w:pPr>
        <w:spacing w:after="160" w:line="276" w:lineRule="auto"/>
        <w:rPr>
          <w:szCs w:val="26"/>
        </w:rPr>
      </w:pPr>
      <w:r>
        <w:rPr>
          <w:szCs w:val="26"/>
        </w:rPr>
        <w:br w:type="page"/>
      </w: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48C3AE89" w14:textId="77777777" w:rsidTr="008250E5">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42FBD2" w14:textId="77777777" w:rsidR="00673FF0" w:rsidRPr="00833388" w:rsidRDefault="00673FF0" w:rsidP="00F85BA6">
            <w:pPr>
              <w:spacing w:line="276" w:lineRule="auto"/>
              <w:jc w:val="both"/>
              <w:rPr>
                <w:szCs w:val="26"/>
              </w:rPr>
            </w:pPr>
            <w:r w:rsidRPr="00833388">
              <w:rPr>
                <w:b/>
                <w:bCs/>
                <w:szCs w:val="26"/>
              </w:rPr>
              <w:lastRenderedPageBreak/>
              <w:t xml:space="preserve">Mã Usecase: </w:t>
            </w:r>
            <w:r w:rsidRPr="00833388">
              <w:rPr>
                <w:szCs w:val="26"/>
              </w:rPr>
              <w:t>UC-06</w:t>
            </w:r>
          </w:p>
        </w:tc>
      </w:tr>
      <w:tr w:rsidR="00673FF0" w:rsidRPr="00833388" w14:paraId="54FAD665" w14:textId="77777777" w:rsidTr="008250E5">
        <w:trPr>
          <w:trHeight w:val="41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0B925E"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Quản lý hồ sơ cá nhân</w:t>
            </w:r>
          </w:p>
        </w:tc>
      </w:tr>
      <w:tr w:rsidR="00673FF0" w:rsidRPr="00833388" w14:paraId="318F2374" w14:textId="77777777" w:rsidTr="008250E5">
        <w:trPr>
          <w:trHeight w:val="416"/>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FFCE03"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Xem và chỉnh sửa thông tin họ tên, ngày sinh, giới tính</w:t>
            </w:r>
          </w:p>
        </w:tc>
      </w:tr>
      <w:tr w:rsidR="00673FF0" w:rsidRPr="00833388" w14:paraId="257F94FA" w14:textId="77777777" w:rsidTr="008250E5">
        <w:trPr>
          <w:trHeight w:val="28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4FF53A"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00637897" w14:textId="77777777" w:rsidTr="008250E5">
        <w:trPr>
          <w:trHeight w:val="38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830BAB"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Đã đăng nhập</w:t>
            </w:r>
          </w:p>
        </w:tc>
      </w:tr>
      <w:tr w:rsidR="00673FF0" w:rsidRPr="00833388" w14:paraId="7A661291" w14:textId="77777777" w:rsidTr="008250E5">
        <w:trPr>
          <w:trHeight w:val="41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15E7B1"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Thông tin mới được lưu vào SQL Database</w:t>
            </w:r>
          </w:p>
        </w:tc>
      </w:tr>
      <w:tr w:rsidR="00673FF0" w:rsidRPr="00833388" w14:paraId="01F848D9" w14:textId="77777777" w:rsidTr="008250E5">
        <w:trPr>
          <w:trHeight w:val="26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E345C4"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302B5993" w14:textId="77777777" w:rsidTr="008250E5">
        <w:trPr>
          <w:trHeight w:val="38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0F5BBD"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3F3043"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182A5F1A" w14:textId="77777777" w:rsidTr="008250E5">
        <w:trPr>
          <w:trHeight w:val="41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183113" w14:textId="77777777" w:rsidR="00673FF0" w:rsidRPr="00833388" w:rsidRDefault="00673FF0" w:rsidP="00F85BA6">
            <w:pPr>
              <w:spacing w:line="276" w:lineRule="auto"/>
              <w:jc w:val="both"/>
              <w:rPr>
                <w:szCs w:val="26"/>
              </w:rPr>
            </w:pPr>
            <w:r w:rsidRPr="00833388">
              <w:rPr>
                <w:szCs w:val="26"/>
              </w:rPr>
              <w:t>1. Vào mục Chỉnh sửa hồ sơ</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1F631E" w14:textId="77777777" w:rsidR="00673FF0" w:rsidRPr="00833388" w:rsidRDefault="00673FF0" w:rsidP="00F85BA6">
            <w:pPr>
              <w:spacing w:line="276" w:lineRule="auto"/>
              <w:jc w:val="both"/>
              <w:rPr>
                <w:szCs w:val="26"/>
              </w:rPr>
            </w:pPr>
            <w:r w:rsidRPr="00833388">
              <w:rPr>
                <w:szCs w:val="26"/>
              </w:rPr>
              <w:t>2. Hiển thị thông tin cũ từ SQL</w:t>
            </w:r>
          </w:p>
        </w:tc>
      </w:tr>
      <w:tr w:rsidR="00673FF0" w:rsidRPr="00833388" w14:paraId="162FABDD" w14:textId="77777777" w:rsidTr="008250E5">
        <w:trPr>
          <w:trHeight w:val="41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8F1CD2" w14:textId="77777777" w:rsidR="00673FF0" w:rsidRPr="00833388" w:rsidRDefault="00673FF0" w:rsidP="00F85BA6">
            <w:pPr>
              <w:spacing w:line="276" w:lineRule="auto"/>
              <w:jc w:val="both"/>
              <w:rPr>
                <w:szCs w:val="26"/>
              </w:rPr>
            </w:pPr>
            <w:r w:rsidRPr="00833388">
              <w:rPr>
                <w:szCs w:val="26"/>
              </w:rPr>
              <w:t>3. Sửa Họ tên, Ngày sinh, SĐT</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517CDC" w14:textId="77777777" w:rsidR="00673FF0" w:rsidRPr="00833388" w:rsidRDefault="00673FF0" w:rsidP="00F85BA6">
            <w:pPr>
              <w:spacing w:line="276" w:lineRule="auto"/>
              <w:jc w:val="both"/>
              <w:rPr>
                <w:szCs w:val="26"/>
              </w:rPr>
            </w:pPr>
          </w:p>
        </w:tc>
      </w:tr>
      <w:tr w:rsidR="00673FF0" w:rsidRPr="00833388" w14:paraId="018D415F" w14:textId="77777777" w:rsidTr="008250E5">
        <w:trPr>
          <w:trHeight w:val="418"/>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E0E9A5" w14:textId="77777777" w:rsidR="00673FF0" w:rsidRPr="00833388" w:rsidRDefault="00673FF0" w:rsidP="00F85BA6">
            <w:pPr>
              <w:spacing w:line="276" w:lineRule="auto"/>
              <w:jc w:val="both"/>
              <w:rPr>
                <w:szCs w:val="26"/>
              </w:rPr>
            </w:pPr>
            <w:r w:rsidRPr="00833388">
              <w:rPr>
                <w:szCs w:val="26"/>
              </w:rPr>
              <w:t>4. Nhấn "Lưu"</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7026CB" w14:textId="77777777" w:rsidR="00673FF0" w:rsidRPr="00833388" w:rsidRDefault="00673FF0" w:rsidP="00F85BA6">
            <w:pPr>
              <w:spacing w:line="276" w:lineRule="auto"/>
              <w:jc w:val="both"/>
              <w:rPr>
                <w:szCs w:val="26"/>
              </w:rPr>
            </w:pPr>
            <w:r w:rsidRPr="00833388">
              <w:rPr>
                <w:szCs w:val="26"/>
              </w:rPr>
              <w:t>5. Hệ thống nhận dữ liệu và cập nhật SQL</w:t>
            </w:r>
          </w:p>
        </w:tc>
      </w:tr>
      <w:tr w:rsidR="00673FF0" w:rsidRPr="00833388" w14:paraId="210144EC" w14:textId="77777777" w:rsidTr="008250E5">
        <w:trPr>
          <w:trHeight w:val="40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118426"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0766D7" w14:textId="77777777" w:rsidR="00673FF0" w:rsidRPr="00833388" w:rsidRDefault="00673FF0" w:rsidP="00F85BA6">
            <w:pPr>
              <w:spacing w:line="276" w:lineRule="auto"/>
              <w:jc w:val="both"/>
              <w:rPr>
                <w:szCs w:val="26"/>
              </w:rPr>
            </w:pPr>
            <w:r w:rsidRPr="00833388">
              <w:rPr>
                <w:szCs w:val="26"/>
              </w:rPr>
              <w:t>6. Thông báo "Cập nhật hồ sơ thành công"</w:t>
            </w:r>
          </w:p>
        </w:tc>
      </w:tr>
      <w:tr w:rsidR="00673FF0" w:rsidRPr="00833388" w14:paraId="3895FCFD" w14:textId="77777777" w:rsidTr="008250E5">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BDE8BA"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7529CEAF" w14:textId="77777777" w:rsidTr="008250E5">
        <w:trPr>
          <w:trHeight w:val="40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175272" w14:textId="77777777" w:rsidR="00673FF0" w:rsidRPr="00833388" w:rsidRDefault="00673FF0" w:rsidP="00F85BA6">
            <w:pPr>
              <w:spacing w:line="276" w:lineRule="auto"/>
              <w:jc w:val="both"/>
              <w:rPr>
                <w:szCs w:val="26"/>
              </w:rPr>
            </w:pPr>
            <w:r w:rsidRPr="00833388">
              <w:rPr>
                <w:szCs w:val="26"/>
              </w:rPr>
              <w:t xml:space="preserve">3.1. Nhập sai định dạng </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C2C5C4" w14:textId="77777777" w:rsidR="00673FF0" w:rsidRPr="00833388" w:rsidRDefault="00673FF0" w:rsidP="00F85BA6">
            <w:pPr>
              <w:spacing w:line="276" w:lineRule="auto"/>
              <w:jc w:val="both"/>
              <w:rPr>
                <w:szCs w:val="26"/>
              </w:rPr>
            </w:pPr>
            <w:r w:rsidRPr="00833388">
              <w:rPr>
                <w:szCs w:val="26"/>
              </w:rPr>
              <w:t xml:space="preserve">3.1. Hiển thị thông báo lỗi tương ứng </w:t>
            </w:r>
          </w:p>
        </w:tc>
      </w:tr>
    </w:tbl>
    <w:p w14:paraId="5FEB11A6" w14:textId="33208BC8" w:rsidR="00673FF0" w:rsidRPr="00833388" w:rsidRDefault="008250E5" w:rsidP="00F85BA6">
      <w:pPr>
        <w:pStyle w:val="Caption"/>
        <w:spacing w:line="276" w:lineRule="auto"/>
        <w:rPr>
          <w:szCs w:val="26"/>
        </w:rPr>
      </w:pPr>
      <w:bookmarkStart w:id="78" w:name="_Toc232541203"/>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7</w:t>
      </w:r>
      <w:r w:rsidR="00982DA6">
        <w:rPr>
          <w:noProof/>
        </w:rPr>
        <w:fldChar w:fldCharType="end"/>
      </w:r>
      <w:r>
        <w:t xml:space="preserve"> </w:t>
      </w:r>
      <w:r w:rsidRPr="00833388">
        <w:rPr>
          <w:szCs w:val="26"/>
        </w:rPr>
        <w:t>Bảng đặc tả usecase quản lý hồ sơ cá nhân</w:t>
      </w:r>
      <w:bookmarkEnd w:id="78"/>
    </w:p>
    <w:p w14:paraId="203753D3" w14:textId="186E6160" w:rsidR="008562E3" w:rsidRPr="008562E3" w:rsidRDefault="008562E3" w:rsidP="008562E3">
      <w:pPr>
        <w:rPr>
          <w:b/>
          <w:bCs/>
          <w:u w:val="single"/>
        </w:rPr>
      </w:pPr>
      <w:r w:rsidRPr="008562E3">
        <w:rPr>
          <w:b/>
          <w:bCs/>
          <w:u w:val="single"/>
        </w:rPr>
        <w:t>Nhóm 2: Chuẩn đoán AI</w:t>
      </w:r>
    </w:p>
    <w:p w14:paraId="0190D78F" w14:textId="4FD6BE4A"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79" w:name="_p6255dnfowub" w:colFirst="0" w:colLast="0"/>
      <w:bookmarkStart w:id="80" w:name="_Toc232669917"/>
      <w:bookmarkEnd w:id="79"/>
      <w:r w:rsidRPr="00833388">
        <w:rPr>
          <w:rFonts w:cs="Times New Roman"/>
          <w:bCs/>
          <w:color w:val="000000"/>
          <w:szCs w:val="26"/>
        </w:rPr>
        <w:t>Đặc tả chức năng quản chụp ảnh trực tiếp từ Camera</w:t>
      </w:r>
      <w:bookmarkEnd w:id="80"/>
    </w:p>
    <w:p w14:paraId="2CAA4964" w14:textId="7CDD430E" w:rsidR="00673FF0" w:rsidRPr="00833388" w:rsidRDefault="00673FF0" w:rsidP="00F85BA6">
      <w:pPr>
        <w:spacing w:line="276" w:lineRule="auto"/>
        <w:jc w:val="both"/>
        <w:rPr>
          <w:szCs w:val="26"/>
        </w:rPr>
      </w:pP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5203120B" w14:textId="77777777" w:rsidTr="009363CB">
        <w:trPr>
          <w:trHeight w:val="39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BCE3CE6"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UC-07</w:t>
            </w:r>
          </w:p>
        </w:tc>
      </w:tr>
      <w:tr w:rsidR="00673FF0" w:rsidRPr="00833388" w14:paraId="2BA987C7" w14:textId="77777777" w:rsidTr="009363CB">
        <w:trPr>
          <w:trHeight w:val="41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D800F4"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Chụp ảnh trực tiếp từ Camera</w:t>
            </w:r>
          </w:p>
        </w:tc>
      </w:tr>
      <w:tr w:rsidR="00673FF0" w:rsidRPr="00833388" w14:paraId="77C6B1B2" w14:textId="77777777" w:rsidTr="009363CB">
        <w:trPr>
          <w:trHeight w:val="42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CAAFCB"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Sử dụng camera của điện thoại để lấy ảnh lá cây cần chẩn đoán</w:t>
            </w:r>
          </w:p>
        </w:tc>
      </w:tr>
      <w:tr w:rsidR="00673FF0" w:rsidRPr="00833388" w14:paraId="2404AB78" w14:textId="77777777" w:rsidTr="009363CB">
        <w:trPr>
          <w:trHeight w:val="39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9BE749"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56C1448A" w14:textId="77777777" w:rsidTr="009363CB">
        <w:trPr>
          <w:trHeight w:val="43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32ED2A"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Ứng dụng đã được cấp quyền truy cập Camera</w:t>
            </w:r>
          </w:p>
        </w:tc>
      </w:tr>
      <w:tr w:rsidR="00673FF0" w:rsidRPr="00833388" w14:paraId="7BB55619" w14:textId="77777777" w:rsidTr="009363CB">
        <w:trPr>
          <w:trHeight w:val="39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6F4BA2"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Ảnh được chụp và sẵn sàng để gửi lên máy chủ</w:t>
            </w:r>
          </w:p>
        </w:tc>
      </w:tr>
      <w:tr w:rsidR="00673FF0" w:rsidRPr="00833388" w14:paraId="15BC69D8" w14:textId="77777777" w:rsidTr="009363CB">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B4EB86"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4CFE7DBC" w14:textId="77777777" w:rsidTr="009363CB">
        <w:trPr>
          <w:trHeight w:val="408"/>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35482D"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1ED5D8"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1155A787" w14:textId="77777777" w:rsidTr="009363CB">
        <w:trPr>
          <w:trHeight w:val="69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2A6CF6" w14:textId="77777777" w:rsidR="00673FF0" w:rsidRPr="00833388" w:rsidRDefault="00673FF0" w:rsidP="00F85BA6">
            <w:pPr>
              <w:spacing w:line="276" w:lineRule="auto"/>
              <w:jc w:val="both"/>
              <w:rPr>
                <w:szCs w:val="26"/>
              </w:rPr>
            </w:pPr>
            <w:r w:rsidRPr="00833388">
              <w:rPr>
                <w:szCs w:val="26"/>
              </w:rPr>
              <w:t>1. Nhấn vào biểu tượng máy ảnh trên màn hình chính</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A30724" w14:textId="77777777" w:rsidR="00673FF0" w:rsidRPr="00833388" w:rsidRDefault="00673FF0" w:rsidP="00F85BA6">
            <w:pPr>
              <w:spacing w:line="276" w:lineRule="auto"/>
              <w:jc w:val="both"/>
              <w:rPr>
                <w:szCs w:val="26"/>
              </w:rPr>
            </w:pPr>
            <w:r w:rsidRPr="00833388">
              <w:rPr>
                <w:szCs w:val="26"/>
              </w:rPr>
              <w:t>2. Kích hoạt giao diện Camera của iOS</w:t>
            </w:r>
          </w:p>
        </w:tc>
      </w:tr>
      <w:tr w:rsidR="00673FF0" w:rsidRPr="00833388" w14:paraId="3976F81F"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08A968" w14:textId="77777777" w:rsidR="00673FF0" w:rsidRPr="00833388" w:rsidRDefault="00673FF0" w:rsidP="00F85BA6">
            <w:pPr>
              <w:spacing w:line="276" w:lineRule="auto"/>
              <w:jc w:val="both"/>
              <w:rPr>
                <w:szCs w:val="26"/>
              </w:rPr>
            </w:pPr>
            <w:r w:rsidRPr="00833388">
              <w:rPr>
                <w:szCs w:val="26"/>
              </w:rPr>
              <w:t>3. Căn chỉnh lá cây vào khung hình và nhấn nút chụp</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57B992" w14:textId="77777777" w:rsidR="00673FF0" w:rsidRPr="00833388" w:rsidRDefault="00673FF0" w:rsidP="00F85BA6">
            <w:pPr>
              <w:spacing w:line="276" w:lineRule="auto"/>
              <w:jc w:val="both"/>
              <w:rPr>
                <w:szCs w:val="26"/>
              </w:rPr>
            </w:pPr>
            <w:r w:rsidRPr="00833388">
              <w:rPr>
                <w:szCs w:val="26"/>
              </w:rPr>
              <w:t>4. Hiển thị bản xem trước ảnh vừa chụp</w:t>
            </w:r>
          </w:p>
        </w:tc>
      </w:tr>
      <w:tr w:rsidR="00673FF0" w:rsidRPr="00833388" w14:paraId="0E25294D"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198E30" w14:textId="77777777" w:rsidR="00673FF0" w:rsidRPr="00833388" w:rsidRDefault="00673FF0" w:rsidP="00F85BA6">
            <w:pPr>
              <w:spacing w:line="276" w:lineRule="auto"/>
              <w:jc w:val="both"/>
              <w:rPr>
                <w:szCs w:val="26"/>
              </w:rPr>
            </w:pPr>
            <w:r w:rsidRPr="00833388">
              <w:rPr>
                <w:szCs w:val="26"/>
              </w:rPr>
              <w:lastRenderedPageBreak/>
              <w:t>5. Nhấn "Sử dụng ảnh này" để xác nhận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708183" w14:textId="77777777" w:rsidR="00673FF0" w:rsidRPr="00833388" w:rsidRDefault="00673FF0" w:rsidP="00F85BA6">
            <w:pPr>
              <w:spacing w:line="276" w:lineRule="auto"/>
              <w:jc w:val="both"/>
              <w:rPr>
                <w:szCs w:val="26"/>
              </w:rPr>
            </w:pPr>
            <w:r w:rsidRPr="00833388">
              <w:rPr>
                <w:szCs w:val="26"/>
              </w:rPr>
              <w:t>6. Lưu tạm ảnh vào bộ nhớ đệm và chuẩn bị cho bước chẩn đoán</w:t>
            </w:r>
          </w:p>
        </w:tc>
      </w:tr>
      <w:tr w:rsidR="00673FF0" w:rsidRPr="00833388" w14:paraId="30800404" w14:textId="77777777" w:rsidTr="009363CB">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AE36FB"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086136B1" w14:textId="77777777" w:rsidTr="009363CB">
        <w:trPr>
          <w:trHeight w:val="70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26D636" w14:textId="77777777" w:rsidR="00673FF0" w:rsidRPr="00833388" w:rsidRDefault="00673FF0" w:rsidP="00F85BA6">
            <w:pPr>
              <w:spacing w:line="276" w:lineRule="auto"/>
              <w:jc w:val="both"/>
              <w:rPr>
                <w:szCs w:val="26"/>
              </w:rPr>
            </w:pPr>
            <w:r w:rsidRPr="00833388">
              <w:rPr>
                <w:szCs w:val="26"/>
              </w:rPr>
              <w:t>2.1. Người dùng chưa cấp quyền truy cập Camera</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F49767" w14:textId="77777777" w:rsidR="00673FF0" w:rsidRPr="00833388" w:rsidRDefault="00673FF0" w:rsidP="00F85BA6">
            <w:pPr>
              <w:spacing w:line="276" w:lineRule="auto"/>
              <w:jc w:val="both"/>
              <w:rPr>
                <w:szCs w:val="26"/>
              </w:rPr>
            </w:pPr>
            <w:r w:rsidRPr="00833388">
              <w:rPr>
                <w:szCs w:val="26"/>
              </w:rPr>
              <w:t>2.1. Hiển thị popup yêu cầu người dùng vào Cài đặt để cấp quyền</w:t>
            </w:r>
          </w:p>
        </w:tc>
      </w:tr>
      <w:tr w:rsidR="00673FF0" w:rsidRPr="00833388" w14:paraId="7867FCA8" w14:textId="77777777" w:rsidTr="009363CB">
        <w:trPr>
          <w:trHeight w:val="698"/>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7BE9EA" w14:textId="77777777" w:rsidR="00673FF0" w:rsidRPr="00833388" w:rsidRDefault="00673FF0" w:rsidP="00F85BA6">
            <w:pPr>
              <w:spacing w:line="276" w:lineRule="auto"/>
              <w:jc w:val="both"/>
              <w:rPr>
                <w:szCs w:val="26"/>
              </w:rPr>
            </w:pPr>
            <w:r w:rsidRPr="00833388">
              <w:rPr>
                <w:szCs w:val="26"/>
              </w:rPr>
              <w:t>5.1. Ảnh bị mờ hoặc không ưng ý, người dùng nhấn "Chụp lại"</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C95FAA" w14:textId="77777777" w:rsidR="00673FF0" w:rsidRPr="00833388" w:rsidRDefault="00673FF0" w:rsidP="00F85BA6">
            <w:pPr>
              <w:spacing w:line="276" w:lineRule="auto"/>
              <w:jc w:val="both"/>
              <w:rPr>
                <w:szCs w:val="26"/>
              </w:rPr>
            </w:pPr>
            <w:r w:rsidRPr="00833388">
              <w:rPr>
                <w:szCs w:val="26"/>
              </w:rPr>
              <w:t>5.1. Quay lại bước 3 để thực hiện chụp ảnh mới</w:t>
            </w:r>
          </w:p>
        </w:tc>
      </w:tr>
    </w:tbl>
    <w:p w14:paraId="39B9AA22" w14:textId="20BB3CC4" w:rsidR="009363CB" w:rsidRPr="00833388" w:rsidRDefault="009363CB" w:rsidP="00F85BA6">
      <w:pPr>
        <w:pStyle w:val="Caption"/>
        <w:spacing w:line="276" w:lineRule="auto"/>
        <w:rPr>
          <w:szCs w:val="26"/>
          <w:u w:val="single"/>
        </w:rPr>
      </w:pPr>
      <w:bookmarkStart w:id="81" w:name="_Toc232541204"/>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8</w:t>
      </w:r>
      <w:r w:rsidR="00982DA6">
        <w:rPr>
          <w:noProof/>
        </w:rPr>
        <w:fldChar w:fldCharType="end"/>
      </w:r>
      <w:r>
        <w:t xml:space="preserve"> </w:t>
      </w:r>
      <w:r w:rsidRPr="00833388">
        <w:rPr>
          <w:szCs w:val="26"/>
        </w:rPr>
        <w:t>Bảng đặc tả usecase chụp ảnh trực tiếp từ Camera</w:t>
      </w:r>
      <w:bookmarkEnd w:id="81"/>
    </w:p>
    <w:p w14:paraId="75AF0067" w14:textId="01AF7F3B"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82" w:name="_uzlnn7teeqxq" w:colFirst="0" w:colLast="0"/>
      <w:bookmarkStart w:id="83" w:name="_Toc232669918"/>
      <w:bookmarkEnd w:id="82"/>
      <w:r w:rsidRPr="00833388">
        <w:rPr>
          <w:rFonts w:cs="Times New Roman"/>
          <w:bCs/>
          <w:color w:val="000000"/>
          <w:szCs w:val="26"/>
        </w:rPr>
        <w:t>Đặc tả chức năng chọn ảnh từ thư viện</w:t>
      </w:r>
      <w:bookmarkEnd w:id="83"/>
    </w:p>
    <w:p w14:paraId="55AF655B" w14:textId="729FDE49" w:rsidR="00673FF0" w:rsidRPr="00833388" w:rsidRDefault="00673FF0" w:rsidP="00F85BA6">
      <w:pPr>
        <w:spacing w:line="276" w:lineRule="auto"/>
        <w:jc w:val="both"/>
        <w:rPr>
          <w:szCs w:val="26"/>
        </w:rPr>
      </w:pP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822"/>
        <w:gridCol w:w="5103"/>
      </w:tblGrid>
      <w:tr w:rsidR="00673FF0" w:rsidRPr="00833388" w14:paraId="00EDE8B2" w14:textId="77777777" w:rsidTr="009363CB">
        <w:trPr>
          <w:trHeight w:val="43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D02A27"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UC-08</w:t>
            </w:r>
          </w:p>
        </w:tc>
      </w:tr>
      <w:tr w:rsidR="00673FF0" w:rsidRPr="00833388" w14:paraId="49C426F4" w14:textId="77777777" w:rsidTr="009363CB">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04B5ED"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Chọn ảnh từ thư viện</w:t>
            </w:r>
          </w:p>
        </w:tc>
      </w:tr>
      <w:tr w:rsidR="00673FF0" w:rsidRPr="00833388" w14:paraId="69DE15D3" w14:textId="77777777" w:rsidTr="009363CB">
        <w:trPr>
          <w:trHeight w:val="396"/>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174C7D"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Lấy ảnh lá cây có sẵn trong điện thoại để chẩn đoán</w:t>
            </w:r>
          </w:p>
        </w:tc>
      </w:tr>
      <w:tr w:rsidR="00673FF0" w:rsidRPr="00833388" w14:paraId="55BA1424" w14:textId="77777777" w:rsidTr="009363CB">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F82542"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42975AE5" w14:textId="77777777" w:rsidTr="009363CB">
        <w:trPr>
          <w:trHeight w:val="42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A387A3"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Ứng dụng đã được cấp quyền truy cập thư viện ảnh</w:t>
            </w:r>
          </w:p>
        </w:tc>
      </w:tr>
      <w:tr w:rsidR="00673FF0" w:rsidRPr="00833388" w14:paraId="291F1EF7" w14:textId="77777777" w:rsidTr="009363CB">
        <w:trPr>
          <w:trHeight w:val="41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86E57F"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Ảnh được gửi lên server Ai</w:t>
            </w:r>
          </w:p>
        </w:tc>
      </w:tr>
      <w:tr w:rsidR="00673FF0" w:rsidRPr="00833388" w14:paraId="06C533AC" w14:textId="77777777" w:rsidTr="009363CB">
        <w:trPr>
          <w:trHeight w:val="406"/>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F3BDCD"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60E5EF7B" w14:textId="77777777" w:rsidTr="00043208">
        <w:trPr>
          <w:trHeight w:val="411"/>
        </w:trPr>
        <w:tc>
          <w:tcPr>
            <w:tcW w:w="38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5C0AED" w14:textId="77777777" w:rsidR="00673FF0" w:rsidRPr="00833388" w:rsidRDefault="00673FF0" w:rsidP="00F85BA6">
            <w:pPr>
              <w:spacing w:line="276" w:lineRule="auto"/>
              <w:jc w:val="both"/>
              <w:rPr>
                <w:b/>
                <w:bCs/>
                <w:szCs w:val="26"/>
              </w:rPr>
            </w:pPr>
            <w:r w:rsidRPr="00833388">
              <w:rPr>
                <w:b/>
                <w:bCs/>
                <w:szCs w:val="26"/>
              </w:rPr>
              <w:t>Tác nhân</w:t>
            </w:r>
          </w:p>
        </w:tc>
        <w:tc>
          <w:tcPr>
            <w:tcW w:w="510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1BFDD7"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1B92434E" w14:textId="77777777" w:rsidTr="00043208">
        <w:trPr>
          <w:trHeight w:val="701"/>
        </w:trPr>
        <w:tc>
          <w:tcPr>
            <w:tcW w:w="38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211B5F" w14:textId="77777777" w:rsidR="00673FF0" w:rsidRPr="00833388" w:rsidRDefault="00673FF0" w:rsidP="00F85BA6">
            <w:pPr>
              <w:spacing w:line="276" w:lineRule="auto"/>
              <w:rPr>
                <w:szCs w:val="26"/>
              </w:rPr>
            </w:pPr>
            <w:r w:rsidRPr="00833388">
              <w:rPr>
                <w:szCs w:val="26"/>
              </w:rPr>
              <w:t>1. Nhấn vào biểu tượng "Thư viện"</w:t>
            </w:r>
          </w:p>
        </w:tc>
        <w:tc>
          <w:tcPr>
            <w:tcW w:w="510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23F59C" w14:textId="77777777" w:rsidR="00673FF0" w:rsidRPr="00833388" w:rsidRDefault="00673FF0" w:rsidP="00F85BA6">
            <w:pPr>
              <w:spacing w:line="276" w:lineRule="auto"/>
              <w:rPr>
                <w:szCs w:val="26"/>
              </w:rPr>
            </w:pPr>
            <w:r w:rsidRPr="00833388">
              <w:rPr>
                <w:szCs w:val="26"/>
              </w:rPr>
              <w:t>2. Mở trình chọn ảnh của iOS</w:t>
            </w:r>
          </w:p>
        </w:tc>
      </w:tr>
      <w:tr w:rsidR="00673FF0" w:rsidRPr="00833388" w14:paraId="26805240" w14:textId="77777777" w:rsidTr="00043208">
        <w:trPr>
          <w:trHeight w:val="555"/>
        </w:trPr>
        <w:tc>
          <w:tcPr>
            <w:tcW w:w="38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2CD4D0" w14:textId="77777777" w:rsidR="00673FF0" w:rsidRPr="00833388" w:rsidRDefault="00673FF0" w:rsidP="00F85BA6">
            <w:pPr>
              <w:spacing w:line="276" w:lineRule="auto"/>
              <w:rPr>
                <w:szCs w:val="26"/>
              </w:rPr>
            </w:pPr>
            <w:r w:rsidRPr="00833388">
              <w:rPr>
                <w:szCs w:val="26"/>
              </w:rPr>
              <w:t>3. Chọn một ảnh lá cây từ các album</w:t>
            </w:r>
          </w:p>
        </w:tc>
        <w:tc>
          <w:tcPr>
            <w:tcW w:w="510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ED025C" w14:textId="77777777" w:rsidR="00673FF0" w:rsidRPr="00833388" w:rsidRDefault="00673FF0" w:rsidP="00F85BA6">
            <w:pPr>
              <w:spacing w:line="276" w:lineRule="auto"/>
              <w:rPr>
                <w:szCs w:val="26"/>
              </w:rPr>
            </w:pPr>
            <w:r w:rsidRPr="00833388">
              <w:rPr>
                <w:szCs w:val="26"/>
              </w:rPr>
              <w:t>4. Hiển thị ảnh đã chọn lên màn hình xem trước</w:t>
            </w:r>
          </w:p>
        </w:tc>
      </w:tr>
      <w:tr w:rsidR="00673FF0" w:rsidRPr="00833388" w14:paraId="7CF25819" w14:textId="77777777" w:rsidTr="00043208">
        <w:trPr>
          <w:trHeight w:val="379"/>
        </w:trPr>
        <w:tc>
          <w:tcPr>
            <w:tcW w:w="38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E01806" w14:textId="77777777" w:rsidR="00673FF0" w:rsidRPr="00833388" w:rsidRDefault="00673FF0" w:rsidP="00F85BA6">
            <w:pPr>
              <w:spacing w:line="276" w:lineRule="auto"/>
              <w:rPr>
                <w:szCs w:val="26"/>
              </w:rPr>
            </w:pPr>
            <w:r w:rsidRPr="00833388">
              <w:rPr>
                <w:szCs w:val="26"/>
              </w:rPr>
              <w:t>5. Nhấn "Xác nhận"</w:t>
            </w:r>
          </w:p>
        </w:tc>
        <w:tc>
          <w:tcPr>
            <w:tcW w:w="510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066F8D" w14:textId="77777777" w:rsidR="00673FF0" w:rsidRPr="00833388" w:rsidRDefault="00673FF0" w:rsidP="00F85BA6">
            <w:pPr>
              <w:spacing w:line="276" w:lineRule="auto"/>
              <w:rPr>
                <w:szCs w:val="26"/>
              </w:rPr>
            </w:pPr>
            <w:r w:rsidRPr="00833388">
              <w:rPr>
                <w:szCs w:val="26"/>
              </w:rPr>
              <w:t>6. Xử lý ảnh và sẵn sàng để gửi lên máy chủ</w:t>
            </w:r>
          </w:p>
        </w:tc>
      </w:tr>
      <w:tr w:rsidR="00673FF0" w:rsidRPr="00833388" w14:paraId="1A8114CA" w14:textId="77777777" w:rsidTr="00043208">
        <w:trPr>
          <w:trHeight w:val="41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2ABC27" w14:textId="77777777" w:rsidR="00673FF0" w:rsidRPr="00833388" w:rsidRDefault="00673FF0" w:rsidP="00F85BA6">
            <w:pPr>
              <w:spacing w:line="276" w:lineRule="auto"/>
              <w:rPr>
                <w:b/>
                <w:bCs/>
                <w:szCs w:val="26"/>
              </w:rPr>
            </w:pPr>
            <w:r w:rsidRPr="00833388">
              <w:rPr>
                <w:b/>
                <w:bCs/>
                <w:szCs w:val="26"/>
              </w:rPr>
              <w:t>Luồng sự kiện thay thế</w:t>
            </w:r>
          </w:p>
        </w:tc>
      </w:tr>
      <w:tr w:rsidR="00673FF0" w:rsidRPr="00833388" w14:paraId="6DAF692B" w14:textId="77777777" w:rsidTr="00043208">
        <w:trPr>
          <w:trHeight w:val="703"/>
        </w:trPr>
        <w:tc>
          <w:tcPr>
            <w:tcW w:w="38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073D28" w14:textId="77777777" w:rsidR="00673FF0" w:rsidRPr="00833388" w:rsidRDefault="00673FF0" w:rsidP="00F85BA6">
            <w:pPr>
              <w:spacing w:line="276" w:lineRule="auto"/>
              <w:rPr>
                <w:szCs w:val="26"/>
              </w:rPr>
            </w:pPr>
            <w:r w:rsidRPr="00833388">
              <w:rPr>
                <w:szCs w:val="26"/>
              </w:rPr>
              <w:t>2.1. Người dùng chưa cấp quyền truy cập Ảnh</w:t>
            </w:r>
          </w:p>
        </w:tc>
        <w:tc>
          <w:tcPr>
            <w:tcW w:w="510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C21513" w14:textId="77777777" w:rsidR="00673FF0" w:rsidRPr="00833388" w:rsidRDefault="00673FF0" w:rsidP="00F85BA6">
            <w:pPr>
              <w:spacing w:line="276" w:lineRule="auto"/>
              <w:rPr>
                <w:szCs w:val="26"/>
              </w:rPr>
            </w:pPr>
            <w:r w:rsidRPr="00833388">
              <w:rPr>
                <w:szCs w:val="26"/>
              </w:rPr>
              <w:t>2.1. Hiển thị popup hướng dẫn cấp quyền truy cập thư viện</w:t>
            </w:r>
          </w:p>
        </w:tc>
      </w:tr>
      <w:tr w:rsidR="00673FF0" w:rsidRPr="00833388" w14:paraId="10E1E861" w14:textId="77777777" w:rsidTr="00043208">
        <w:trPr>
          <w:trHeight w:val="685"/>
        </w:trPr>
        <w:tc>
          <w:tcPr>
            <w:tcW w:w="38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628CB4" w14:textId="77777777" w:rsidR="00673FF0" w:rsidRPr="00833388" w:rsidRDefault="00673FF0" w:rsidP="00F85BA6">
            <w:pPr>
              <w:spacing w:line="276" w:lineRule="auto"/>
              <w:rPr>
                <w:szCs w:val="26"/>
              </w:rPr>
            </w:pPr>
            <w:r w:rsidRPr="00833388">
              <w:rPr>
                <w:szCs w:val="26"/>
              </w:rPr>
              <w:t>4.1. Tệp tin chọn không phải là định dạng ảnh (ví dụ: video)</w:t>
            </w:r>
          </w:p>
        </w:tc>
        <w:tc>
          <w:tcPr>
            <w:tcW w:w="510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BCDFC8" w14:textId="77777777" w:rsidR="00673FF0" w:rsidRPr="00833388" w:rsidRDefault="00673FF0" w:rsidP="00F85BA6">
            <w:pPr>
              <w:spacing w:line="276" w:lineRule="auto"/>
              <w:rPr>
                <w:szCs w:val="26"/>
              </w:rPr>
            </w:pPr>
            <w:r w:rsidRPr="00833388">
              <w:rPr>
                <w:szCs w:val="26"/>
              </w:rPr>
              <w:t>4.1. Hiển thị thông báo "Định dạng tệp không được hỗ trợ"</w:t>
            </w:r>
          </w:p>
        </w:tc>
      </w:tr>
    </w:tbl>
    <w:p w14:paraId="26BA13EE" w14:textId="2FD2132D" w:rsidR="00043208" w:rsidRPr="00833388" w:rsidRDefault="00043208" w:rsidP="00F85BA6">
      <w:pPr>
        <w:pStyle w:val="Caption"/>
        <w:spacing w:line="276" w:lineRule="auto"/>
        <w:rPr>
          <w:szCs w:val="26"/>
          <w:u w:val="single"/>
        </w:rPr>
      </w:pPr>
      <w:bookmarkStart w:id="84" w:name="_Toc232541205"/>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9</w:t>
      </w:r>
      <w:r w:rsidR="00982DA6">
        <w:rPr>
          <w:noProof/>
        </w:rPr>
        <w:fldChar w:fldCharType="end"/>
      </w:r>
      <w:r>
        <w:t xml:space="preserve"> </w:t>
      </w:r>
      <w:r w:rsidRPr="00833388">
        <w:rPr>
          <w:szCs w:val="26"/>
        </w:rPr>
        <w:t>Bảng đặc tả usecase chọn ảnh từ thư viện</w:t>
      </w:r>
      <w:bookmarkEnd w:id="84"/>
    </w:p>
    <w:p w14:paraId="23D52D0A" w14:textId="3AC550A5"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85" w:name="_49up2iwhn2gt" w:colFirst="0" w:colLast="0"/>
      <w:bookmarkStart w:id="86" w:name="_Toc232669919"/>
      <w:bookmarkEnd w:id="85"/>
      <w:r w:rsidRPr="00833388">
        <w:rPr>
          <w:rFonts w:cs="Times New Roman"/>
          <w:bCs/>
          <w:color w:val="000000"/>
          <w:szCs w:val="26"/>
        </w:rPr>
        <w:t>Đặc tả chức năng gửi yêu cầu phân loại bệnh</w:t>
      </w:r>
      <w:bookmarkEnd w:id="86"/>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255"/>
        <w:gridCol w:w="5670"/>
      </w:tblGrid>
      <w:tr w:rsidR="00673FF0" w:rsidRPr="00833388" w14:paraId="7733BC00" w14:textId="77777777" w:rsidTr="00043208">
        <w:trPr>
          <w:trHeight w:val="42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4DB55F" w14:textId="145D8740" w:rsidR="00673FF0" w:rsidRPr="00833388" w:rsidRDefault="00043208" w:rsidP="00F85BA6">
            <w:pPr>
              <w:spacing w:line="276" w:lineRule="auto"/>
              <w:jc w:val="both"/>
              <w:rPr>
                <w:szCs w:val="26"/>
              </w:rPr>
            </w:pPr>
            <w:r>
              <w:rPr>
                <w:szCs w:val="26"/>
              </w:rPr>
              <w:br w:type="page"/>
            </w:r>
            <w:r w:rsidR="00673FF0" w:rsidRPr="00833388">
              <w:rPr>
                <w:b/>
                <w:bCs/>
                <w:szCs w:val="26"/>
              </w:rPr>
              <w:t xml:space="preserve">Mã Usecase: </w:t>
            </w:r>
            <w:r w:rsidR="00673FF0" w:rsidRPr="00833388">
              <w:rPr>
                <w:szCs w:val="26"/>
              </w:rPr>
              <w:t>UC-09</w:t>
            </w:r>
          </w:p>
        </w:tc>
      </w:tr>
      <w:tr w:rsidR="00673FF0" w:rsidRPr="00833388" w14:paraId="67471A85" w14:textId="77777777" w:rsidTr="00043208">
        <w:trPr>
          <w:trHeight w:val="41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C03893"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Gửi yêu cầu phân loại bệnh</w:t>
            </w:r>
          </w:p>
        </w:tc>
      </w:tr>
      <w:tr w:rsidR="00673FF0" w:rsidRPr="00833388" w14:paraId="507FAD62" w14:textId="77777777" w:rsidTr="00043208">
        <w:trPr>
          <w:trHeight w:val="27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D14638" w14:textId="77777777" w:rsidR="00673FF0" w:rsidRPr="00833388" w:rsidRDefault="00673FF0" w:rsidP="00F85BA6">
            <w:pPr>
              <w:spacing w:line="276" w:lineRule="auto"/>
              <w:jc w:val="both"/>
              <w:rPr>
                <w:szCs w:val="26"/>
              </w:rPr>
            </w:pPr>
            <w:r w:rsidRPr="00833388">
              <w:rPr>
                <w:b/>
                <w:bCs/>
                <w:szCs w:val="26"/>
              </w:rPr>
              <w:lastRenderedPageBreak/>
              <w:t xml:space="preserve">Mô tả: </w:t>
            </w:r>
            <w:r w:rsidRPr="00833388">
              <w:rPr>
                <w:szCs w:val="26"/>
              </w:rPr>
              <w:t>Gửi ảnh lên Server FastAPI để mô hình AI phân tích</w:t>
            </w:r>
          </w:p>
        </w:tc>
      </w:tr>
      <w:tr w:rsidR="00673FF0" w:rsidRPr="00833388" w14:paraId="12A90F08" w14:textId="77777777" w:rsidTr="00043208">
        <w:trPr>
          <w:trHeight w:val="39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2B56AD"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26443FFA" w14:textId="77777777" w:rsidTr="00023942">
        <w:trPr>
          <w:trHeight w:val="79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B253C2"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Đã chọn/chụp ảnh thành công, có kết nối mạng</w:t>
            </w:r>
          </w:p>
        </w:tc>
      </w:tr>
      <w:tr w:rsidR="00673FF0" w:rsidRPr="00833388" w14:paraId="5DEAEB2D" w14:textId="77777777" w:rsidTr="00043208">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570F19"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Nhận về kết quả phân loại từ máy chủ</w:t>
            </w:r>
          </w:p>
        </w:tc>
      </w:tr>
      <w:tr w:rsidR="00673FF0" w:rsidRPr="00833388" w14:paraId="5E0F62F3" w14:textId="77777777" w:rsidTr="00043208">
        <w:trPr>
          <w:trHeight w:val="41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4D06ED"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5C8F185F" w14:textId="77777777" w:rsidTr="00043208">
        <w:trPr>
          <w:trHeight w:val="555"/>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53EE9B" w14:textId="77777777" w:rsidR="00673FF0" w:rsidRPr="00833388" w:rsidRDefault="00673FF0" w:rsidP="00F85BA6">
            <w:pPr>
              <w:spacing w:line="276" w:lineRule="auto"/>
              <w:jc w:val="both"/>
              <w:rPr>
                <w:b/>
                <w:bCs/>
                <w:szCs w:val="26"/>
              </w:rPr>
            </w:pPr>
            <w:r w:rsidRPr="00833388">
              <w:rPr>
                <w:b/>
                <w:bCs/>
                <w:szCs w:val="26"/>
              </w:rPr>
              <w:t>Tác nhân</w:t>
            </w: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F55A1F"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73641E44" w14:textId="77777777" w:rsidTr="00043208">
        <w:trPr>
          <w:trHeight w:val="694"/>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A6EECB" w14:textId="77777777" w:rsidR="00673FF0" w:rsidRPr="00833388" w:rsidRDefault="00673FF0" w:rsidP="00F85BA6">
            <w:pPr>
              <w:spacing w:line="276" w:lineRule="auto"/>
              <w:rPr>
                <w:szCs w:val="26"/>
              </w:rPr>
            </w:pPr>
            <w:r w:rsidRPr="00833388">
              <w:rPr>
                <w:szCs w:val="26"/>
              </w:rPr>
              <w:t>1. Nhấn nút "Bắt đầu chẩn đoán"</w:t>
            </w: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23CC5F" w14:textId="77777777" w:rsidR="00673FF0" w:rsidRPr="00833388" w:rsidRDefault="00673FF0" w:rsidP="00F85BA6">
            <w:pPr>
              <w:spacing w:line="276" w:lineRule="auto"/>
              <w:rPr>
                <w:szCs w:val="26"/>
              </w:rPr>
            </w:pPr>
            <w:r w:rsidRPr="00833388">
              <w:rPr>
                <w:szCs w:val="26"/>
              </w:rPr>
              <w:t>2. Nén ảnh và gửi yêu cầu POST lên API của FastAPI</w:t>
            </w:r>
          </w:p>
        </w:tc>
      </w:tr>
      <w:tr w:rsidR="00673FF0" w:rsidRPr="00833388" w14:paraId="22C29105" w14:textId="77777777" w:rsidTr="00043208">
        <w:trPr>
          <w:trHeight w:val="555"/>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EA1B06" w14:textId="77777777" w:rsidR="00673FF0" w:rsidRPr="00833388" w:rsidRDefault="00673FF0" w:rsidP="00F85BA6">
            <w:pPr>
              <w:spacing w:line="276" w:lineRule="auto"/>
              <w:rPr>
                <w:szCs w:val="26"/>
              </w:rPr>
            </w:pP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1BACD7" w14:textId="77777777" w:rsidR="00673FF0" w:rsidRPr="00833388" w:rsidRDefault="00673FF0" w:rsidP="00F85BA6">
            <w:pPr>
              <w:spacing w:line="276" w:lineRule="auto"/>
              <w:rPr>
                <w:szCs w:val="26"/>
              </w:rPr>
            </w:pPr>
            <w:r w:rsidRPr="00833388">
              <w:rPr>
                <w:szCs w:val="26"/>
              </w:rPr>
              <w:t>3. Server nhận ảnh, đưa qua mô hình AI để xử lý</w:t>
            </w:r>
          </w:p>
        </w:tc>
      </w:tr>
      <w:tr w:rsidR="00673FF0" w:rsidRPr="00833388" w14:paraId="608DE9A3" w14:textId="77777777" w:rsidTr="00043208">
        <w:trPr>
          <w:trHeight w:val="385"/>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422949" w14:textId="77777777" w:rsidR="00673FF0" w:rsidRPr="00833388" w:rsidRDefault="00673FF0" w:rsidP="00F85BA6">
            <w:pPr>
              <w:spacing w:line="276" w:lineRule="auto"/>
              <w:rPr>
                <w:szCs w:val="26"/>
              </w:rPr>
            </w:pP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369F67" w14:textId="77777777" w:rsidR="00673FF0" w:rsidRPr="00833388" w:rsidRDefault="00673FF0" w:rsidP="00F85BA6">
            <w:pPr>
              <w:spacing w:line="276" w:lineRule="auto"/>
              <w:rPr>
                <w:szCs w:val="26"/>
              </w:rPr>
            </w:pPr>
            <w:r w:rsidRPr="00833388">
              <w:rPr>
                <w:szCs w:val="26"/>
              </w:rPr>
              <w:t>4. Server trả về kết quả dưới dạng JSON</w:t>
            </w:r>
          </w:p>
        </w:tc>
      </w:tr>
      <w:tr w:rsidR="00673FF0" w:rsidRPr="00833388" w14:paraId="71344B35" w14:textId="77777777" w:rsidTr="00043208">
        <w:trPr>
          <w:trHeight w:val="555"/>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490D66" w14:textId="77777777" w:rsidR="00673FF0" w:rsidRPr="00833388" w:rsidRDefault="00673FF0" w:rsidP="00F85BA6">
            <w:pPr>
              <w:spacing w:line="276" w:lineRule="auto"/>
              <w:rPr>
                <w:szCs w:val="26"/>
              </w:rPr>
            </w:pP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93CD35" w14:textId="77777777" w:rsidR="00673FF0" w:rsidRPr="00833388" w:rsidRDefault="00673FF0" w:rsidP="00F85BA6">
            <w:pPr>
              <w:spacing w:line="276" w:lineRule="auto"/>
              <w:rPr>
                <w:szCs w:val="26"/>
              </w:rPr>
            </w:pPr>
            <w:r w:rsidRPr="00833388">
              <w:rPr>
                <w:szCs w:val="26"/>
              </w:rPr>
              <w:t>5. Hệ thống tự động lưu ca chẩn đoán vào SQL Database</w:t>
            </w:r>
          </w:p>
        </w:tc>
      </w:tr>
      <w:tr w:rsidR="00673FF0" w:rsidRPr="00833388" w14:paraId="002D0769" w14:textId="77777777" w:rsidTr="00023942">
        <w:trPr>
          <w:trHeight w:val="55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36321A" w14:textId="77777777" w:rsidR="00673FF0" w:rsidRPr="00833388" w:rsidRDefault="00673FF0" w:rsidP="00F85BA6">
            <w:pPr>
              <w:spacing w:line="276" w:lineRule="auto"/>
              <w:rPr>
                <w:b/>
                <w:bCs/>
                <w:szCs w:val="26"/>
              </w:rPr>
            </w:pPr>
            <w:r w:rsidRPr="00833388">
              <w:rPr>
                <w:b/>
                <w:bCs/>
                <w:szCs w:val="26"/>
              </w:rPr>
              <w:t>Luồng sự kiện thay thế</w:t>
            </w:r>
          </w:p>
        </w:tc>
      </w:tr>
      <w:tr w:rsidR="00673FF0" w:rsidRPr="00833388" w14:paraId="3C963BD1" w14:textId="77777777" w:rsidTr="00043208">
        <w:trPr>
          <w:trHeight w:val="691"/>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81F347" w14:textId="77777777" w:rsidR="00673FF0" w:rsidRPr="00833388" w:rsidRDefault="00673FF0" w:rsidP="00F85BA6">
            <w:pPr>
              <w:spacing w:line="276" w:lineRule="auto"/>
              <w:rPr>
                <w:szCs w:val="26"/>
              </w:rPr>
            </w:pPr>
            <w:r w:rsidRPr="00833388">
              <w:rPr>
                <w:szCs w:val="26"/>
              </w:rPr>
              <w:t>2.1. Mất kết nối mạng trong khi gửi</w:t>
            </w: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5EC41C" w14:textId="77777777" w:rsidR="00673FF0" w:rsidRPr="00833388" w:rsidRDefault="00673FF0" w:rsidP="00F85BA6">
            <w:pPr>
              <w:spacing w:line="276" w:lineRule="auto"/>
              <w:rPr>
                <w:szCs w:val="26"/>
              </w:rPr>
            </w:pPr>
            <w:r w:rsidRPr="00833388">
              <w:rPr>
                <w:szCs w:val="26"/>
              </w:rPr>
              <w:t>2.1. Hiển thị thông báo "Lỗi kết nối, vui lòng kiểm tra mạng"</w:t>
            </w:r>
          </w:p>
        </w:tc>
      </w:tr>
      <w:tr w:rsidR="00673FF0" w:rsidRPr="000327AB" w14:paraId="14E6484F" w14:textId="77777777" w:rsidTr="00043208">
        <w:trPr>
          <w:trHeight w:val="701"/>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818C00" w14:textId="77777777" w:rsidR="00673FF0" w:rsidRPr="00F73A50" w:rsidRDefault="00673FF0" w:rsidP="00F85BA6">
            <w:pPr>
              <w:spacing w:line="276" w:lineRule="auto"/>
              <w:rPr>
                <w:szCs w:val="26"/>
                <w:lang w:val="fr-FR"/>
              </w:rPr>
            </w:pPr>
            <w:r w:rsidRPr="00F73A50">
              <w:rPr>
                <w:szCs w:val="26"/>
                <w:lang w:val="fr-FR"/>
              </w:rPr>
              <w:t>3.1. Server AI đang bận hoặc bị lỗi</w:t>
            </w: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E4DC5B" w14:textId="77777777" w:rsidR="00673FF0" w:rsidRPr="00F73A50" w:rsidRDefault="00673FF0" w:rsidP="00F85BA6">
            <w:pPr>
              <w:spacing w:line="276" w:lineRule="auto"/>
              <w:rPr>
                <w:szCs w:val="26"/>
                <w:lang w:val="fr-FR"/>
              </w:rPr>
            </w:pPr>
            <w:r w:rsidRPr="00F73A50">
              <w:rPr>
                <w:szCs w:val="26"/>
                <w:lang w:val="fr-FR"/>
              </w:rPr>
              <w:t>3.1. Hiển thị thông báo "Máy chủ không phản hồi, vui lòng thử lại sau"</w:t>
            </w:r>
          </w:p>
        </w:tc>
      </w:tr>
      <w:tr w:rsidR="00673FF0" w:rsidRPr="000327AB" w14:paraId="6386AFE3" w14:textId="77777777" w:rsidTr="00043208">
        <w:trPr>
          <w:trHeight w:val="683"/>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70A97B" w14:textId="77777777" w:rsidR="00673FF0" w:rsidRPr="00F73A50" w:rsidRDefault="00673FF0" w:rsidP="00F85BA6">
            <w:pPr>
              <w:spacing w:line="276" w:lineRule="auto"/>
              <w:rPr>
                <w:szCs w:val="26"/>
                <w:lang w:val="fr-FR"/>
              </w:rPr>
            </w:pPr>
            <w:r w:rsidRPr="00F73A50">
              <w:rPr>
                <w:szCs w:val="26"/>
                <w:lang w:val="fr-FR"/>
              </w:rPr>
              <w:t>4.1. AI không nhận diện được đó là lá cây</w:t>
            </w:r>
          </w:p>
        </w:tc>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22C906" w14:textId="77777777" w:rsidR="00673FF0" w:rsidRPr="00F73A50" w:rsidRDefault="00673FF0" w:rsidP="00F85BA6">
            <w:pPr>
              <w:spacing w:line="276" w:lineRule="auto"/>
              <w:rPr>
                <w:szCs w:val="26"/>
                <w:lang w:val="fr-FR"/>
              </w:rPr>
            </w:pPr>
            <w:r w:rsidRPr="00F73A50">
              <w:rPr>
                <w:szCs w:val="26"/>
                <w:lang w:val="fr-FR"/>
              </w:rPr>
              <w:t xml:space="preserve"> 4.1. Thông báo "Không tìm thấy lá cây trong ảnh, vui lòng chụp lại rõ hơn"</w:t>
            </w:r>
          </w:p>
        </w:tc>
      </w:tr>
    </w:tbl>
    <w:p w14:paraId="411686F5" w14:textId="68440B8F" w:rsidR="00673FF0" w:rsidRPr="00F73A50" w:rsidRDefault="00043208" w:rsidP="00F85BA6">
      <w:pPr>
        <w:pStyle w:val="Caption"/>
        <w:spacing w:line="276" w:lineRule="auto"/>
        <w:rPr>
          <w:szCs w:val="26"/>
          <w:u w:val="single"/>
          <w:lang w:val="fr-FR"/>
        </w:rPr>
      </w:pPr>
      <w:bookmarkStart w:id="87" w:name="_Toc232541206"/>
      <w:r w:rsidRPr="00F73A50">
        <w:rPr>
          <w:lang w:val="fr-FR"/>
        </w:rPr>
        <w:t xml:space="preserve">Bảng </w:t>
      </w:r>
      <w:r w:rsidR="00982DA6">
        <w:fldChar w:fldCharType="begin"/>
      </w:r>
      <w:r w:rsidR="00982DA6" w:rsidRPr="00F73A50">
        <w:rPr>
          <w:lang w:val="fr-FR"/>
        </w:rPr>
        <w:instrText xml:space="preserve"> STYLEREF 1 \s </w:instrText>
      </w:r>
      <w:r w:rsidR="00982DA6">
        <w:fldChar w:fldCharType="separate"/>
      </w:r>
      <w:r w:rsidR="00982DA6" w:rsidRPr="00F73A50">
        <w:rPr>
          <w:noProof/>
          <w:lang w:val="fr-FR"/>
        </w:rPr>
        <w:t>2</w:t>
      </w:r>
      <w:r w:rsidR="00982DA6">
        <w:rPr>
          <w:noProof/>
        </w:rPr>
        <w:fldChar w:fldCharType="end"/>
      </w:r>
      <w:r w:rsidR="00982DA6" w:rsidRPr="00F73A50">
        <w:rPr>
          <w:lang w:val="fr-FR"/>
        </w:rPr>
        <w:t>.</w:t>
      </w:r>
      <w:r w:rsidR="00982DA6">
        <w:fldChar w:fldCharType="begin"/>
      </w:r>
      <w:r w:rsidR="00982DA6" w:rsidRPr="00F73A50">
        <w:rPr>
          <w:lang w:val="fr-FR"/>
        </w:rPr>
        <w:instrText xml:space="preserve"> SEQ Bảng \* ARABIC \s 1 </w:instrText>
      </w:r>
      <w:r w:rsidR="00982DA6">
        <w:fldChar w:fldCharType="separate"/>
      </w:r>
      <w:r w:rsidR="00982DA6" w:rsidRPr="00F73A50">
        <w:rPr>
          <w:noProof/>
          <w:lang w:val="fr-FR"/>
        </w:rPr>
        <w:t>10</w:t>
      </w:r>
      <w:r w:rsidR="00982DA6">
        <w:rPr>
          <w:noProof/>
        </w:rPr>
        <w:fldChar w:fldCharType="end"/>
      </w:r>
      <w:r w:rsidRPr="00F73A50">
        <w:rPr>
          <w:szCs w:val="26"/>
          <w:lang w:val="fr-FR"/>
        </w:rPr>
        <w:t xml:space="preserve"> Bảng đặc tả usecase gửi yêu cầu phân loại bệnh</w:t>
      </w:r>
      <w:bookmarkEnd w:id="87"/>
    </w:p>
    <w:p w14:paraId="184449A3" w14:textId="5AFE3947" w:rsidR="00673FF0" w:rsidRPr="00F73A50" w:rsidRDefault="00673FF0" w:rsidP="00F85BA6">
      <w:pPr>
        <w:pStyle w:val="Heading3"/>
        <w:keepNext w:val="0"/>
        <w:keepLines w:val="0"/>
        <w:spacing w:before="0" w:after="0" w:line="276" w:lineRule="auto"/>
        <w:jc w:val="both"/>
        <w:rPr>
          <w:rFonts w:cs="Times New Roman"/>
          <w:b w:val="0"/>
          <w:bCs/>
          <w:color w:val="000000"/>
          <w:szCs w:val="26"/>
          <w:lang w:val="fr-FR"/>
        </w:rPr>
      </w:pPr>
      <w:bookmarkStart w:id="88" w:name="_mc0i4nixttfq" w:colFirst="0" w:colLast="0"/>
      <w:bookmarkStart w:id="89" w:name="_Toc232669920"/>
      <w:bookmarkEnd w:id="88"/>
      <w:r w:rsidRPr="00F73A50">
        <w:rPr>
          <w:rFonts w:cs="Times New Roman"/>
          <w:bCs/>
          <w:color w:val="000000"/>
          <w:szCs w:val="26"/>
          <w:lang w:val="fr-FR"/>
        </w:rPr>
        <w:t>Đặc tả chức năng hiển thị kết quả chẩn đoán</w:t>
      </w:r>
      <w:bookmarkEnd w:id="89"/>
    </w:p>
    <w:p w14:paraId="0EC9A385" w14:textId="57094C29" w:rsidR="00673FF0" w:rsidRPr="00F73A50" w:rsidRDefault="00673FF0" w:rsidP="00F85BA6">
      <w:pPr>
        <w:spacing w:line="276" w:lineRule="auto"/>
        <w:jc w:val="both"/>
        <w:rPr>
          <w:szCs w:val="26"/>
          <w:lang w:val="fr-FR"/>
        </w:rPr>
      </w:pP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963"/>
        <w:gridCol w:w="4962"/>
      </w:tblGrid>
      <w:tr w:rsidR="00673FF0" w:rsidRPr="00833388" w14:paraId="67905304" w14:textId="77777777" w:rsidTr="00043208">
        <w:trPr>
          <w:trHeight w:val="45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92ECB9"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UC-10</w:t>
            </w:r>
          </w:p>
        </w:tc>
      </w:tr>
      <w:tr w:rsidR="00673FF0" w:rsidRPr="00833388" w14:paraId="3B066580" w14:textId="77777777" w:rsidTr="00043208">
        <w:trPr>
          <w:trHeight w:val="40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6CDAA2E"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Hiển thị kết quả chẩn đoán</w:t>
            </w:r>
          </w:p>
        </w:tc>
      </w:tr>
      <w:tr w:rsidR="00673FF0" w:rsidRPr="00833388" w14:paraId="23BF420E" w14:textId="77777777" w:rsidTr="00043208">
        <w:trPr>
          <w:trHeight w:val="40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70C194"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Hiển thị tên bệnh và độ tin cậy của AI sau khi chẩn đoán</w:t>
            </w:r>
          </w:p>
        </w:tc>
      </w:tr>
      <w:tr w:rsidR="00673FF0" w:rsidRPr="00833388" w14:paraId="25AC489B" w14:textId="77777777" w:rsidTr="00043208">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55CD27"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4CE62E41" w14:textId="77777777" w:rsidTr="00043208">
        <w:trPr>
          <w:trHeight w:val="42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6A2A50"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Ảnh đã được chẩn đoán</w:t>
            </w:r>
          </w:p>
        </w:tc>
      </w:tr>
      <w:tr w:rsidR="00673FF0" w:rsidRPr="00833388" w14:paraId="729D8815" w14:textId="77777777" w:rsidTr="00043208">
        <w:trPr>
          <w:trHeight w:val="41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8962BC"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Biết được tình trạng bệnh của cây</w:t>
            </w:r>
          </w:p>
        </w:tc>
      </w:tr>
      <w:tr w:rsidR="00673FF0" w:rsidRPr="00833388" w14:paraId="15A35887" w14:textId="77777777" w:rsidTr="00043208">
        <w:trPr>
          <w:trHeight w:val="40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7A79E7"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30BF54A5" w14:textId="77777777" w:rsidTr="00316FFD">
        <w:trPr>
          <w:trHeight w:val="425"/>
        </w:trPr>
        <w:tc>
          <w:tcPr>
            <w:tcW w:w="39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880311" w14:textId="77777777" w:rsidR="00673FF0" w:rsidRPr="00833388" w:rsidRDefault="00673FF0" w:rsidP="00F85BA6">
            <w:pPr>
              <w:spacing w:line="276" w:lineRule="auto"/>
              <w:jc w:val="both"/>
              <w:rPr>
                <w:b/>
                <w:bCs/>
                <w:szCs w:val="26"/>
              </w:rPr>
            </w:pPr>
            <w:r w:rsidRPr="00833388">
              <w:rPr>
                <w:b/>
                <w:bCs/>
                <w:szCs w:val="26"/>
              </w:rPr>
              <w:lastRenderedPageBreak/>
              <w:t>Tác nhân</w:t>
            </w:r>
          </w:p>
        </w:tc>
        <w:tc>
          <w:tcPr>
            <w:tcW w:w="49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EA7CB8"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5A0D9D7C" w14:textId="77777777" w:rsidTr="00316FFD">
        <w:trPr>
          <w:trHeight w:val="403"/>
        </w:trPr>
        <w:tc>
          <w:tcPr>
            <w:tcW w:w="39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1F0174" w14:textId="77777777" w:rsidR="00673FF0" w:rsidRPr="00833388" w:rsidRDefault="00673FF0" w:rsidP="00F85BA6">
            <w:pPr>
              <w:spacing w:line="276" w:lineRule="auto"/>
              <w:rPr>
                <w:szCs w:val="26"/>
              </w:rPr>
            </w:pPr>
            <w:r w:rsidRPr="00833388">
              <w:rPr>
                <w:szCs w:val="26"/>
              </w:rPr>
              <w:t>1. Hệ thống nhận dữ liệu từ UC-09</w:t>
            </w:r>
          </w:p>
        </w:tc>
        <w:tc>
          <w:tcPr>
            <w:tcW w:w="49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878BDE" w14:textId="77777777" w:rsidR="00673FF0" w:rsidRPr="00833388" w:rsidRDefault="00673FF0" w:rsidP="00F85BA6">
            <w:pPr>
              <w:spacing w:line="276" w:lineRule="auto"/>
              <w:jc w:val="both"/>
              <w:rPr>
                <w:szCs w:val="26"/>
              </w:rPr>
            </w:pPr>
            <w:r w:rsidRPr="00833388">
              <w:rPr>
                <w:szCs w:val="26"/>
              </w:rPr>
              <w:t xml:space="preserve">2. Hiển thị tên bệnh </w:t>
            </w:r>
          </w:p>
        </w:tc>
      </w:tr>
      <w:tr w:rsidR="00673FF0" w:rsidRPr="00833388" w14:paraId="6581F70A" w14:textId="77777777" w:rsidTr="00316FFD">
        <w:trPr>
          <w:trHeight w:val="423"/>
        </w:trPr>
        <w:tc>
          <w:tcPr>
            <w:tcW w:w="39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5F9615" w14:textId="77777777" w:rsidR="00673FF0" w:rsidRPr="00833388" w:rsidRDefault="00673FF0" w:rsidP="00F85BA6">
            <w:pPr>
              <w:spacing w:line="276" w:lineRule="auto"/>
              <w:jc w:val="both"/>
              <w:rPr>
                <w:szCs w:val="26"/>
              </w:rPr>
            </w:pPr>
          </w:p>
        </w:tc>
        <w:tc>
          <w:tcPr>
            <w:tcW w:w="49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0D7D06" w14:textId="77777777" w:rsidR="00673FF0" w:rsidRPr="00833388" w:rsidRDefault="00673FF0" w:rsidP="00F85BA6">
            <w:pPr>
              <w:spacing w:line="276" w:lineRule="auto"/>
              <w:jc w:val="both"/>
              <w:rPr>
                <w:szCs w:val="26"/>
              </w:rPr>
            </w:pPr>
            <w:r w:rsidRPr="00833388">
              <w:rPr>
                <w:szCs w:val="26"/>
              </w:rPr>
              <w:t>3. Hiển thị thanh tiến trình độ tin cậy</w:t>
            </w:r>
          </w:p>
        </w:tc>
      </w:tr>
      <w:tr w:rsidR="00673FF0" w:rsidRPr="00833388" w14:paraId="750DF973" w14:textId="77777777" w:rsidTr="00316FFD">
        <w:trPr>
          <w:trHeight w:val="415"/>
        </w:trPr>
        <w:tc>
          <w:tcPr>
            <w:tcW w:w="39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EF2CC0" w14:textId="77777777" w:rsidR="00673FF0" w:rsidRPr="00833388" w:rsidRDefault="00673FF0" w:rsidP="00F85BA6">
            <w:pPr>
              <w:spacing w:line="276" w:lineRule="auto"/>
              <w:jc w:val="both"/>
              <w:rPr>
                <w:szCs w:val="26"/>
              </w:rPr>
            </w:pPr>
          </w:p>
        </w:tc>
        <w:tc>
          <w:tcPr>
            <w:tcW w:w="49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948DBB" w14:textId="77777777" w:rsidR="00673FF0" w:rsidRPr="00833388" w:rsidRDefault="00673FF0" w:rsidP="00F85BA6">
            <w:pPr>
              <w:spacing w:line="276" w:lineRule="auto"/>
              <w:jc w:val="both"/>
              <w:rPr>
                <w:szCs w:val="26"/>
              </w:rPr>
            </w:pPr>
            <w:r w:rsidRPr="00833388">
              <w:rPr>
                <w:szCs w:val="26"/>
              </w:rPr>
              <w:t xml:space="preserve">4. Hiển thị các nút chức năng để xem chi tiết </w:t>
            </w:r>
          </w:p>
        </w:tc>
      </w:tr>
      <w:tr w:rsidR="00673FF0" w:rsidRPr="00833388" w14:paraId="70F14809" w14:textId="77777777" w:rsidTr="00023942">
        <w:trPr>
          <w:trHeight w:val="55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27ABA9"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7B350D7D" w14:textId="77777777" w:rsidTr="00316FFD">
        <w:trPr>
          <w:trHeight w:val="855"/>
        </w:trPr>
        <w:tc>
          <w:tcPr>
            <w:tcW w:w="39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36572B5" w14:textId="77777777" w:rsidR="00673FF0" w:rsidRPr="00833388" w:rsidRDefault="00673FF0" w:rsidP="00F85BA6">
            <w:pPr>
              <w:spacing w:line="276" w:lineRule="auto"/>
              <w:jc w:val="both"/>
              <w:rPr>
                <w:szCs w:val="26"/>
              </w:rPr>
            </w:pPr>
            <w:r w:rsidRPr="00833388">
              <w:rPr>
                <w:szCs w:val="26"/>
              </w:rPr>
              <w:t>2.1. Độ tin cậy (Confidence) quá thấp (ví dụ &lt; 40%)</w:t>
            </w:r>
          </w:p>
        </w:tc>
        <w:tc>
          <w:tcPr>
            <w:tcW w:w="49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EE8A1C" w14:textId="77777777" w:rsidR="00673FF0" w:rsidRPr="00833388" w:rsidRDefault="00673FF0" w:rsidP="00F85BA6">
            <w:pPr>
              <w:spacing w:line="276" w:lineRule="auto"/>
              <w:jc w:val="both"/>
              <w:rPr>
                <w:szCs w:val="26"/>
              </w:rPr>
            </w:pPr>
            <w:r w:rsidRPr="00833388">
              <w:rPr>
                <w:szCs w:val="26"/>
              </w:rPr>
              <w:t>2.1. Hiển thị cảnh báo: "Kết quả có độ chính xác thấp. Vui lòng chụp lại ảnh rõ nét hơn, đủ ánh sáng và chỉ tập trung vào một chiếc lá."</w:t>
            </w:r>
          </w:p>
        </w:tc>
      </w:tr>
      <w:tr w:rsidR="00673FF0" w:rsidRPr="00833388" w14:paraId="434281A9" w14:textId="77777777" w:rsidTr="00316FFD">
        <w:trPr>
          <w:trHeight w:val="855"/>
        </w:trPr>
        <w:tc>
          <w:tcPr>
            <w:tcW w:w="39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5372E4" w14:textId="77777777" w:rsidR="00673FF0" w:rsidRPr="00833388" w:rsidRDefault="00673FF0" w:rsidP="00F85BA6">
            <w:pPr>
              <w:spacing w:line="276" w:lineRule="auto"/>
              <w:jc w:val="both"/>
              <w:rPr>
                <w:szCs w:val="26"/>
              </w:rPr>
            </w:pPr>
            <w:r w:rsidRPr="00833388">
              <w:rPr>
                <w:szCs w:val="26"/>
              </w:rPr>
              <w:t>3.1. Lỗi truy xuất thông tin từ SQL Database</w:t>
            </w:r>
          </w:p>
        </w:tc>
        <w:tc>
          <w:tcPr>
            <w:tcW w:w="49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6B5FAE" w14:textId="77777777" w:rsidR="00673FF0" w:rsidRPr="00833388" w:rsidRDefault="00673FF0" w:rsidP="00F85BA6">
            <w:pPr>
              <w:spacing w:line="276" w:lineRule="auto"/>
              <w:jc w:val="both"/>
              <w:rPr>
                <w:szCs w:val="26"/>
              </w:rPr>
            </w:pPr>
            <w:r w:rsidRPr="00833388">
              <w:rPr>
                <w:szCs w:val="26"/>
              </w:rPr>
              <w:t>3.1. Hệ thống vẫn hiển thị tên bệnh từ AI nhưng phần mô tả chi tiết báo lỗi: "Không thể tải dữ liệu chi tiết ca bệnh lúc này. Vui lòng thử lại sau."</w:t>
            </w:r>
          </w:p>
        </w:tc>
      </w:tr>
      <w:tr w:rsidR="00673FF0" w:rsidRPr="00833388" w14:paraId="0BC83382" w14:textId="77777777" w:rsidTr="00316FFD">
        <w:trPr>
          <w:trHeight w:val="855"/>
        </w:trPr>
        <w:tc>
          <w:tcPr>
            <w:tcW w:w="396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74F600" w14:textId="77777777" w:rsidR="00673FF0" w:rsidRPr="00833388" w:rsidRDefault="00673FF0" w:rsidP="00F85BA6">
            <w:pPr>
              <w:spacing w:line="276" w:lineRule="auto"/>
              <w:jc w:val="both"/>
              <w:rPr>
                <w:szCs w:val="26"/>
              </w:rPr>
            </w:pPr>
            <w:r w:rsidRPr="00833388">
              <w:rPr>
                <w:szCs w:val="26"/>
              </w:rPr>
              <w:t>4.1. Kết quả trả về là "Lá khỏe mạnh"</w:t>
            </w:r>
          </w:p>
        </w:tc>
        <w:tc>
          <w:tcPr>
            <w:tcW w:w="49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0E5463" w14:textId="77777777" w:rsidR="00673FF0" w:rsidRPr="00833388" w:rsidRDefault="00673FF0" w:rsidP="00F85BA6">
            <w:pPr>
              <w:spacing w:line="276" w:lineRule="auto"/>
              <w:jc w:val="both"/>
              <w:rPr>
                <w:szCs w:val="26"/>
              </w:rPr>
            </w:pPr>
            <w:r w:rsidRPr="00833388">
              <w:rPr>
                <w:szCs w:val="26"/>
              </w:rPr>
              <w:t>4.1. Hệ thống không hiển thị nút "Xem giải pháp chữa trị" mà hiển thị thông báo: "Cây của bạn hoàn toàn khỏe mạnh. Hãy tiếp tục chăm sóc tốt nhé!"</w:t>
            </w:r>
          </w:p>
        </w:tc>
      </w:tr>
    </w:tbl>
    <w:p w14:paraId="1A6CB807" w14:textId="62A12DC9" w:rsidR="00673FF0" w:rsidRPr="00833388" w:rsidRDefault="00316FFD" w:rsidP="00F85BA6">
      <w:pPr>
        <w:pStyle w:val="Caption"/>
        <w:spacing w:line="276" w:lineRule="auto"/>
        <w:rPr>
          <w:szCs w:val="26"/>
          <w:u w:val="single"/>
        </w:rPr>
      </w:pPr>
      <w:bookmarkStart w:id="90" w:name="_Toc232541207"/>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11</w:t>
      </w:r>
      <w:r w:rsidR="00982DA6">
        <w:rPr>
          <w:noProof/>
        </w:rPr>
        <w:fldChar w:fldCharType="end"/>
      </w:r>
      <w:r w:rsidRPr="00833388">
        <w:rPr>
          <w:szCs w:val="26"/>
        </w:rPr>
        <w:t xml:space="preserve"> Bảng đặc tả usecase hiển thị kết quả chẩn đoán</w:t>
      </w:r>
      <w:bookmarkEnd w:id="90"/>
    </w:p>
    <w:p w14:paraId="57DCA80D" w14:textId="0CBD1A4F"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91" w:name="_872o2eu9hin8" w:colFirst="0" w:colLast="0"/>
      <w:bookmarkStart w:id="92" w:name="_Toc232669921"/>
      <w:bookmarkEnd w:id="91"/>
      <w:r w:rsidRPr="00833388">
        <w:rPr>
          <w:rFonts w:cs="Times New Roman"/>
          <w:bCs/>
          <w:color w:val="000000"/>
          <w:szCs w:val="26"/>
        </w:rPr>
        <w:t>Đặc tả chức năng xem thông tin chi tiết về bệnh</w:t>
      </w:r>
      <w:bookmarkEnd w:id="92"/>
      <w:r w:rsidRPr="00833388">
        <w:rPr>
          <w:rFonts w:cs="Times New Roman"/>
          <w:bCs/>
          <w:color w:val="000000"/>
          <w:szCs w:val="26"/>
        </w:rPr>
        <w:t xml:space="preserve"> </w:t>
      </w:r>
    </w:p>
    <w:p w14:paraId="4727EDD0" w14:textId="27FB007C" w:rsidR="00673FF0" w:rsidRPr="00833388" w:rsidRDefault="00673FF0" w:rsidP="00F85BA6">
      <w:pPr>
        <w:spacing w:line="276" w:lineRule="auto"/>
        <w:jc w:val="both"/>
        <w:rPr>
          <w:szCs w:val="26"/>
        </w:rPr>
      </w:pP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2E2A2717" w14:textId="77777777" w:rsidTr="00316FFD">
        <w:trPr>
          <w:trHeight w:val="36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DB1E66"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UC-11</w:t>
            </w:r>
          </w:p>
        </w:tc>
      </w:tr>
      <w:tr w:rsidR="00673FF0" w:rsidRPr="00833388" w14:paraId="521A4B9C" w14:textId="77777777" w:rsidTr="00316FFD">
        <w:trPr>
          <w:trHeight w:val="28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2A76BF"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 xml:space="preserve">Xem thông tin chi tiết về bệnh </w:t>
            </w:r>
          </w:p>
        </w:tc>
      </w:tr>
      <w:tr w:rsidR="00673FF0" w:rsidRPr="00833388" w14:paraId="308CBE5D" w14:textId="77777777" w:rsidTr="00316FFD">
        <w:trPr>
          <w:trHeight w:val="32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D391C9"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Đọc mô tả bệnh lý và các triệu chứng nhận biết</w:t>
            </w:r>
          </w:p>
        </w:tc>
      </w:tr>
      <w:tr w:rsidR="00673FF0" w:rsidRPr="00833388" w14:paraId="31CB74DB" w14:textId="77777777" w:rsidTr="00316FFD">
        <w:trPr>
          <w:trHeight w:val="36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6FB04E"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1AD654F9" w14:textId="77777777" w:rsidTr="00316FFD">
        <w:trPr>
          <w:trHeight w:val="38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4ECB33"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Ảnh đã được chẩn đoán có bệnh</w:t>
            </w:r>
          </w:p>
        </w:tc>
      </w:tr>
      <w:tr w:rsidR="00673FF0" w:rsidRPr="00833388" w14:paraId="631F6D3C" w14:textId="77777777" w:rsidTr="00316FFD">
        <w:trPr>
          <w:trHeight w:val="32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868816"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Biết được tình trạng chi tiết của cây</w:t>
            </w:r>
          </w:p>
        </w:tc>
      </w:tr>
      <w:tr w:rsidR="00673FF0" w:rsidRPr="00833388" w14:paraId="0E963BAD" w14:textId="77777777" w:rsidTr="00316FFD">
        <w:trPr>
          <w:trHeight w:val="35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AE8E4F"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43BCFEE5" w14:textId="77777777" w:rsidTr="00316FFD">
        <w:trPr>
          <w:trHeight w:val="276"/>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7C208F"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F9D715"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18C13554" w14:textId="77777777" w:rsidTr="00316FFD">
        <w:trPr>
          <w:trHeight w:val="676"/>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8B6EDC" w14:textId="77777777" w:rsidR="00673FF0" w:rsidRPr="00833388" w:rsidRDefault="00673FF0" w:rsidP="00F85BA6">
            <w:pPr>
              <w:spacing w:line="276" w:lineRule="auto"/>
              <w:jc w:val="both"/>
              <w:rPr>
                <w:szCs w:val="26"/>
              </w:rPr>
            </w:pPr>
            <w:r w:rsidRPr="00833388">
              <w:rPr>
                <w:szCs w:val="26"/>
              </w:rPr>
              <w:t>1. Nhấn nút "Xem chi tiết" tại màn hình kết quả</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28B554" w14:textId="77777777" w:rsidR="00673FF0" w:rsidRPr="00833388" w:rsidRDefault="00673FF0" w:rsidP="00F85BA6">
            <w:pPr>
              <w:spacing w:line="276" w:lineRule="auto"/>
              <w:jc w:val="both"/>
              <w:rPr>
                <w:szCs w:val="26"/>
              </w:rPr>
            </w:pPr>
            <w:r w:rsidRPr="00833388">
              <w:rPr>
                <w:szCs w:val="26"/>
              </w:rPr>
              <w:t>2. Gửi yêu cầu lấy thông tin bệnh lý từ SQL Database</w:t>
            </w:r>
          </w:p>
        </w:tc>
      </w:tr>
      <w:tr w:rsidR="00673FF0" w:rsidRPr="00833388" w14:paraId="614FE51F" w14:textId="77777777" w:rsidTr="00316FFD">
        <w:trPr>
          <w:trHeight w:val="404"/>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279AE0"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6D6887" w14:textId="77777777" w:rsidR="00673FF0" w:rsidRPr="00833388" w:rsidRDefault="00673FF0" w:rsidP="00F85BA6">
            <w:pPr>
              <w:spacing w:line="276" w:lineRule="auto"/>
              <w:jc w:val="both"/>
              <w:rPr>
                <w:szCs w:val="26"/>
              </w:rPr>
            </w:pPr>
            <w:r w:rsidRPr="00833388">
              <w:rPr>
                <w:szCs w:val="26"/>
              </w:rPr>
              <w:t>3. Hiển thị các thành phần chi tiết</w:t>
            </w:r>
          </w:p>
        </w:tc>
      </w:tr>
      <w:tr w:rsidR="00673FF0" w:rsidRPr="00833388" w14:paraId="4C7B544B" w14:textId="77777777" w:rsidTr="00316FFD">
        <w:trPr>
          <w:trHeight w:val="40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15CD8C"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3A0E29F1"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5D9252" w14:textId="77777777" w:rsidR="00673FF0" w:rsidRPr="00833388" w:rsidRDefault="00673FF0" w:rsidP="00F85BA6">
            <w:pPr>
              <w:spacing w:line="276" w:lineRule="auto"/>
              <w:jc w:val="both"/>
              <w:rPr>
                <w:szCs w:val="26"/>
              </w:rPr>
            </w:pPr>
            <w:r w:rsidRPr="00833388">
              <w:rPr>
                <w:szCs w:val="26"/>
              </w:rPr>
              <w:lastRenderedPageBreak/>
              <w:t>2.1. Không tìm thấy ID bệnh trong CSDL SQL.</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C31BCB" w14:textId="77777777" w:rsidR="00673FF0" w:rsidRPr="00833388" w:rsidRDefault="00673FF0" w:rsidP="00F85BA6">
            <w:pPr>
              <w:spacing w:line="276" w:lineRule="auto"/>
              <w:jc w:val="both"/>
              <w:rPr>
                <w:szCs w:val="26"/>
              </w:rPr>
            </w:pPr>
            <w:r w:rsidRPr="00833388">
              <w:rPr>
                <w:szCs w:val="26"/>
              </w:rPr>
              <w:t>2.1. Hiển thị thông báo: "Dữ liệu chi tiết cho loại bệnh này đang được cập nhật. Vui lòng quay lại sau."</w:t>
            </w:r>
          </w:p>
        </w:tc>
      </w:tr>
      <w:tr w:rsidR="00673FF0" w:rsidRPr="00833388" w14:paraId="24201C52"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6BCB4E" w14:textId="77777777" w:rsidR="00673FF0" w:rsidRPr="00833388" w:rsidRDefault="00673FF0" w:rsidP="00F85BA6">
            <w:pPr>
              <w:spacing w:line="276" w:lineRule="auto"/>
              <w:jc w:val="both"/>
              <w:rPr>
                <w:szCs w:val="26"/>
              </w:rPr>
            </w:pPr>
            <w:r w:rsidRPr="00833388">
              <w:rPr>
                <w:szCs w:val="26"/>
              </w:rPr>
              <w:t>3.1. Lỗi kết nối mạng khi tải dữ liệu.</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63577C" w14:textId="77777777" w:rsidR="00673FF0" w:rsidRPr="00833388" w:rsidRDefault="00673FF0" w:rsidP="00F85BA6">
            <w:pPr>
              <w:spacing w:line="276" w:lineRule="auto"/>
              <w:jc w:val="both"/>
              <w:rPr>
                <w:szCs w:val="26"/>
              </w:rPr>
            </w:pPr>
            <w:r w:rsidRPr="00833388">
              <w:rPr>
                <w:szCs w:val="26"/>
              </w:rPr>
              <w:t>3.1. Hiển thị thông báo: "Lỗi kết nối. Không thể tải thông tin bệnh lý. Vui lòng kiểm tra internet."</w:t>
            </w:r>
          </w:p>
        </w:tc>
      </w:tr>
    </w:tbl>
    <w:p w14:paraId="7EEB3B52" w14:textId="4A08F505" w:rsidR="00673FF0" w:rsidRPr="00833388" w:rsidRDefault="00316FFD" w:rsidP="00F85BA6">
      <w:pPr>
        <w:pStyle w:val="Caption"/>
        <w:spacing w:line="276" w:lineRule="auto"/>
        <w:rPr>
          <w:szCs w:val="26"/>
          <w:u w:val="single"/>
        </w:rPr>
      </w:pPr>
      <w:bookmarkStart w:id="93" w:name="_Toc232541208"/>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12</w:t>
      </w:r>
      <w:r w:rsidR="00982DA6">
        <w:rPr>
          <w:noProof/>
        </w:rPr>
        <w:fldChar w:fldCharType="end"/>
      </w:r>
      <w:r>
        <w:t xml:space="preserve"> </w:t>
      </w:r>
      <w:r w:rsidRPr="00833388">
        <w:rPr>
          <w:szCs w:val="26"/>
        </w:rPr>
        <w:t>Bảng đặc tả usecase xem thông tin chi tiết về bệnh</w:t>
      </w:r>
      <w:bookmarkEnd w:id="93"/>
    </w:p>
    <w:p w14:paraId="214FA836" w14:textId="158A082E"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94" w:name="_29xd3cnulte8" w:colFirst="0" w:colLast="0"/>
      <w:bookmarkStart w:id="95" w:name="_Toc232669922"/>
      <w:bookmarkEnd w:id="94"/>
      <w:r w:rsidRPr="00833388">
        <w:rPr>
          <w:rFonts w:cs="Times New Roman"/>
          <w:bCs/>
          <w:color w:val="000000"/>
          <w:szCs w:val="26"/>
        </w:rPr>
        <w:t>Đặc tả chức năng xem khuyến cáo &amp; Phòng ngừa</w:t>
      </w:r>
      <w:bookmarkEnd w:id="95"/>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321C8509" w14:textId="77777777" w:rsidTr="00316FFD">
        <w:trPr>
          <w:trHeight w:val="40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E88AAA"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UC-12</w:t>
            </w:r>
          </w:p>
        </w:tc>
      </w:tr>
      <w:tr w:rsidR="00673FF0" w:rsidRPr="00833388" w14:paraId="27CF0C7B" w14:textId="77777777" w:rsidTr="00316FFD">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28659E"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Xem khuyến cáo &amp; Phòng ngừa</w:t>
            </w:r>
          </w:p>
        </w:tc>
      </w:tr>
      <w:tr w:rsidR="00673FF0" w:rsidRPr="00833388" w14:paraId="29EE2D9F" w14:textId="77777777" w:rsidTr="00316FFD">
        <w:trPr>
          <w:trHeight w:val="31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1E995C"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Cung cấp các giải pháp kỹ thuật và hóa học để xử lý bệnh</w:t>
            </w:r>
          </w:p>
        </w:tc>
      </w:tr>
      <w:tr w:rsidR="00673FF0" w:rsidRPr="00833388" w14:paraId="3F567401" w14:textId="77777777" w:rsidTr="00316FFD">
        <w:trPr>
          <w:trHeight w:val="35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590661"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791BBBFF" w14:textId="77777777" w:rsidTr="00316FFD">
        <w:trPr>
          <w:trHeight w:val="28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AD301D"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Người dùng đang ở màn hình Thông tin chi tiết</w:t>
            </w:r>
          </w:p>
        </w:tc>
      </w:tr>
      <w:tr w:rsidR="00673FF0" w:rsidRPr="00833388" w14:paraId="2B1C40CE" w14:textId="77777777" w:rsidTr="00316FFD">
        <w:trPr>
          <w:trHeight w:val="68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082265"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Người dùng nhận được hướng dẫn cụ thể để cứu chữa cây trồng và các biện pháp phòng ngừa</w:t>
            </w:r>
          </w:p>
        </w:tc>
      </w:tr>
      <w:tr w:rsidR="00673FF0" w:rsidRPr="00833388" w14:paraId="66AAF15C" w14:textId="77777777" w:rsidTr="00316FFD">
        <w:trPr>
          <w:trHeight w:val="34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EED694"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59028FEF" w14:textId="77777777" w:rsidTr="00316FFD">
        <w:trPr>
          <w:trHeight w:val="34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FA5187"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169298"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3051E17E" w14:textId="77777777" w:rsidTr="00316FFD">
        <w:trPr>
          <w:trHeight w:val="68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589EF0" w14:textId="77777777" w:rsidR="00673FF0" w:rsidRPr="00833388" w:rsidRDefault="00673FF0" w:rsidP="00F85BA6">
            <w:pPr>
              <w:spacing w:line="276" w:lineRule="auto"/>
              <w:jc w:val="both"/>
              <w:rPr>
                <w:szCs w:val="26"/>
              </w:rPr>
            </w:pPr>
            <w:r w:rsidRPr="00833388">
              <w:rPr>
                <w:szCs w:val="26"/>
              </w:rPr>
              <w:t>1. Cuộn xuống phần "Biện pháp xử lý &amp; Phòng ngừa".</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D6323C" w14:textId="77777777" w:rsidR="00673FF0" w:rsidRPr="00833388" w:rsidRDefault="00673FF0" w:rsidP="00F85BA6">
            <w:pPr>
              <w:spacing w:line="276" w:lineRule="auto"/>
              <w:jc w:val="both"/>
              <w:rPr>
                <w:szCs w:val="26"/>
              </w:rPr>
            </w:pPr>
            <w:r w:rsidRPr="00833388">
              <w:rPr>
                <w:szCs w:val="26"/>
              </w:rPr>
              <w:t>2. Hệ thống truy xuất danh mục thuốc bảo vệ thực vật khuyên dùng</w:t>
            </w:r>
          </w:p>
        </w:tc>
      </w:tr>
      <w:tr w:rsidR="00673FF0" w:rsidRPr="00833388" w14:paraId="4F8534CC"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44735E"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0AB9C2" w14:textId="77777777" w:rsidR="00673FF0" w:rsidRPr="00833388" w:rsidRDefault="00673FF0" w:rsidP="00F85BA6">
            <w:pPr>
              <w:spacing w:line="276" w:lineRule="auto"/>
              <w:jc w:val="both"/>
              <w:rPr>
                <w:szCs w:val="26"/>
              </w:rPr>
            </w:pPr>
            <w:r w:rsidRPr="00833388">
              <w:rPr>
                <w:szCs w:val="26"/>
              </w:rPr>
              <w:t>3. Hiển thị danh sách các hoạt chất/thuốc hiệu quả kèm liều lượng tham khảo</w:t>
            </w:r>
          </w:p>
        </w:tc>
      </w:tr>
      <w:tr w:rsidR="00673FF0" w:rsidRPr="00833388" w14:paraId="6F5908CA" w14:textId="77777777" w:rsidTr="00316FFD">
        <w:trPr>
          <w:trHeight w:val="51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47508C"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E9EDE9" w14:textId="77777777" w:rsidR="00673FF0" w:rsidRPr="00833388" w:rsidRDefault="00673FF0" w:rsidP="00F85BA6">
            <w:pPr>
              <w:spacing w:line="276" w:lineRule="auto"/>
              <w:jc w:val="both"/>
              <w:rPr>
                <w:szCs w:val="26"/>
              </w:rPr>
            </w:pPr>
            <w:r w:rsidRPr="00833388">
              <w:rPr>
                <w:szCs w:val="26"/>
              </w:rPr>
              <w:t>4. Hiển thị các biện pháp để ngăn chặn bệnh lây lan</w:t>
            </w:r>
          </w:p>
        </w:tc>
      </w:tr>
      <w:tr w:rsidR="00673FF0" w:rsidRPr="00833388" w14:paraId="04A0F3FC" w14:textId="77777777" w:rsidTr="00023942">
        <w:trPr>
          <w:trHeight w:val="55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B3250B"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3C60484C"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BCCDFC" w14:textId="77777777" w:rsidR="00673FF0" w:rsidRPr="00833388" w:rsidRDefault="00673FF0" w:rsidP="00F85BA6">
            <w:pPr>
              <w:spacing w:line="276" w:lineRule="auto"/>
              <w:jc w:val="both"/>
              <w:rPr>
                <w:szCs w:val="26"/>
              </w:rPr>
            </w:pPr>
            <w:r w:rsidRPr="00833388">
              <w:rPr>
                <w:szCs w:val="26"/>
              </w:rPr>
              <w:t>2.1. Loại bệnh này chưa có thuốc đặc trị</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37024E" w14:textId="77777777" w:rsidR="00673FF0" w:rsidRPr="00833388" w:rsidRDefault="00673FF0" w:rsidP="00F85BA6">
            <w:pPr>
              <w:spacing w:line="276" w:lineRule="auto"/>
              <w:jc w:val="both"/>
              <w:rPr>
                <w:szCs w:val="26"/>
              </w:rPr>
            </w:pPr>
            <w:r w:rsidRPr="00833388">
              <w:rPr>
                <w:szCs w:val="26"/>
              </w:rPr>
              <w:t>2.1. Hiển thị khuyến cáo: "Chưa có danh mục thuốc cụ thể. Vui lòng tham khảo ý kiến chuyên gia nông nghiệp địa phương."</w:t>
            </w:r>
          </w:p>
        </w:tc>
      </w:tr>
      <w:tr w:rsidR="00673FF0" w:rsidRPr="00833388" w14:paraId="3BCDF3A2"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C25CE8" w14:textId="77777777" w:rsidR="00673FF0" w:rsidRPr="00833388" w:rsidRDefault="00673FF0" w:rsidP="00F85BA6">
            <w:pPr>
              <w:spacing w:line="276" w:lineRule="auto"/>
              <w:jc w:val="both"/>
              <w:rPr>
                <w:szCs w:val="26"/>
              </w:rPr>
            </w:pPr>
            <w:r w:rsidRPr="00833388">
              <w:rPr>
                <w:szCs w:val="26"/>
              </w:rPr>
              <w:t>3.1. Ảnh minh họa thuốc không tải được</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730D31" w14:textId="77777777" w:rsidR="00673FF0" w:rsidRPr="00833388" w:rsidRDefault="00673FF0" w:rsidP="00F85BA6">
            <w:pPr>
              <w:spacing w:line="276" w:lineRule="auto"/>
              <w:jc w:val="both"/>
              <w:rPr>
                <w:szCs w:val="26"/>
              </w:rPr>
            </w:pPr>
            <w:r w:rsidRPr="00833388">
              <w:rPr>
                <w:szCs w:val="26"/>
              </w:rPr>
              <w:t>3.1. Hệ thống chỉ hiển thị tên thuốc kèm thông báo: "Không thể tải hình ảnh minh họa."</w:t>
            </w:r>
          </w:p>
        </w:tc>
      </w:tr>
    </w:tbl>
    <w:p w14:paraId="670857BB" w14:textId="73C4308B" w:rsidR="00673FF0" w:rsidRPr="00833388" w:rsidRDefault="00316FFD" w:rsidP="00F85BA6">
      <w:pPr>
        <w:pStyle w:val="Caption"/>
        <w:spacing w:line="276" w:lineRule="auto"/>
        <w:rPr>
          <w:szCs w:val="26"/>
          <w:u w:val="single"/>
        </w:rPr>
      </w:pPr>
      <w:bookmarkStart w:id="96" w:name="_Toc232541209"/>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13</w:t>
      </w:r>
      <w:r w:rsidR="00982DA6">
        <w:rPr>
          <w:noProof/>
        </w:rPr>
        <w:fldChar w:fldCharType="end"/>
      </w:r>
      <w:r w:rsidRPr="00833388">
        <w:rPr>
          <w:szCs w:val="26"/>
        </w:rPr>
        <w:t xml:space="preserve"> Bảng đặc tả usecase xem khuyến cáo &amp; Phòng ngừa</w:t>
      </w:r>
      <w:bookmarkEnd w:id="96"/>
    </w:p>
    <w:p w14:paraId="461A7E85" w14:textId="57EC27C7"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97" w:name="_a1yzlpzigaxu" w:colFirst="0" w:colLast="0"/>
      <w:bookmarkStart w:id="98" w:name="_Toc232669923"/>
      <w:bookmarkEnd w:id="97"/>
      <w:r w:rsidRPr="00833388">
        <w:rPr>
          <w:rFonts w:cs="Times New Roman"/>
          <w:bCs/>
          <w:color w:val="000000"/>
          <w:szCs w:val="26"/>
        </w:rPr>
        <w:t>Đặc tả chức năng báo cáo kết quả sai</w:t>
      </w:r>
      <w:bookmarkEnd w:id="98"/>
    </w:p>
    <w:p w14:paraId="01748924" w14:textId="3D82F4A9" w:rsidR="00673FF0" w:rsidRPr="00833388" w:rsidRDefault="00673FF0" w:rsidP="00F85BA6">
      <w:pPr>
        <w:spacing w:line="276" w:lineRule="auto"/>
        <w:jc w:val="both"/>
        <w:rPr>
          <w:szCs w:val="26"/>
        </w:rPr>
      </w:pP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8925"/>
      </w:tblGrid>
      <w:tr w:rsidR="00673FF0" w:rsidRPr="00833388" w14:paraId="02B5FB9C" w14:textId="77777777" w:rsidTr="00316FFD">
        <w:trPr>
          <w:trHeight w:val="359"/>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BDCEDE"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UC-13</w:t>
            </w:r>
          </w:p>
        </w:tc>
      </w:tr>
      <w:tr w:rsidR="00673FF0" w:rsidRPr="00833388" w14:paraId="1450C3B8" w14:textId="77777777" w:rsidTr="00316FFD">
        <w:trPr>
          <w:trHeight w:val="408"/>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825056"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Báo cáo kết quả sai</w:t>
            </w:r>
          </w:p>
        </w:tc>
      </w:tr>
      <w:tr w:rsidR="00673FF0" w:rsidRPr="00833388" w14:paraId="0769D754" w14:textId="77777777" w:rsidTr="00F85BA6">
        <w:trPr>
          <w:trHeight w:val="555"/>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713777" w14:textId="77777777" w:rsidR="00673FF0" w:rsidRPr="00833388" w:rsidRDefault="00673FF0" w:rsidP="00F85BA6">
            <w:pPr>
              <w:spacing w:line="276" w:lineRule="auto"/>
              <w:jc w:val="both"/>
              <w:rPr>
                <w:szCs w:val="26"/>
              </w:rPr>
            </w:pPr>
            <w:r w:rsidRPr="00833388">
              <w:rPr>
                <w:b/>
                <w:bCs/>
                <w:szCs w:val="26"/>
              </w:rPr>
              <w:lastRenderedPageBreak/>
              <w:t xml:space="preserve">Mô tả: </w:t>
            </w:r>
            <w:r w:rsidRPr="00833388">
              <w:rPr>
                <w:szCs w:val="26"/>
              </w:rPr>
              <w:t>Cho phép người dùng phản hồi khi thấy AI nhận diện không chính xác để cải thiện mô hình</w:t>
            </w:r>
          </w:p>
        </w:tc>
      </w:tr>
      <w:tr w:rsidR="00673FF0" w:rsidRPr="00833388" w14:paraId="15ED14D7" w14:textId="77777777" w:rsidTr="00F85BA6">
        <w:trPr>
          <w:trHeight w:val="380"/>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76782D"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530DEF79" w14:textId="77777777" w:rsidTr="00F85BA6">
        <w:trPr>
          <w:trHeight w:val="399"/>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454251"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Đã thực hiện chẩn đoán và đang ở màn hình Kết quả</w:t>
            </w:r>
          </w:p>
        </w:tc>
      </w:tr>
      <w:tr w:rsidR="00673FF0" w:rsidRPr="00833388" w14:paraId="5E79E0A2" w14:textId="77777777" w:rsidTr="00F85BA6">
        <w:trPr>
          <w:trHeight w:val="703"/>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A8CAD3"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Bản ghi trong SQL Database được cập nhật trạng thái thành cần thẩm định lại</w:t>
            </w:r>
          </w:p>
        </w:tc>
      </w:tr>
    </w:tbl>
    <w:p w14:paraId="46BCE4CB" w14:textId="77777777" w:rsidR="00F85BA6" w:rsidRDefault="00F85BA6" w:rsidP="00F85BA6">
      <w:pPr>
        <w:spacing w:line="276" w:lineRule="auto"/>
      </w:pPr>
      <w:r>
        <w:br w:type="page"/>
      </w: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46600AD6" w14:textId="77777777" w:rsidTr="00F85BA6">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AB9AD8" w14:textId="7E0FFF2A" w:rsidR="00673FF0" w:rsidRPr="00833388" w:rsidRDefault="00673FF0" w:rsidP="00F85BA6">
            <w:pPr>
              <w:spacing w:line="276" w:lineRule="auto"/>
              <w:jc w:val="both"/>
              <w:rPr>
                <w:b/>
                <w:bCs/>
                <w:szCs w:val="26"/>
              </w:rPr>
            </w:pPr>
            <w:r w:rsidRPr="00833388">
              <w:rPr>
                <w:b/>
                <w:bCs/>
                <w:szCs w:val="26"/>
              </w:rPr>
              <w:lastRenderedPageBreak/>
              <w:t>Luồng sự kiện chính</w:t>
            </w:r>
          </w:p>
        </w:tc>
      </w:tr>
      <w:tr w:rsidR="00673FF0" w:rsidRPr="00833388" w14:paraId="0105320F" w14:textId="77777777" w:rsidTr="00F85BA6">
        <w:trPr>
          <w:trHeight w:val="418"/>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8CA0AF"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FD5DD3"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31E374C2" w14:textId="77777777" w:rsidTr="00F85BA6">
        <w:trPr>
          <w:trHeight w:val="69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5E2B16" w14:textId="77777777" w:rsidR="00673FF0" w:rsidRPr="00833388" w:rsidRDefault="00673FF0" w:rsidP="00F85BA6">
            <w:pPr>
              <w:spacing w:line="276" w:lineRule="auto"/>
              <w:jc w:val="both"/>
              <w:rPr>
                <w:szCs w:val="26"/>
              </w:rPr>
            </w:pPr>
            <w:r w:rsidRPr="00833388">
              <w:rPr>
                <w:szCs w:val="26"/>
              </w:rPr>
              <w:t>1. Nhấn nút "Báo cáo sai"</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A7C955" w14:textId="77777777" w:rsidR="00673FF0" w:rsidRPr="00833388" w:rsidRDefault="00673FF0" w:rsidP="00F85BA6">
            <w:pPr>
              <w:spacing w:line="276" w:lineRule="auto"/>
              <w:jc w:val="both"/>
              <w:rPr>
                <w:szCs w:val="26"/>
              </w:rPr>
            </w:pPr>
            <w:r w:rsidRPr="00833388">
              <w:rPr>
                <w:szCs w:val="26"/>
              </w:rPr>
              <w:t>2. Hiển thị cửa sổ (Popup) yêu cầu người dùng nhập tên bệnh đúng (nếu biết) và mô tả thêm</w:t>
            </w:r>
          </w:p>
        </w:tc>
      </w:tr>
      <w:tr w:rsidR="00673FF0" w:rsidRPr="00833388" w14:paraId="66EC1CD4"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02F6C3" w14:textId="77777777" w:rsidR="00673FF0" w:rsidRPr="00833388" w:rsidRDefault="00673FF0" w:rsidP="00F85BA6">
            <w:pPr>
              <w:spacing w:line="276" w:lineRule="auto"/>
              <w:jc w:val="both"/>
              <w:rPr>
                <w:szCs w:val="26"/>
              </w:rPr>
            </w:pPr>
            <w:r w:rsidRPr="00833388">
              <w:rPr>
                <w:szCs w:val="26"/>
              </w:rPr>
              <w:t>3. Nhập ý kiến phản hồi và nhấn "Gửi báo cáo"</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C19132" w14:textId="77777777" w:rsidR="00673FF0" w:rsidRPr="00833388" w:rsidRDefault="00673FF0" w:rsidP="00F85BA6">
            <w:pPr>
              <w:spacing w:line="276" w:lineRule="auto"/>
              <w:jc w:val="both"/>
              <w:rPr>
                <w:szCs w:val="26"/>
              </w:rPr>
            </w:pPr>
            <w:r w:rsidRPr="00833388">
              <w:rPr>
                <w:szCs w:val="26"/>
              </w:rPr>
              <w:t>4. Hệ thống ghi nhận phản hồi, đính kèm ID ca chẩn đoán và gửi vào bảng báo cáo trong SQL</w:t>
            </w:r>
          </w:p>
        </w:tc>
      </w:tr>
      <w:tr w:rsidR="00673FF0" w:rsidRPr="00833388" w14:paraId="0150BD1B"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1ADFEA"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0CC0E4" w14:textId="77777777" w:rsidR="00673FF0" w:rsidRPr="00833388" w:rsidRDefault="00673FF0" w:rsidP="00F85BA6">
            <w:pPr>
              <w:spacing w:line="276" w:lineRule="auto"/>
              <w:jc w:val="both"/>
              <w:rPr>
                <w:szCs w:val="26"/>
              </w:rPr>
            </w:pPr>
            <w:r w:rsidRPr="00833388">
              <w:rPr>
                <w:szCs w:val="26"/>
              </w:rPr>
              <w:t>5. Cập nhật trạng thái ca bệnh để Chuyên gia có thể nhìn thấy trong danh sách thẩm định</w:t>
            </w:r>
          </w:p>
        </w:tc>
      </w:tr>
      <w:tr w:rsidR="00673FF0" w:rsidRPr="00833388" w14:paraId="463C11F6"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7352DC"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3E6F2F" w14:textId="77777777" w:rsidR="00673FF0" w:rsidRPr="00833388" w:rsidRDefault="00673FF0" w:rsidP="00F85BA6">
            <w:pPr>
              <w:spacing w:line="276" w:lineRule="auto"/>
              <w:jc w:val="both"/>
              <w:rPr>
                <w:szCs w:val="26"/>
              </w:rPr>
            </w:pPr>
            <w:r w:rsidRPr="00833388">
              <w:rPr>
                <w:szCs w:val="26"/>
              </w:rPr>
              <w:t>6. Hiển thị thông báo: "Cảm ơn bạn! Báo cáo đã được gửi tới chuyên gia để xem xét."</w:t>
            </w:r>
          </w:p>
        </w:tc>
      </w:tr>
      <w:tr w:rsidR="00673FF0" w:rsidRPr="00833388" w14:paraId="0BA9B405" w14:textId="77777777" w:rsidTr="00F85BA6">
        <w:trPr>
          <w:trHeight w:val="43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89EF30"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0A8A58A1"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86BE469" w14:textId="77777777" w:rsidR="00673FF0" w:rsidRPr="00833388" w:rsidRDefault="00673FF0" w:rsidP="00F85BA6">
            <w:pPr>
              <w:spacing w:line="276" w:lineRule="auto"/>
              <w:jc w:val="both"/>
              <w:rPr>
                <w:szCs w:val="26"/>
              </w:rPr>
            </w:pPr>
            <w:r w:rsidRPr="00833388">
              <w:rPr>
                <w:szCs w:val="26"/>
              </w:rPr>
              <w:t>3.1. Người dùng để trống phần mô tả bắt buộc</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26334A" w14:textId="77777777" w:rsidR="00673FF0" w:rsidRPr="00833388" w:rsidRDefault="00673FF0" w:rsidP="00F85BA6">
            <w:pPr>
              <w:spacing w:line="276" w:lineRule="auto"/>
              <w:jc w:val="both"/>
              <w:rPr>
                <w:szCs w:val="26"/>
              </w:rPr>
            </w:pPr>
            <w:r w:rsidRPr="00833388">
              <w:rPr>
                <w:szCs w:val="26"/>
              </w:rPr>
              <w:t>3.1. Hệ thống rung nhẹ (haptic) và báo đỏ: "Vui lòng nhập lý do hoặc chọn tên bệnh bạn cho là đúng."</w:t>
            </w:r>
          </w:p>
        </w:tc>
      </w:tr>
      <w:tr w:rsidR="00673FF0" w:rsidRPr="00833388" w14:paraId="392F1611"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76DB8C" w14:textId="77777777" w:rsidR="00673FF0" w:rsidRPr="00833388" w:rsidRDefault="00673FF0" w:rsidP="00F85BA6">
            <w:pPr>
              <w:spacing w:line="276" w:lineRule="auto"/>
              <w:jc w:val="both"/>
              <w:rPr>
                <w:szCs w:val="26"/>
              </w:rPr>
            </w:pPr>
            <w:r w:rsidRPr="00833388">
              <w:rPr>
                <w:szCs w:val="26"/>
              </w:rPr>
              <w:t>4.1. Lỗi CSDL không thể ghi nhận báo cáo</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D17982" w14:textId="77777777" w:rsidR="00673FF0" w:rsidRPr="00833388" w:rsidRDefault="00673FF0" w:rsidP="00F85BA6">
            <w:pPr>
              <w:spacing w:line="276" w:lineRule="auto"/>
              <w:jc w:val="both"/>
              <w:rPr>
                <w:szCs w:val="26"/>
              </w:rPr>
            </w:pPr>
            <w:r w:rsidRPr="00833388">
              <w:rPr>
                <w:szCs w:val="26"/>
              </w:rPr>
              <w:t>4.1. Hiển thị thông báo: "Hệ thống bận. Báo cáo của bạn chưa được lưu. Vui lòng thử lại sau ít phút."</w:t>
            </w:r>
          </w:p>
        </w:tc>
      </w:tr>
      <w:tr w:rsidR="00673FF0" w:rsidRPr="00833388" w14:paraId="508B0182" w14:textId="77777777" w:rsidTr="00F85BA6">
        <w:trPr>
          <w:trHeight w:val="724"/>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6E599A" w14:textId="77777777" w:rsidR="00673FF0" w:rsidRPr="00833388" w:rsidRDefault="00673FF0" w:rsidP="00F85BA6">
            <w:pPr>
              <w:spacing w:line="276" w:lineRule="auto"/>
              <w:jc w:val="both"/>
              <w:rPr>
                <w:szCs w:val="26"/>
              </w:rPr>
            </w:pPr>
            <w:r w:rsidRPr="00833388">
              <w:rPr>
                <w:szCs w:val="26"/>
              </w:rPr>
              <w:t>4.2. Người dùng nhấn "Hủy" trên Popup</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70481B" w14:textId="77777777" w:rsidR="00673FF0" w:rsidRPr="00833388" w:rsidRDefault="00673FF0" w:rsidP="00F85BA6">
            <w:pPr>
              <w:spacing w:line="276" w:lineRule="auto"/>
              <w:jc w:val="both"/>
              <w:rPr>
                <w:szCs w:val="26"/>
              </w:rPr>
            </w:pPr>
            <w:r w:rsidRPr="00833388">
              <w:rPr>
                <w:szCs w:val="26"/>
              </w:rPr>
              <w:t>4.2. Đóng cửa sổ báo cáo và quay lại màn hình kết quả ban đầu</w:t>
            </w:r>
          </w:p>
        </w:tc>
      </w:tr>
    </w:tbl>
    <w:p w14:paraId="7FC5BFEC" w14:textId="006D216F" w:rsidR="00673FF0" w:rsidRPr="00833388" w:rsidRDefault="00F85BA6" w:rsidP="00F85BA6">
      <w:pPr>
        <w:pStyle w:val="Caption"/>
        <w:spacing w:line="276" w:lineRule="auto"/>
        <w:rPr>
          <w:szCs w:val="26"/>
        </w:rPr>
      </w:pPr>
      <w:bookmarkStart w:id="99" w:name="_Toc232541210"/>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14</w:t>
      </w:r>
      <w:r w:rsidR="00982DA6">
        <w:rPr>
          <w:noProof/>
        </w:rPr>
        <w:fldChar w:fldCharType="end"/>
      </w:r>
      <w:r>
        <w:t xml:space="preserve"> </w:t>
      </w:r>
      <w:r w:rsidRPr="00833388">
        <w:rPr>
          <w:szCs w:val="26"/>
        </w:rPr>
        <w:t>Bảng đặc tả usecase báo cáo kết quả sai</w:t>
      </w:r>
      <w:bookmarkEnd w:id="99"/>
    </w:p>
    <w:p w14:paraId="7D156F11" w14:textId="4927CD30" w:rsidR="00673FF0" w:rsidRPr="00F85BA6" w:rsidRDefault="00673FF0" w:rsidP="00F85BA6">
      <w:pPr>
        <w:spacing w:line="276" w:lineRule="auto"/>
        <w:jc w:val="both"/>
        <w:rPr>
          <w:b/>
          <w:bCs/>
          <w:szCs w:val="26"/>
          <w:u w:val="single"/>
        </w:rPr>
      </w:pPr>
      <w:r w:rsidRPr="00F85BA6">
        <w:rPr>
          <w:b/>
          <w:bCs/>
          <w:szCs w:val="26"/>
          <w:u w:val="single"/>
        </w:rPr>
        <w:t>Nhóm 3: Lưu trữ &amp; Tra cứu</w:t>
      </w:r>
      <w:bookmarkStart w:id="100" w:name="_dl7nzz0y5lf" w:colFirst="0" w:colLast="0"/>
      <w:bookmarkEnd w:id="100"/>
    </w:p>
    <w:p w14:paraId="168192BC" w14:textId="23900322" w:rsidR="00673FF0" w:rsidRPr="00F85BA6" w:rsidRDefault="00673FF0" w:rsidP="00F85BA6">
      <w:pPr>
        <w:pStyle w:val="Heading3"/>
        <w:keepNext w:val="0"/>
        <w:keepLines w:val="0"/>
        <w:spacing w:before="0" w:after="0" w:line="276" w:lineRule="auto"/>
        <w:jc w:val="both"/>
        <w:rPr>
          <w:rFonts w:cs="Times New Roman"/>
          <w:b w:val="0"/>
          <w:bCs/>
          <w:color w:val="000000"/>
          <w:szCs w:val="26"/>
        </w:rPr>
      </w:pPr>
      <w:bookmarkStart w:id="101" w:name="_Toc232669924"/>
      <w:r w:rsidRPr="00833388">
        <w:rPr>
          <w:rFonts w:cs="Times New Roman"/>
          <w:bCs/>
          <w:color w:val="000000"/>
          <w:szCs w:val="26"/>
        </w:rPr>
        <w:t>Đặc tả chức năng lưu lịch sử chẩn đoán</w:t>
      </w:r>
      <w:bookmarkEnd w:id="101"/>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4E43EFD9" w14:textId="77777777" w:rsidTr="00F85BA6">
        <w:trPr>
          <w:trHeight w:val="38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E6F4A4"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UC-14</w:t>
            </w:r>
          </w:p>
        </w:tc>
      </w:tr>
      <w:tr w:rsidR="00673FF0" w:rsidRPr="00833388" w14:paraId="24BDE9DF" w14:textId="77777777" w:rsidTr="00F85BA6">
        <w:trPr>
          <w:trHeight w:val="43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F55417C"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Lưu lịch sử chẩn đoán</w:t>
            </w:r>
          </w:p>
        </w:tc>
      </w:tr>
      <w:tr w:rsidR="00673FF0" w:rsidRPr="00833388" w14:paraId="3A4FAEBE" w14:textId="77777777" w:rsidTr="00F85BA6">
        <w:trPr>
          <w:trHeight w:val="39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C1CFDA"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Hệ thống tự động ghi lại kết quả từ Server AI vào CSDL SQL</w:t>
            </w:r>
          </w:p>
        </w:tc>
      </w:tr>
      <w:tr w:rsidR="00673FF0" w:rsidRPr="00833388" w14:paraId="0AE66680" w14:textId="77777777" w:rsidTr="00F85BA6">
        <w:trPr>
          <w:trHeight w:val="27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EF92FB"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Server AI, Hệ thống</w:t>
            </w:r>
          </w:p>
        </w:tc>
      </w:tr>
      <w:tr w:rsidR="00673FF0" w:rsidRPr="00833388" w14:paraId="762CDB49" w14:textId="77777777" w:rsidTr="00F85BA6">
        <w:trPr>
          <w:trHeight w:val="34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F702A2"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Quá trình phân loại ảnh hoàn tất thành công</w:t>
            </w:r>
          </w:p>
        </w:tc>
      </w:tr>
      <w:tr w:rsidR="00673FF0" w:rsidRPr="00833388" w14:paraId="4DC33DF9" w14:textId="77777777" w:rsidTr="00F85BA6">
        <w:trPr>
          <w:trHeight w:val="41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E588F0"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Bản ghi lịch sử mới được lưu vào SQL Database</w:t>
            </w:r>
          </w:p>
        </w:tc>
      </w:tr>
      <w:tr w:rsidR="00673FF0" w:rsidRPr="00833388" w14:paraId="2296CB28" w14:textId="77777777" w:rsidTr="00F85BA6">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2D4AAE"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6D18244F" w14:textId="77777777" w:rsidTr="00F85BA6">
        <w:trPr>
          <w:trHeight w:val="410"/>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FC7E1F"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7F34C5"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0254A85C"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35D41F" w14:textId="77777777" w:rsidR="00673FF0" w:rsidRPr="00833388" w:rsidRDefault="00673FF0" w:rsidP="00F85BA6">
            <w:pPr>
              <w:spacing w:line="276" w:lineRule="auto"/>
              <w:jc w:val="both"/>
              <w:rPr>
                <w:szCs w:val="26"/>
              </w:rPr>
            </w:pPr>
            <w:r w:rsidRPr="00833388">
              <w:rPr>
                <w:szCs w:val="26"/>
              </w:rPr>
              <w:t>1. Server AI gửi gói tin kết quả (JSON) chứa tên bệnh và độ tin cậy</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1798FA" w14:textId="77777777" w:rsidR="00673FF0" w:rsidRPr="00833388" w:rsidRDefault="00673FF0" w:rsidP="00F85BA6">
            <w:pPr>
              <w:spacing w:line="276" w:lineRule="auto"/>
              <w:jc w:val="both"/>
              <w:rPr>
                <w:szCs w:val="26"/>
              </w:rPr>
            </w:pPr>
            <w:r w:rsidRPr="00833388">
              <w:rPr>
                <w:szCs w:val="26"/>
              </w:rPr>
              <w:t>2. Hệ thống tiếp nhận dữ liệu và ID người dùng hiện tại</w:t>
            </w:r>
          </w:p>
        </w:tc>
      </w:tr>
      <w:tr w:rsidR="00673FF0" w:rsidRPr="00833388" w14:paraId="6EFB8BAB"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CB765E"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889652" w14:textId="77777777" w:rsidR="00673FF0" w:rsidRPr="00833388" w:rsidRDefault="00673FF0" w:rsidP="00F85BA6">
            <w:pPr>
              <w:spacing w:line="276" w:lineRule="auto"/>
              <w:jc w:val="both"/>
              <w:rPr>
                <w:szCs w:val="26"/>
              </w:rPr>
            </w:pPr>
            <w:r w:rsidRPr="00833388">
              <w:rPr>
                <w:szCs w:val="26"/>
              </w:rPr>
              <w:t>3. Hệ thống thực hiện câu lệnh INSERT vào bảng lịch sử trong SQL</w:t>
            </w:r>
          </w:p>
        </w:tc>
      </w:tr>
      <w:tr w:rsidR="00673FF0" w:rsidRPr="00833388" w14:paraId="336749F9"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2A0711"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5DE6AD" w14:textId="77777777" w:rsidR="00673FF0" w:rsidRPr="00833388" w:rsidRDefault="00673FF0" w:rsidP="00F85BA6">
            <w:pPr>
              <w:spacing w:line="276" w:lineRule="auto"/>
              <w:jc w:val="both"/>
              <w:rPr>
                <w:szCs w:val="26"/>
              </w:rPr>
            </w:pPr>
            <w:r w:rsidRPr="00833388">
              <w:rPr>
                <w:szCs w:val="26"/>
              </w:rPr>
              <w:t>4. Ghi nhận thành công và trả về mã ID bản ghi</w:t>
            </w:r>
          </w:p>
        </w:tc>
      </w:tr>
      <w:tr w:rsidR="00673FF0" w:rsidRPr="00833388" w14:paraId="0176D4B3" w14:textId="77777777" w:rsidTr="00F85BA6">
        <w:trPr>
          <w:trHeight w:val="29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8DA81B"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24B747CA" w14:textId="77777777" w:rsidTr="00F85BA6">
        <w:trPr>
          <w:trHeight w:val="63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CA960B" w14:textId="77777777" w:rsidR="00673FF0" w:rsidRPr="00833388" w:rsidRDefault="00673FF0" w:rsidP="00F85BA6">
            <w:pPr>
              <w:spacing w:line="276" w:lineRule="auto"/>
              <w:jc w:val="both"/>
              <w:rPr>
                <w:szCs w:val="26"/>
              </w:rPr>
            </w:pPr>
            <w:r w:rsidRPr="00833388">
              <w:rPr>
                <w:szCs w:val="26"/>
              </w:rPr>
              <w:t>1.1. Server AI gửi dữ liệu sai định dạng</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EAF49E" w14:textId="77777777" w:rsidR="00673FF0" w:rsidRPr="00833388" w:rsidRDefault="00673FF0" w:rsidP="00F85BA6">
            <w:pPr>
              <w:spacing w:line="276" w:lineRule="auto"/>
              <w:jc w:val="both"/>
              <w:rPr>
                <w:szCs w:val="26"/>
              </w:rPr>
            </w:pPr>
            <w:r w:rsidRPr="00833388">
              <w:rPr>
                <w:szCs w:val="26"/>
              </w:rPr>
              <w:t>1.1. Hệ thống từ chối bản ghi và báo lỗi log Server</w:t>
            </w:r>
          </w:p>
        </w:tc>
      </w:tr>
    </w:tbl>
    <w:p w14:paraId="2649C390" w14:textId="672E2094" w:rsidR="00673FF0" w:rsidRPr="00833388" w:rsidRDefault="00F85BA6" w:rsidP="00F85BA6">
      <w:pPr>
        <w:pStyle w:val="Caption"/>
        <w:rPr>
          <w:szCs w:val="26"/>
          <w:u w:val="single"/>
        </w:rPr>
      </w:pPr>
      <w:bookmarkStart w:id="102" w:name="_Toc232541211"/>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15</w:t>
      </w:r>
      <w:r w:rsidR="00982DA6">
        <w:rPr>
          <w:noProof/>
        </w:rPr>
        <w:fldChar w:fldCharType="end"/>
      </w:r>
      <w:r>
        <w:t xml:space="preserve"> </w:t>
      </w:r>
      <w:r w:rsidRPr="00833388">
        <w:rPr>
          <w:szCs w:val="26"/>
        </w:rPr>
        <w:t>Bảng đặc tả usecase lưu lịch sử chẩn đoán</w:t>
      </w:r>
      <w:bookmarkEnd w:id="102"/>
    </w:p>
    <w:p w14:paraId="0F63190D" w14:textId="7619A808" w:rsidR="00673FF0" w:rsidRPr="00F85BA6" w:rsidRDefault="00673FF0" w:rsidP="00F85BA6">
      <w:pPr>
        <w:pStyle w:val="Heading3"/>
        <w:keepNext w:val="0"/>
        <w:keepLines w:val="0"/>
        <w:spacing w:before="0" w:after="0" w:line="276" w:lineRule="auto"/>
        <w:jc w:val="both"/>
        <w:rPr>
          <w:rFonts w:cs="Times New Roman"/>
          <w:b w:val="0"/>
          <w:bCs/>
          <w:color w:val="000000"/>
          <w:szCs w:val="26"/>
        </w:rPr>
      </w:pPr>
      <w:bookmarkStart w:id="103" w:name="_y9ff4xox336z" w:colFirst="0" w:colLast="0"/>
      <w:bookmarkStart w:id="104" w:name="_Toc232669925"/>
      <w:bookmarkEnd w:id="103"/>
      <w:r w:rsidRPr="00833388">
        <w:rPr>
          <w:rFonts w:cs="Times New Roman"/>
          <w:bCs/>
          <w:color w:val="000000"/>
          <w:szCs w:val="26"/>
        </w:rPr>
        <w:t>Đặc tả chức năng xem danh sách lịch sử cá nhân</w:t>
      </w:r>
      <w:bookmarkEnd w:id="104"/>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7F5A3BB3" w14:textId="77777777" w:rsidTr="00F85BA6">
        <w:trPr>
          <w:trHeight w:val="36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C4AE29" w14:textId="77777777" w:rsidR="00673FF0" w:rsidRPr="00833388" w:rsidRDefault="00673FF0" w:rsidP="00F85BA6">
            <w:pPr>
              <w:spacing w:line="276" w:lineRule="auto"/>
              <w:jc w:val="both"/>
              <w:rPr>
                <w:szCs w:val="26"/>
              </w:rPr>
            </w:pPr>
            <w:r w:rsidRPr="00833388">
              <w:rPr>
                <w:b/>
                <w:bCs/>
                <w:szCs w:val="26"/>
              </w:rPr>
              <w:t xml:space="preserve">Mã Usecase: </w:t>
            </w:r>
            <w:r w:rsidRPr="00833388">
              <w:rPr>
                <w:szCs w:val="26"/>
              </w:rPr>
              <w:t>UC-15</w:t>
            </w:r>
          </w:p>
        </w:tc>
      </w:tr>
      <w:tr w:rsidR="00673FF0" w:rsidRPr="00833388" w14:paraId="006F3865" w14:textId="77777777" w:rsidTr="00F85BA6">
        <w:trPr>
          <w:trHeight w:val="41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B135F1"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Xem danh sách lịch sử cá nhân</w:t>
            </w:r>
          </w:p>
        </w:tc>
      </w:tr>
      <w:tr w:rsidR="00673FF0" w:rsidRPr="00833388" w14:paraId="5065A764" w14:textId="77777777" w:rsidTr="00F85BA6">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D32600"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Người dùng xem lại các ca bệnh đã chẩn đoán</w:t>
            </w:r>
          </w:p>
        </w:tc>
      </w:tr>
      <w:tr w:rsidR="00673FF0" w:rsidRPr="00833388" w14:paraId="5B09608D" w14:textId="77777777" w:rsidTr="006851B9">
        <w:trPr>
          <w:trHeight w:val="26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D38104"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Người dùng, Chuyên gia</w:t>
            </w:r>
          </w:p>
        </w:tc>
      </w:tr>
      <w:tr w:rsidR="00673FF0" w:rsidRPr="00833388" w14:paraId="0910B90A" w14:textId="77777777" w:rsidTr="006851B9">
        <w:trPr>
          <w:trHeight w:val="30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C9E2DB"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Đã đăng nhập</w:t>
            </w:r>
          </w:p>
        </w:tc>
      </w:tr>
      <w:tr w:rsidR="00673FF0" w:rsidRPr="00833388" w14:paraId="07739801" w14:textId="77777777" w:rsidTr="006851B9">
        <w:trPr>
          <w:trHeight w:val="406"/>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976110"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Danh sách lịch sử hiển thị trên màn hình</w:t>
            </w:r>
          </w:p>
        </w:tc>
      </w:tr>
      <w:tr w:rsidR="00673FF0" w:rsidRPr="00833388" w14:paraId="7086B116" w14:textId="77777777" w:rsidTr="006851B9">
        <w:trPr>
          <w:trHeight w:val="41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9B1522"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6D234467" w14:textId="77777777" w:rsidTr="006851B9">
        <w:trPr>
          <w:trHeight w:val="41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447CDE"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7755CC"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6448DD4E" w14:textId="77777777" w:rsidTr="006851B9">
        <w:trPr>
          <w:trHeight w:val="55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0426B0" w14:textId="77777777" w:rsidR="00673FF0" w:rsidRPr="00833388" w:rsidRDefault="00673FF0" w:rsidP="00F85BA6">
            <w:pPr>
              <w:spacing w:line="276" w:lineRule="auto"/>
              <w:jc w:val="both"/>
              <w:rPr>
                <w:szCs w:val="26"/>
              </w:rPr>
            </w:pPr>
            <w:r w:rsidRPr="00833388">
              <w:rPr>
                <w:szCs w:val="26"/>
              </w:rPr>
              <w:t>1. Truy cập mục "Lịch sử"</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4D3722" w14:textId="77777777" w:rsidR="00673FF0" w:rsidRPr="00833388" w:rsidRDefault="00673FF0" w:rsidP="00F85BA6">
            <w:pPr>
              <w:spacing w:line="276" w:lineRule="auto"/>
              <w:jc w:val="both"/>
              <w:rPr>
                <w:szCs w:val="26"/>
              </w:rPr>
            </w:pPr>
            <w:r w:rsidRPr="00833388">
              <w:rPr>
                <w:szCs w:val="26"/>
              </w:rPr>
              <w:t>2. Hệ thống gọi API lấy dữ liệu từ SQL theo ID người dùng</w:t>
            </w:r>
          </w:p>
        </w:tc>
      </w:tr>
      <w:tr w:rsidR="00673FF0" w:rsidRPr="00833388" w14:paraId="5518BA92" w14:textId="77777777" w:rsidTr="006851B9">
        <w:trPr>
          <w:trHeight w:val="40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5EDDE3"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734488" w14:textId="77777777" w:rsidR="00673FF0" w:rsidRPr="00833388" w:rsidRDefault="00673FF0" w:rsidP="00F85BA6">
            <w:pPr>
              <w:spacing w:line="276" w:lineRule="auto"/>
              <w:jc w:val="both"/>
              <w:rPr>
                <w:szCs w:val="26"/>
              </w:rPr>
            </w:pPr>
            <w:r w:rsidRPr="00833388">
              <w:rPr>
                <w:szCs w:val="26"/>
              </w:rPr>
              <w:t>3. Hiển thị danh sách các bản ghi</w:t>
            </w:r>
          </w:p>
        </w:tc>
      </w:tr>
      <w:tr w:rsidR="00673FF0" w:rsidRPr="00833388" w14:paraId="76AE1F33" w14:textId="77777777" w:rsidTr="006851B9">
        <w:trPr>
          <w:trHeight w:val="426"/>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BA507A"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4026DAF9"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EFE14A" w14:textId="77777777" w:rsidR="00673FF0" w:rsidRPr="00833388" w:rsidRDefault="00673FF0" w:rsidP="00F85BA6">
            <w:pPr>
              <w:spacing w:line="276" w:lineRule="auto"/>
              <w:jc w:val="both"/>
              <w:rPr>
                <w:szCs w:val="26"/>
              </w:rPr>
            </w:pPr>
            <w:r w:rsidRPr="00833388">
              <w:rPr>
                <w:szCs w:val="26"/>
              </w:rPr>
              <w:t>2.1. Không có dữ liệu</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A28DCD" w14:textId="77777777" w:rsidR="00673FF0" w:rsidRPr="00833388" w:rsidRDefault="00673FF0" w:rsidP="00F85BA6">
            <w:pPr>
              <w:spacing w:line="276" w:lineRule="auto"/>
              <w:jc w:val="both"/>
              <w:rPr>
                <w:szCs w:val="26"/>
              </w:rPr>
            </w:pPr>
            <w:r w:rsidRPr="00833388">
              <w:rPr>
                <w:szCs w:val="26"/>
              </w:rPr>
              <w:t>2.1. Hiển thị thông báo: "Bạn chưa có lịch sử chẩn đoán."</w:t>
            </w:r>
          </w:p>
        </w:tc>
      </w:tr>
    </w:tbl>
    <w:p w14:paraId="2090B1D6" w14:textId="5CBDA897" w:rsidR="00673FF0" w:rsidRPr="00833388" w:rsidRDefault="006851B9" w:rsidP="006851B9">
      <w:pPr>
        <w:pStyle w:val="Caption"/>
        <w:rPr>
          <w:szCs w:val="26"/>
          <w:u w:val="single"/>
        </w:rPr>
      </w:pPr>
      <w:bookmarkStart w:id="105" w:name="_Toc232541212"/>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16</w:t>
      </w:r>
      <w:r w:rsidR="00982DA6">
        <w:rPr>
          <w:noProof/>
        </w:rPr>
        <w:fldChar w:fldCharType="end"/>
      </w:r>
      <w:r>
        <w:t xml:space="preserve"> </w:t>
      </w:r>
      <w:r>
        <w:rPr>
          <w:szCs w:val="26"/>
        </w:rPr>
        <w:t>Bảng đặc tả usecase xem danh sách lịch sử cá nhân</w:t>
      </w:r>
      <w:bookmarkStart w:id="106" w:name="_4mw1rug5tg9u" w:colFirst="0" w:colLast="0"/>
      <w:bookmarkEnd w:id="105"/>
      <w:bookmarkEnd w:id="106"/>
    </w:p>
    <w:p w14:paraId="171D4F22" w14:textId="2420F7CF" w:rsidR="00673FF0" w:rsidRPr="006851B9" w:rsidRDefault="00673FF0" w:rsidP="00F85BA6">
      <w:pPr>
        <w:spacing w:line="276" w:lineRule="auto"/>
        <w:jc w:val="both"/>
        <w:rPr>
          <w:b/>
          <w:bCs/>
          <w:szCs w:val="26"/>
          <w:u w:val="single"/>
        </w:rPr>
      </w:pPr>
      <w:r w:rsidRPr="006851B9">
        <w:rPr>
          <w:b/>
          <w:bCs/>
          <w:szCs w:val="26"/>
          <w:u w:val="single"/>
        </w:rPr>
        <w:t>Nhóm 5: Mở rộng và Tiện ích</w:t>
      </w:r>
    </w:p>
    <w:p w14:paraId="514EC357" w14:textId="33DF99ED" w:rsidR="00673FF0" w:rsidRPr="006851B9" w:rsidRDefault="00673FF0" w:rsidP="00F85BA6">
      <w:pPr>
        <w:pStyle w:val="Heading3"/>
        <w:keepNext w:val="0"/>
        <w:keepLines w:val="0"/>
        <w:spacing w:before="0" w:after="0" w:line="276" w:lineRule="auto"/>
        <w:jc w:val="both"/>
        <w:rPr>
          <w:rFonts w:cs="Times New Roman"/>
          <w:b w:val="0"/>
          <w:bCs/>
          <w:color w:val="000000"/>
          <w:szCs w:val="26"/>
        </w:rPr>
      </w:pPr>
      <w:bookmarkStart w:id="107" w:name="_fb40ttaw00gr" w:colFirst="0" w:colLast="0"/>
      <w:bookmarkStart w:id="108" w:name="_Toc232669926"/>
      <w:bookmarkEnd w:id="107"/>
      <w:r w:rsidRPr="00833388">
        <w:rPr>
          <w:rFonts w:cs="Times New Roman"/>
          <w:bCs/>
          <w:color w:val="000000"/>
          <w:szCs w:val="26"/>
        </w:rPr>
        <w:t>Đặc tả chức năng thông báo đẩy - cảnh báo dịch bệnh</w:t>
      </w:r>
      <w:bookmarkEnd w:id="108"/>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44A3BD7C" w14:textId="77777777" w:rsidTr="006851B9">
        <w:trPr>
          <w:trHeight w:val="31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A8B7E5" w14:textId="77777777" w:rsidR="00673FF0" w:rsidRPr="00833388" w:rsidRDefault="00673FF0" w:rsidP="00F85BA6">
            <w:pPr>
              <w:spacing w:line="276" w:lineRule="auto"/>
              <w:jc w:val="both"/>
              <w:rPr>
                <w:szCs w:val="26"/>
                <w:lang w:val="vi-VN"/>
              </w:rPr>
            </w:pPr>
            <w:r w:rsidRPr="00833388">
              <w:rPr>
                <w:b/>
                <w:bCs/>
                <w:szCs w:val="26"/>
              </w:rPr>
              <w:t xml:space="preserve">Mã Usecase: </w:t>
            </w:r>
            <w:r w:rsidRPr="00833388">
              <w:rPr>
                <w:szCs w:val="26"/>
              </w:rPr>
              <w:t>UC-</w:t>
            </w:r>
            <w:r w:rsidRPr="00833388">
              <w:rPr>
                <w:szCs w:val="26"/>
                <w:lang w:val="vi-VN"/>
              </w:rPr>
              <w:t>16</w:t>
            </w:r>
          </w:p>
        </w:tc>
      </w:tr>
      <w:tr w:rsidR="00673FF0" w:rsidRPr="00833388" w14:paraId="67F548EE" w14:textId="77777777" w:rsidTr="006851B9">
        <w:trPr>
          <w:trHeight w:val="38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A90A19"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Thông báo đẩy - cảnh báo dịch bệnh</w:t>
            </w:r>
          </w:p>
        </w:tc>
      </w:tr>
      <w:tr w:rsidR="00673FF0" w:rsidRPr="00833388" w14:paraId="216365BA" w14:textId="77777777" w:rsidTr="006851B9">
        <w:trPr>
          <w:trHeight w:val="712"/>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FBC939"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Hệ thống tự động gửi cảnh báo tới điện thoại khi phát hiện vùng lân cận có dịch bệnh</w:t>
            </w:r>
          </w:p>
        </w:tc>
      </w:tr>
      <w:tr w:rsidR="00673FF0" w:rsidRPr="00833388" w14:paraId="753BAF5E" w14:textId="77777777" w:rsidTr="006851B9">
        <w:trPr>
          <w:trHeight w:val="27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425820"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Hệ thống, Người dùng</w:t>
            </w:r>
          </w:p>
        </w:tc>
      </w:tr>
      <w:tr w:rsidR="00673FF0" w:rsidRPr="00833388" w14:paraId="2769E641" w14:textId="77777777" w:rsidTr="00023942">
        <w:trPr>
          <w:trHeight w:val="79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C3B0FF"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Người dùng đã cấp quyền nhận thông báo trên iOS</w:t>
            </w:r>
          </w:p>
        </w:tc>
      </w:tr>
      <w:tr w:rsidR="00673FF0" w:rsidRPr="00833388" w14:paraId="032A38EF" w14:textId="77777777" w:rsidTr="006851B9">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B30742" w14:textId="77777777" w:rsidR="00673FF0" w:rsidRPr="00833388" w:rsidRDefault="00673FF0" w:rsidP="00F85BA6">
            <w:pPr>
              <w:spacing w:line="276" w:lineRule="auto"/>
              <w:jc w:val="both"/>
              <w:rPr>
                <w:szCs w:val="26"/>
              </w:rPr>
            </w:pPr>
            <w:r w:rsidRPr="00833388">
              <w:rPr>
                <w:b/>
                <w:bCs/>
                <w:szCs w:val="26"/>
              </w:rPr>
              <w:lastRenderedPageBreak/>
              <w:t xml:space="preserve">Hậu điều kiện: </w:t>
            </w:r>
            <w:r w:rsidRPr="00833388">
              <w:rPr>
                <w:szCs w:val="26"/>
              </w:rPr>
              <w:t>Thông báo được hiển thị trên màn hình điện thoại người dùng</w:t>
            </w:r>
          </w:p>
        </w:tc>
      </w:tr>
      <w:tr w:rsidR="00673FF0" w:rsidRPr="00833388" w14:paraId="20695528" w14:textId="77777777" w:rsidTr="006851B9">
        <w:trPr>
          <w:trHeight w:val="41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D6E705"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2AE57E2B" w14:textId="77777777" w:rsidTr="006851B9">
        <w:trPr>
          <w:trHeight w:val="410"/>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F49BB3"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05C864"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78AB4A70" w14:textId="77777777" w:rsidTr="006851B9">
        <w:trPr>
          <w:trHeight w:val="700"/>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26094B"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3F5BA2" w14:textId="77777777" w:rsidR="00673FF0" w:rsidRPr="00833388" w:rsidRDefault="00673FF0" w:rsidP="00F85BA6">
            <w:pPr>
              <w:spacing w:line="276" w:lineRule="auto"/>
              <w:jc w:val="both"/>
              <w:rPr>
                <w:szCs w:val="26"/>
              </w:rPr>
            </w:pPr>
            <w:r w:rsidRPr="00833388">
              <w:rPr>
                <w:szCs w:val="26"/>
              </w:rPr>
              <w:t>1. Backend quét CSDL SQL phát hiện có nhiều ca bệnh cùng loại trong một khu vực địa lý</w:t>
            </w:r>
          </w:p>
        </w:tc>
      </w:tr>
      <w:tr w:rsidR="00673FF0" w:rsidRPr="00833388" w14:paraId="23192A51"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539CCD"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B356E3" w14:textId="77777777" w:rsidR="00673FF0" w:rsidRPr="00833388" w:rsidRDefault="00673FF0" w:rsidP="00F85BA6">
            <w:pPr>
              <w:spacing w:line="276" w:lineRule="auto"/>
              <w:jc w:val="both"/>
              <w:rPr>
                <w:szCs w:val="26"/>
              </w:rPr>
            </w:pPr>
            <w:r w:rsidRPr="00833388">
              <w:rPr>
                <w:szCs w:val="26"/>
              </w:rPr>
              <w:t>2. Hệ thống xác định danh sách người dùng trong khu vực đó</w:t>
            </w:r>
          </w:p>
        </w:tc>
      </w:tr>
      <w:tr w:rsidR="00673FF0" w:rsidRPr="00833388" w14:paraId="08D04F0B"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7935D4"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12B5AC" w14:textId="77777777" w:rsidR="00673FF0" w:rsidRPr="00833388" w:rsidRDefault="00673FF0" w:rsidP="00F85BA6">
            <w:pPr>
              <w:spacing w:line="276" w:lineRule="auto"/>
              <w:jc w:val="both"/>
              <w:rPr>
                <w:szCs w:val="26"/>
              </w:rPr>
            </w:pPr>
            <w:r w:rsidRPr="00833388">
              <w:rPr>
                <w:szCs w:val="26"/>
              </w:rPr>
              <w:t>3. Gửi yêu cầu thông báo qua Firebase Cloud Messaging (FCM)</w:t>
            </w:r>
          </w:p>
        </w:tc>
      </w:tr>
      <w:tr w:rsidR="00673FF0" w:rsidRPr="00833388" w14:paraId="44F488BF"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751E61" w14:textId="77777777" w:rsidR="00673FF0" w:rsidRPr="00833388" w:rsidRDefault="00673FF0" w:rsidP="00F85BA6">
            <w:pPr>
              <w:spacing w:line="276" w:lineRule="auto"/>
              <w:jc w:val="both"/>
              <w:rPr>
                <w:szCs w:val="26"/>
              </w:rPr>
            </w:pPr>
            <w:r w:rsidRPr="00833388">
              <w:rPr>
                <w:szCs w:val="26"/>
              </w:rPr>
              <w:t>4. Người dùng nhận và nhấn vào thông báo</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1B50B8" w14:textId="77777777" w:rsidR="00673FF0" w:rsidRPr="00833388" w:rsidRDefault="00673FF0" w:rsidP="00F85BA6">
            <w:pPr>
              <w:spacing w:line="276" w:lineRule="auto"/>
              <w:jc w:val="both"/>
              <w:rPr>
                <w:szCs w:val="26"/>
              </w:rPr>
            </w:pPr>
            <w:r w:rsidRPr="00833388">
              <w:rPr>
                <w:szCs w:val="26"/>
              </w:rPr>
              <w:t>5. Chuyển hướng người dùng tới màn hình "Cảnh báo dịch bệnh" chi tiết</w:t>
            </w:r>
          </w:p>
        </w:tc>
      </w:tr>
      <w:tr w:rsidR="00673FF0" w:rsidRPr="00833388" w14:paraId="45B13DAC" w14:textId="77777777" w:rsidTr="006851B9">
        <w:trPr>
          <w:trHeight w:val="44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2EE26C"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7585FAF3"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97D3AA" w14:textId="77777777" w:rsidR="00673FF0" w:rsidRPr="00833388" w:rsidRDefault="00673FF0" w:rsidP="00F85BA6">
            <w:pPr>
              <w:spacing w:line="276" w:lineRule="auto"/>
              <w:jc w:val="both"/>
              <w:rPr>
                <w:szCs w:val="26"/>
              </w:rPr>
            </w:pPr>
            <w:r w:rsidRPr="00833388">
              <w:rPr>
                <w:szCs w:val="26"/>
              </w:rPr>
              <w:t>4.1. Người dùng tắt thông báo trong cài đặt máy</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9FF4FA" w14:textId="77777777" w:rsidR="00673FF0" w:rsidRPr="00833388" w:rsidRDefault="00673FF0" w:rsidP="00F85BA6">
            <w:pPr>
              <w:spacing w:line="276" w:lineRule="auto"/>
              <w:jc w:val="both"/>
              <w:rPr>
                <w:szCs w:val="26"/>
              </w:rPr>
            </w:pPr>
            <w:r w:rsidRPr="00833388">
              <w:rPr>
                <w:szCs w:val="26"/>
              </w:rPr>
              <w:t>4.1. Thông báo không được hiển thị, hệ thống ghi nhận trạng thái gửi thất bại</w:t>
            </w:r>
          </w:p>
        </w:tc>
      </w:tr>
    </w:tbl>
    <w:p w14:paraId="2FF93E34" w14:textId="00D43EA3" w:rsidR="00673FF0" w:rsidRPr="00833388" w:rsidRDefault="006851B9" w:rsidP="006851B9">
      <w:pPr>
        <w:pStyle w:val="Caption"/>
        <w:rPr>
          <w:szCs w:val="26"/>
          <w:u w:val="single"/>
        </w:rPr>
      </w:pPr>
      <w:bookmarkStart w:id="109" w:name="_Toc232541213"/>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17</w:t>
      </w:r>
      <w:r w:rsidR="00982DA6">
        <w:rPr>
          <w:noProof/>
        </w:rPr>
        <w:fldChar w:fldCharType="end"/>
      </w:r>
      <w:r>
        <w:t xml:space="preserve"> </w:t>
      </w:r>
      <w:r w:rsidRPr="00833388">
        <w:rPr>
          <w:szCs w:val="26"/>
        </w:rPr>
        <w:t>Bảng đặc tả usecase thông báo đẩy - cảnh báo dịch bệnh</w:t>
      </w:r>
      <w:bookmarkEnd w:id="109"/>
    </w:p>
    <w:p w14:paraId="71445BEE" w14:textId="0F05B447" w:rsidR="00673FF0" w:rsidRPr="006851B9" w:rsidRDefault="00673FF0" w:rsidP="00F85BA6">
      <w:pPr>
        <w:pStyle w:val="Heading3"/>
        <w:keepNext w:val="0"/>
        <w:keepLines w:val="0"/>
        <w:spacing w:before="0" w:after="0" w:line="276" w:lineRule="auto"/>
        <w:jc w:val="both"/>
        <w:rPr>
          <w:rFonts w:cs="Times New Roman"/>
          <w:b w:val="0"/>
          <w:bCs/>
          <w:color w:val="000000"/>
          <w:szCs w:val="26"/>
        </w:rPr>
      </w:pPr>
      <w:bookmarkStart w:id="110" w:name="_5f6apiz17hlz" w:colFirst="0" w:colLast="0"/>
      <w:bookmarkStart w:id="111" w:name="_Toc232669927"/>
      <w:bookmarkEnd w:id="110"/>
      <w:r w:rsidRPr="00833388">
        <w:rPr>
          <w:rFonts w:cs="Times New Roman"/>
          <w:bCs/>
          <w:color w:val="000000"/>
          <w:szCs w:val="26"/>
        </w:rPr>
        <w:t>Đặc tả chức năng dự báo thời tiết &amp; cảnh báo nguy cơ</w:t>
      </w:r>
      <w:bookmarkEnd w:id="111"/>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7F7785AD" w14:textId="77777777" w:rsidTr="006851B9">
        <w:trPr>
          <w:trHeight w:val="38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87B6AA" w14:textId="77777777" w:rsidR="00673FF0" w:rsidRPr="00833388" w:rsidRDefault="00673FF0" w:rsidP="00F85BA6">
            <w:pPr>
              <w:spacing w:line="276" w:lineRule="auto"/>
              <w:jc w:val="both"/>
              <w:rPr>
                <w:szCs w:val="26"/>
                <w:lang w:val="vi-VN"/>
              </w:rPr>
            </w:pPr>
            <w:r w:rsidRPr="00833388">
              <w:rPr>
                <w:b/>
                <w:bCs/>
                <w:szCs w:val="26"/>
              </w:rPr>
              <w:t xml:space="preserve">Mã Usecase: </w:t>
            </w:r>
            <w:r w:rsidRPr="00833388">
              <w:rPr>
                <w:szCs w:val="26"/>
              </w:rPr>
              <w:t>UC-</w:t>
            </w:r>
            <w:r w:rsidRPr="00833388">
              <w:rPr>
                <w:szCs w:val="26"/>
                <w:lang w:val="vi-VN"/>
              </w:rPr>
              <w:t>17</w:t>
            </w:r>
          </w:p>
        </w:tc>
      </w:tr>
      <w:tr w:rsidR="00673FF0" w:rsidRPr="00833388" w14:paraId="49588DB3" w14:textId="77777777" w:rsidTr="006851B9">
        <w:trPr>
          <w:trHeight w:val="40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502999"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Dự báo thời tiết &amp; cảnh báo nguy cơ</w:t>
            </w:r>
          </w:p>
        </w:tc>
      </w:tr>
      <w:tr w:rsidR="00673FF0" w:rsidRPr="00833388" w14:paraId="078E1281" w14:textId="77777777" w:rsidTr="006851B9">
        <w:trPr>
          <w:trHeight w:val="27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40F1EE"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Hiển thị thời tiết hiện tại và đưa ra lời khuyên dựa trên độ ẩm/nhiệt độ</w:t>
            </w:r>
          </w:p>
        </w:tc>
      </w:tr>
      <w:tr w:rsidR="00673FF0" w:rsidRPr="00833388" w14:paraId="74FF9994" w14:textId="77777777" w:rsidTr="006851B9">
        <w:trPr>
          <w:trHeight w:val="34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688693"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 xml:space="preserve"> Người dùng, Weather API</w:t>
            </w:r>
          </w:p>
        </w:tc>
      </w:tr>
      <w:tr w:rsidR="00673FF0" w:rsidRPr="00833388" w14:paraId="6676BF69" w14:textId="77777777" w:rsidTr="006851B9">
        <w:trPr>
          <w:trHeight w:val="26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B3BD6D"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Ứng dụng được cấp quyền truy cập vị trí</w:t>
            </w:r>
          </w:p>
        </w:tc>
      </w:tr>
      <w:tr w:rsidR="00673FF0" w:rsidRPr="00833388" w14:paraId="52A10554" w14:textId="77777777" w:rsidTr="006851B9">
        <w:trPr>
          <w:trHeight w:val="61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99FD8D"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Hiển thị thông tin thời tiết và chỉ số nguy cơ bệnh trên màn hình chính</w:t>
            </w:r>
          </w:p>
        </w:tc>
      </w:tr>
      <w:tr w:rsidR="00673FF0" w:rsidRPr="00833388" w14:paraId="3899F4C3" w14:textId="77777777" w:rsidTr="006851B9">
        <w:trPr>
          <w:trHeight w:val="339"/>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565224"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2EA7B9A6" w14:textId="77777777" w:rsidTr="006851B9">
        <w:trPr>
          <w:trHeight w:val="274"/>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4FB3D6"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B2C7CC"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6B65EDB8" w14:textId="77777777" w:rsidTr="006851B9">
        <w:trPr>
          <w:trHeight w:val="761"/>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389D54A" w14:textId="77777777" w:rsidR="00673FF0" w:rsidRPr="00833388" w:rsidRDefault="00673FF0" w:rsidP="00F85BA6">
            <w:pPr>
              <w:spacing w:line="276" w:lineRule="auto"/>
              <w:jc w:val="both"/>
              <w:rPr>
                <w:szCs w:val="26"/>
              </w:rPr>
            </w:pPr>
            <w:r w:rsidRPr="00833388">
              <w:rPr>
                <w:szCs w:val="26"/>
              </w:rPr>
              <w:t>1. Người dùng mở màn hình "Thời tiết nông vụ"</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C87CBC" w14:textId="77777777" w:rsidR="00673FF0" w:rsidRPr="00833388" w:rsidRDefault="00673FF0" w:rsidP="00F85BA6">
            <w:pPr>
              <w:spacing w:line="276" w:lineRule="auto"/>
              <w:jc w:val="both"/>
              <w:rPr>
                <w:szCs w:val="26"/>
              </w:rPr>
            </w:pPr>
            <w:r w:rsidRPr="00833388">
              <w:rPr>
                <w:szCs w:val="26"/>
              </w:rPr>
              <w:t>2. Hệ thống lấy tọa độ GPS của thiết bị</w:t>
            </w:r>
          </w:p>
        </w:tc>
      </w:tr>
      <w:tr w:rsidR="00673FF0" w:rsidRPr="00833388" w14:paraId="014FABBE"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05D993D" w14:textId="77777777" w:rsidR="00673FF0" w:rsidRPr="00833388" w:rsidRDefault="00673FF0" w:rsidP="00F85BA6">
            <w:pPr>
              <w:spacing w:line="276" w:lineRule="auto"/>
              <w:jc w:val="both"/>
              <w:rPr>
                <w:szCs w:val="26"/>
              </w:rPr>
            </w:pPr>
            <w:r w:rsidRPr="00833388">
              <w:rPr>
                <w:szCs w:val="26"/>
              </w:rPr>
              <w:t>3. Weather API trả về dữ liệu thời tiết (Nhiệt độ, độ ẩm, lượng mưa)</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CC9A7E" w14:textId="77777777" w:rsidR="00673FF0" w:rsidRPr="00833388" w:rsidRDefault="00673FF0" w:rsidP="00F85BA6">
            <w:pPr>
              <w:spacing w:line="276" w:lineRule="auto"/>
              <w:jc w:val="both"/>
              <w:rPr>
                <w:szCs w:val="26"/>
              </w:rPr>
            </w:pPr>
            <w:r w:rsidRPr="00833388">
              <w:rPr>
                <w:szCs w:val="26"/>
              </w:rPr>
              <w:t>4. Hệ thống phân tích dữ liệu dựa trên đặc tính các loại bệnh trong SQL</w:t>
            </w:r>
          </w:p>
        </w:tc>
      </w:tr>
      <w:tr w:rsidR="00673FF0" w:rsidRPr="00833388" w14:paraId="3E517E10"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7C54F0"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D36EE2" w14:textId="77777777" w:rsidR="00673FF0" w:rsidRPr="00833388" w:rsidRDefault="00673FF0" w:rsidP="00F85BA6">
            <w:pPr>
              <w:spacing w:line="276" w:lineRule="auto"/>
              <w:jc w:val="both"/>
              <w:rPr>
                <w:szCs w:val="26"/>
              </w:rPr>
            </w:pPr>
            <w:r w:rsidRPr="00833388">
              <w:rPr>
                <w:szCs w:val="26"/>
              </w:rPr>
              <w:t>5. Hiển thị thông tin thời tiết kèm dòng trạng thái: "Nguy cơ cao bệnh do độ ẩm lớn"</w:t>
            </w:r>
          </w:p>
        </w:tc>
      </w:tr>
      <w:tr w:rsidR="00673FF0" w:rsidRPr="00833388" w14:paraId="4B6DBBF6" w14:textId="77777777" w:rsidTr="006851B9">
        <w:trPr>
          <w:trHeight w:val="371"/>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5DFADC"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3E43F7E7"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D0B7BD" w14:textId="77777777" w:rsidR="00673FF0" w:rsidRPr="00833388" w:rsidRDefault="00673FF0" w:rsidP="00F85BA6">
            <w:pPr>
              <w:spacing w:line="276" w:lineRule="auto"/>
              <w:jc w:val="both"/>
              <w:rPr>
                <w:szCs w:val="26"/>
              </w:rPr>
            </w:pPr>
            <w:r w:rsidRPr="00833388">
              <w:rPr>
                <w:szCs w:val="26"/>
              </w:rPr>
              <w:lastRenderedPageBreak/>
              <w:t>2.1. Người dùng tắt GPS</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25B2AA" w14:textId="77777777" w:rsidR="00673FF0" w:rsidRPr="00833388" w:rsidRDefault="00673FF0" w:rsidP="00F85BA6">
            <w:pPr>
              <w:spacing w:line="276" w:lineRule="auto"/>
              <w:jc w:val="both"/>
              <w:rPr>
                <w:szCs w:val="26"/>
              </w:rPr>
            </w:pPr>
            <w:r w:rsidRPr="00833388">
              <w:rPr>
                <w:szCs w:val="26"/>
              </w:rPr>
              <w:t>2.1. Hệ thống yêu cầu người dùng chọn tỉnh/thành phố thủ công để lấy dữ liệu</w:t>
            </w:r>
          </w:p>
        </w:tc>
      </w:tr>
      <w:tr w:rsidR="00673FF0" w:rsidRPr="00833388" w14:paraId="6213E82D" w14:textId="77777777" w:rsidTr="006851B9">
        <w:trPr>
          <w:trHeight w:val="559"/>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8A3215" w14:textId="77777777" w:rsidR="00673FF0" w:rsidRPr="00833388" w:rsidRDefault="00673FF0" w:rsidP="00F85BA6">
            <w:pPr>
              <w:spacing w:line="276" w:lineRule="auto"/>
              <w:jc w:val="both"/>
              <w:rPr>
                <w:szCs w:val="26"/>
              </w:rPr>
            </w:pPr>
            <w:r w:rsidRPr="00833388">
              <w:rPr>
                <w:szCs w:val="26"/>
              </w:rPr>
              <w:t>3.1. Weather API không phản hồi</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B02F50" w14:textId="77777777" w:rsidR="00673FF0" w:rsidRPr="00833388" w:rsidRDefault="00673FF0" w:rsidP="00F85BA6">
            <w:pPr>
              <w:spacing w:line="276" w:lineRule="auto"/>
              <w:jc w:val="both"/>
              <w:rPr>
                <w:szCs w:val="26"/>
              </w:rPr>
            </w:pPr>
            <w:r w:rsidRPr="00833388">
              <w:rPr>
                <w:szCs w:val="26"/>
              </w:rPr>
              <w:t>3.1. Hiển thị thông báo: "Không thể lấy dữ liệu thời tiết lúc này."</w:t>
            </w:r>
          </w:p>
        </w:tc>
      </w:tr>
    </w:tbl>
    <w:p w14:paraId="30BEF791" w14:textId="1F30CADD" w:rsidR="00673FF0" w:rsidRPr="00833388" w:rsidRDefault="006851B9" w:rsidP="006851B9">
      <w:pPr>
        <w:pStyle w:val="Caption"/>
        <w:rPr>
          <w:szCs w:val="26"/>
          <w:u w:val="single"/>
        </w:rPr>
      </w:pPr>
      <w:bookmarkStart w:id="112" w:name="_Toc232541214"/>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18</w:t>
      </w:r>
      <w:r w:rsidR="00982DA6">
        <w:rPr>
          <w:noProof/>
        </w:rPr>
        <w:fldChar w:fldCharType="end"/>
      </w:r>
      <w:r>
        <w:t xml:space="preserve"> </w:t>
      </w:r>
      <w:r w:rsidRPr="00833388">
        <w:rPr>
          <w:szCs w:val="26"/>
        </w:rPr>
        <w:t>Bảng đặc tả usecase dự báo thời tiết &amp; cảnh báo nguy cơ</w:t>
      </w:r>
      <w:bookmarkEnd w:id="112"/>
    </w:p>
    <w:p w14:paraId="20D71073" w14:textId="77EE5558" w:rsidR="00673FF0" w:rsidRPr="006851B9" w:rsidRDefault="00673FF0" w:rsidP="00F85BA6">
      <w:pPr>
        <w:pStyle w:val="Heading3"/>
        <w:keepNext w:val="0"/>
        <w:keepLines w:val="0"/>
        <w:spacing w:before="0" w:after="0" w:line="276" w:lineRule="auto"/>
        <w:jc w:val="both"/>
        <w:rPr>
          <w:rFonts w:cs="Times New Roman"/>
          <w:b w:val="0"/>
          <w:bCs/>
          <w:color w:val="000000"/>
          <w:szCs w:val="26"/>
        </w:rPr>
      </w:pPr>
      <w:bookmarkStart w:id="113" w:name="_kqa5f6jrpfpz" w:colFirst="0" w:colLast="0"/>
      <w:bookmarkStart w:id="114" w:name="_Toc232669928"/>
      <w:bookmarkEnd w:id="113"/>
      <w:r w:rsidRPr="00833388">
        <w:rPr>
          <w:rFonts w:cs="Times New Roman"/>
          <w:bCs/>
          <w:color w:val="000000"/>
          <w:szCs w:val="26"/>
        </w:rPr>
        <w:t>Đặc tả chức năng bản đồ vùng dịch</w:t>
      </w:r>
      <w:bookmarkEnd w:id="114"/>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6A632102" w14:textId="77777777" w:rsidTr="006851B9">
        <w:trPr>
          <w:trHeight w:val="28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9EDBCC" w14:textId="77777777" w:rsidR="00673FF0" w:rsidRPr="00833388" w:rsidRDefault="00673FF0" w:rsidP="00F85BA6">
            <w:pPr>
              <w:spacing w:line="276" w:lineRule="auto"/>
              <w:jc w:val="both"/>
              <w:rPr>
                <w:szCs w:val="26"/>
                <w:lang w:val="vi-VN"/>
              </w:rPr>
            </w:pPr>
            <w:r w:rsidRPr="00833388">
              <w:rPr>
                <w:b/>
                <w:bCs/>
                <w:szCs w:val="26"/>
              </w:rPr>
              <w:t xml:space="preserve">Mã Usecase: </w:t>
            </w:r>
            <w:r w:rsidRPr="00833388">
              <w:rPr>
                <w:szCs w:val="26"/>
              </w:rPr>
              <w:t>UC-</w:t>
            </w:r>
            <w:r w:rsidRPr="00833388">
              <w:rPr>
                <w:szCs w:val="26"/>
                <w:lang w:val="vi-VN"/>
              </w:rPr>
              <w:t>18</w:t>
            </w:r>
          </w:p>
        </w:tc>
      </w:tr>
      <w:tr w:rsidR="00673FF0" w:rsidRPr="00833388" w14:paraId="3EDAFCFF" w14:textId="77777777" w:rsidTr="006851B9">
        <w:trPr>
          <w:trHeight w:val="346"/>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7F64C53"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Bản đồ vùng dịch</w:t>
            </w:r>
          </w:p>
        </w:tc>
      </w:tr>
      <w:tr w:rsidR="00673FF0" w:rsidRPr="00833388" w14:paraId="1872A3BD" w14:textId="77777777" w:rsidTr="006851B9">
        <w:trPr>
          <w:trHeight w:val="408"/>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288B3D"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Hiển thị trực quan các điểm nóng về bệnh cây trồng trên bản đồ</w:t>
            </w:r>
          </w:p>
        </w:tc>
      </w:tr>
      <w:tr w:rsidR="00673FF0" w:rsidRPr="00833388" w14:paraId="05358B5A" w14:textId="77777777" w:rsidTr="006851B9">
        <w:trPr>
          <w:trHeight w:val="41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0057D1"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 xml:space="preserve"> Người dùng, Map API</w:t>
            </w:r>
          </w:p>
        </w:tc>
      </w:tr>
      <w:tr w:rsidR="00673FF0" w:rsidRPr="00833388" w14:paraId="28EA58F9" w14:textId="77777777" w:rsidTr="006851B9">
        <w:trPr>
          <w:trHeight w:val="277"/>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2FA56E"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Đã có dữ liệu chẩn đoán kèm vị trí trong SQL Database</w:t>
            </w:r>
          </w:p>
        </w:tc>
      </w:tr>
      <w:tr w:rsidR="00673FF0" w:rsidRPr="00833388" w14:paraId="35B33B41" w14:textId="77777777" w:rsidTr="006851B9">
        <w:trPr>
          <w:trHeight w:val="340"/>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6408D2"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Bản đồ hiển thị các điểm đánh dấu (Markers) vùng dịch</w:t>
            </w:r>
          </w:p>
        </w:tc>
      </w:tr>
      <w:tr w:rsidR="00673FF0" w:rsidRPr="00833388" w14:paraId="4B36C225" w14:textId="77777777" w:rsidTr="006851B9">
        <w:trPr>
          <w:trHeight w:val="41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F4F3B9" w14:textId="77777777" w:rsidR="00673FF0" w:rsidRPr="00833388" w:rsidRDefault="00673FF0" w:rsidP="00F85BA6">
            <w:pPr>
              <w:spacing w:line="276" w:lineRule="auto"/>
              <w:jc w:val="both"/>
              <w:rPr>
                <w:b/>
                <w:bCs/>
                <w:szCs w:val="26"/>
              </w:rPr>
            </w:pPr>
            <w:r w:rsidRPr="00833388">
              <w:rPr>
                <w:b/>
                <w:bCs/>
                <w:szCs w:val="26"/>
              </w:rPr>
              <w:t>Luồng sự kiện chính</w:t>
            </w:r>
          </w:p>
        </w:tc>
      </w:tr>
      <w:tr w:rsidR="00673FF0" w:rsidRPr="00833388" w14:paraId="5464ED27" w14:textId="77777777" w:rsidTr="006851B9">
        <w:trPr>
          <w:trHeight w:val="40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C2D94A"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16A92C"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0EB8A226" w14:textId="77777777" w:rsidTr="006851B9">
        <w:trPr>
          <w:trHeight w:val="69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EAC7C9" w14:textId="77777777" w:rsidR="00673FF0" w:rsidRPr="00833388" w:rsidRDefault="00673FF0" w:rsidP="00F85BA6">
            <w:pPr>
              <w:spacing w:line="276" w:lineRule="auto"/>
              <w:jc w:val="both"/>
              <w:rPr>
                <w:szCs w:val="26"/>
              </w:rPr>
            </w:pPr>
            <w:r w:rsidRPr="00833388">
              <w:rPr>
                <w:szCs w:val="26"/>
              </w:rPr>
              <w:t>1. Người dùng chọn chức năng "Bản đồ dịch bệnh"</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FF42F5" w14:textId="77777777" w:rsidR="00673FF0" w:rsidRPr="00833388" w:rsidRDefault="00673FF0" w:rsidP="00F85BA6">
            <w:pPr>
              <w:spacing w:line="276" w:lineRule="auto"/>
              <w:jc w:val="both"/>
              <w:rPr>
                <w:szCs w:val="26"/>
              </w:rPr>
            </w:pPr>
            <w:r w:rsidRPr="00833388">
              <w:rPr>
                <w:szCs w:val="26"/>
              </w:rPr>
              <w:t>2. Hệ thống gọi Map API để hiển thị bản đồ nền</w:t>
            </w:r>
          </w:p>
        </w:tc>
      </w:tr>
      <w:tr w:rsidR="00673FF0" w:rsidRPr="00833388" w14:paraId="5DFE20E1"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3149EB"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EDAC76" w14:textId="77777777" w:rsidR="00673FF0" w:rsidRPr="00833388" w:rsidRDefault="00673FF0" w:rsidP="00F85BA6">
            <w:pPr>
              <w:spacing w:line="276" w:lineRule="auto"/>
              <w:jc w:val="both"/>
              <w:rPr>
                <w:szCs w:val="26"/>
              </w:rPr>
            </w:pPr>
            <w:r w:rsidRPr="00833388">
              <w:rPr>
                <w:szCs w:val="26"/>
              </w:rPr>
              <w:t>3. Hệ thống truy vấn SQL lấy tọa độ các ca bệnh gần đây</w:t>
            </w:r>
          </w:p>
        </w:tc>
      </w:tr>
      <w:tr w:rsidR="00673FF0" w:rsidRPr="00833388" w14:paraId="55158773"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4034CC"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3666E1" w14:textId="77777777" w:rsidR="00673FF0" w:rsidRPr="00833388" w:rsidRDefault="00673FF0" w:rsidP="00F85BA6">
            <w:pPr>
              <w:spacing w:line="276" w:lineRule="auto"/>
              <w:jc w:val="both"/>
              <w:rPr>
                <w:szCs w:val="26"/>
              </w:rPr>
            </w:pPr>
            <w:r w:rsidRPr="00833388">
              <w:rPr>
                <w:szCs w:val="26"/>
              </w:rPr>
              <w:t>4. Hiển thị các điểm Marker đỏ trên bản đồ tại các vị trí tương ứng</w:t>
            </w:r>
          </w:p>
        </w:tc>
      </w:tr>
      <w:tr w:rsidR="00673FF0" w:rsidRPr="00833388" w14:paraId="35441833"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FA2C15" w14:textId="77777777" w:rsidR="00673FF0" w:rsidRPr="00833388" w:rsidRDefault="00673FF0" w:rsidP="00F85BA6">
            <w:pPr>
              <w:spacing w:line="276" w:lineRule="auto"/>
              <w:jc w:val="both"/>
              <w:rPr>
                <w:szCs w:val="26"/>
              </w:rPr>
            </w:pPr>
            <w:r w:rsidRPr="00833388">
              <w:rPr>
                <w:szCs w:val="26"/>
              </w:rPr>
              <w:t>5. Người dùng nhấn vào một Marker</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79EB48" w14:textId="77777777" w:rsidR="00673FF0" w:rsidRPr="00833388" w:rsidRDefault="00673FF0" w:rsidP="00F85BA6">
            <w:pPr>
              <w:spacing w:line="276" w:lineRule="auto"/>
              <w:jc w:val="both"/>
              <w:rPr>
                <w:szCs w:val="26"/>
              </w:rPr>
            </w:pPr>
            <w:r w:rsidRPr="00833388">
              <w:rPr>
                <w:szCs w:val="26"/>
              </w:rPr>
              <w:t>6. Hiển thị thông tin tóm tắt: "Loại bệnh, Số ca phát hiện tại đây"</w:t>
            </w:r>
          </w:p>
        </w:tc>
      </w:tr>
      <w:tr w:rsidR="00673FF0" w:rsidRPr="00833388" w14:paraId="7D893925" w14:textId="77777777" w:rsidTr="006851B9">
        <w:trPr>
          <w:trHeight w:val="454"/>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613DB6"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70E6D578" w14:textId="77777777" w:rsidTr="006851B9">
        <w:trPr>
          <w:trHeight w:val="687"/>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622BF7" w14:textId="77777777" w:rsidR="00673FF0" w:rsidRPr="00833388" w:rsidRDefault="00673FF0" w:rsidP="00F85BA6">
            <w:pPr>
              <w:spacing w:line="276" w:lineRule="auto"/>
              <w:jc w:val="both"/>
              <w:rPr>
                <w:szCs w:val="26"/>
              </w:rPr>
            </w:pPr>
            <w:r w:rsidRPr="00833388">
              <w:rPr>
                <w:szCs w:val="26"/>
              </w:rPr>
              <w:t>3.1. Khu vực hiện tại không có dữ liệu dịch bệnh</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3D6F63" w14:textId="77777777" w:rsidR="00673FF0" w:rsidRPr="00833388" w:rsidRDefault="00673FF0" w:rsidP="00F85BA6">
            <w:pPr>
              <w:spacing w:line="276" w:lineRule="auto"/>
              <w:jc w:val="both"/>
              <w:rPr>
                <w:szCs w:val="26"/>
              </w:rPr>
            </w:pPr>
            <w:r w:rsidRPr="00833388">
              <w:rPr>
                <w:szCs w:val="26"/>
              </w:rPr>
              <w:t>3.1. Bản đồ hiển thị trống kèm thông báo: "Vùng này hiện an toàn."</w:t>
            </w:r>
          </w:p>
        </w:tc>
      </w:tr>
    </w:tbl>
    <w:p w14:paraId="629858C0" w14:textId="65DADB3B" w:rsidR="00673FF0" w:rsidRPr="00833388" w:rsidRDefault="006851B9" w:rsidP="006851B9">
      <w:pPr>
        <w:pStyle w:val="Caption"/>
        <w:rPr>
          <w:szCs w:val="26"/>
          <w:u w:val="single"/>
        </w:rPr>
      </w:pPr>
      <w:bookmarkStart w:id="115" w:name="_Toc232541215"/>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19</w:t>
      </w:r>
      <w:r w:rsidR="00982DA6">
        <w:rPr>
          <w:noProof/>
        </w:rPr>
        <w:fldChar w:fldCharType="end"/>
      </w:r>
      <w:r>
        <w:t xml:space="preserve"> </w:t>
      </w:r>
      <w:r w:rsidRPr="00833388">
        <w:rPr>
          <w:szCs w:val="26"/>
        </w:rPr>
        <w:t>Bảng đặc tả usecase bản đồ vùng dịch</w:t>
      </w:r>
      <w:bookmarkEnd w:id="115"/>
    </w:p>
    <w:p w14:paraId="099196D8" w14:textId="2C5A82D7" w:rsidR="00673FF0" w:rsidRPr="00833388" w:rsidRDefault="00673FF0" w:rsidP="00F85BA6">
      <w:pPr>
        <w:pStyle w:val="Heading3"/>
        <w:keepNext w:val="0"/>
        <w:keepLines w:val="0"/>
        <w:spacing w:before="0" w:after="0" w:line="276" w:lineRule="auto"/>
        <w:jc w:val="both"/>
        <w:rPr>
          <w:rFonts w:cs="Times New Roman"/>
          <w:b w:val="0"/>
          <w:bCs/>
          <w:color w:val="000000"/>
          <w:szCs w:val="26"/>
        </w:rPr>
      </w:pPr>
      <w:bookmarkStart w:id="116" w:name="_diofam71f9tx" w:colFirst="0" w:colLast="0"/>
      <w:bookmarkStart w:id="117" w:name="_Toc232669929"/>
      <w:bookmarkEnd w:id="116"/>
      <w:r w:rsidRPr="00833388">
        <w:rPr>
          <w:rFonts w:cs="Times New Roman"/>
          <w:bCs/>
          <w:color w:val="000000"/>
          <w:szCs w:val="26"/>
        </w:rPr>
        <w:t>Đặc tả chức năng lịch trình chăm sóc cây trồng</w:t>
      </w:r>
      <w:bookmarkEnd w:id="117"/>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8925"/>
      </w:tblGrid>
      <w:tr w:rsidR="00673FF0" w:rsidRPr="00833388" w14:paraId="28ED0786" w14:textId="77777777" w:rsidTr="006851B9">
        <w:trPr>
          <w:trHeight w:val="346"/>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F7EA87" w14:textId="77777777" w:rsidR="00673FF0" w:rsidRPr="00833388" w:rsidRDefault="00673FF0" w:rsidP="00F85BA6">
            <w:pPr>
              <w:spacing w:line="276" w:lineRule="auto"/>
              <w:jc w:val="both"/>
              <w:rPr>
                <w:szCs w:val="26"/>
                <w:lang w:val="vi-VN"/>
              </w:rPr>
            </w:pPr>
            <w:r w:rsidRPr="00833388">
              <w:rPr>
                <w:b/>
                <w:bCs/>
                <w:szCs w:val="26"/>
              </w:rPr>
              <w:t xml:space="preserve">Mã Usecase: </w:t>
            </w:r>
            <w:r w:rsidRPr="00833388">
              <w:rPr>
                <w:szCs w:val="26"/>
              </w:rPr>
              <w:t>UC-</w:t>
            </w:r>
            <w:r w:rsidRPr="00833388">
              <w:rPr>
                <w:szCs w:val="26"/>
                <w:lang w:val="vi-VN"/>
              </w:rPr>
              <w:t>19</w:t>
            </w:r>
          </w:p>
        </w:tc>
      </w:tr>
      <w:tr w:rsidR="00673FF0" w:rsidRPr="00833388" w14:paraId="301B92BC" w14:textId="77777777" w:rsidTr="006851B9">
        <w:trPr>
          <w:trHeight w:val="266"/>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466849" w14:textId="77777777" w:rsidR="00673FF0" w:rsidRPr="00833388" w:rsidRDefault="00673FF0" w:rsidP="00F85BA6">
            <w:pPr>
              <w:spacing w:line="276" w:lineRule="auto"/>
              <w:jc w:val="both"/>
              <w:rPr>
                <w:szCs w:val="26"/>
              </w:rPr>
            </w:pPr>
            <w:r w:rsidRPr="00833388">
              <w:rPr>
                <w:b/>
                <w:bCs/>
                <w:szCs w:val="26"/>
              </w:rPr>
              <w:t xml:space="preserve">Tên Usecase: </w:t>
            </w:r>
            <w:r w:rsidRPr="00833388">
              <w:rPr>
                <w:szCs w:val="26"/>
              </w:rPr>
              <w:t>Lịch trình chăm sóc cây trồng</w:t>
            </w:r>
          </w:p>
        </w:tc>
      </w:tr>
      <w:tr w:rsidR="00673FF0" w:rsidRPr="00833388" w14:paraId="1C8C7490" w14:textId="77777777" w:rsidTr="006851B9">
        <w:trPr>
          <w:trHeight w:val="327"/>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D90473" w14:textId="77777777" w:rsidR="00673FF0" w:rsidRPr="00833388" w:rsidRDefault="00673FF0" w:rsidP="00F85BA6">
            <w:pPr>
              <w:spacing w:line="276" w:lineRule="auto"/>
              <w:jc w:val="both"/>
              <w:rPr>
                <w:szCs w:val="26"/>
              </w:rPr>
            </w:pPr>
            <w:r w:rsidRPr="00833388">
              <w:rPr>
                <w:b/>
                <w:bCs/>
                <w:szCs w:val="26"/>
              </w:rPr>
              <w:t xml:space="preserve">Mô tả: </w:t>
            </w:r>
            <w:r w:rsidRPr="00833388">
              <w:rPr>
                <w:szCs w:val="26"/>
              </w:rPr>
              <w:t>Lập lịch nhắc nhở tưới nước, bón phân dựa trên tình trạng sau chẩn đoán</w:t>
            </w:r>
          </w:p>
        </w:tc>
      </w:tr>
      <w:tr w:rsidR="00673FF0" w:rsidRPr="00833388" w14:paraId="395E04A7" w14:textId="77777777" w:rsidTr="006851B9">
        <w:trPr>
          <w:trHeight w:val="327"/>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608869" w14:textId="77777777" w:rsidR="00673FF0" w:rsidRPr="00833388" w:rsidRDefault="00673FF0" w:rsidP="00F85BA6">
            <w:pPr>
              <w:spacing w:line="276" w:lineRule="auto"/>
              <w:jc w:val="both"/>
              <w:rPr>
                <w:szCs w:val="26"/>
              </w:rPr>
            </w:pPr>
            <w:r w:rsidRPr="00833388">
              <w:rPr>
                <w:b/>
                <w:bCs/>
                <w:szCs w:val="26"/>
              </w:rPr>
              <w:t xml:space="preserve">Tác nhân: </w:t>
            </w:r>
            <w:r w:rsidRPr="00833388">
              <w:rPr>
                <w:szCs w:val="26"/>
              </w:rPr>
              <w:t xml:space="preserve"> Người dùng</w:t>
            </w:r>
          </w:p>
        </w:tc>
      </w:tr>
      <w:tr w:rsidR="00673FF0" w:rsidRPr="00833388" w14:paraId="06A2D402" w14:textId="77777777" w:rsidTr="006851B9">
        <w:trPr>
          <w:trHeight w:val="404"/>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E552B5" w14:textId="77777777" w:rsidR="00673FF0" w:rsidRPr="00833388" w:rsidRDefault="00673FF0" w:rsidP="00F85BA6">
            <w:pPr>
              <w:spacing w:line="276" w:lineRule="auto"/>
              <w:jc w:val="both"/>
              <w:rPr>
                <w:szCs w:val="26"/>
              </w:rPr>
            </w:pPr>
            <w:r w:rsidRPr="00833388">
              <w:rPr>
                <w:b/>
                <w:bCs/>
                <w:szCs w:val="26"/>
              </w:rPr>
              <w:t xml:space="preserve">Tiền điều kiện: </w:t>
            </w:r>
            <w:r w:rsidRPr="00833388">
              <w:rPr>
                <w:szCs w:val="26"/>
              </w:rPr>
              <w:t>Đã thực hiện chẩn đoán ít nhất 1 lần</w:t>
            </w:r>
          </w:p>
        </w:tc>
      </w:tr>
      <w:tr w:rsidR="00673FF0" w:rsidRPr="00833388" w14:paraId="72ABED45" w14:textId="77777777" w:rsidTr="006851B9">
        <w:trPr>
          <w:trHeight w:val="268"/>
        </w:trPr>
        <w:tc>
          <w:tcPr>
            <w:tcW w:w="8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ABF392" w14:textId="77777777" w:rsidR="00673FF0" w:rsidRPr="00833388" w:rsidRDefault="00673FF0" w:rsidP="00F85BA6">
            <w:pPr>
              <w:spacing w:line="276" w:lineRule="auto"/>
              <w:jc w:val="both"/>
              <w:rPr>
                <w:szCs w:val="26"/>
              </w:rPr>
            </w:pPr>
            <w:r w:rsidRPr="00833388">
              <w:rPr>
                <w:b/>
                <w:bCs/>
                <w:szCs w:val="26"/>
              </w:rPr>
              <w:t xml:space="preserve">Hậu điều kiện: </w:t>
            </w:r>
            <w:r w:rsidRPr="00833388">
              <w:rPr>
                <w:szCs w:val="26"/>
              </w:rPr>
              <w:t>Lịch trình được tạo và lưu vào SQL Database/Local Calendar</w:t>
            </w:r>
          </w:p>
        </w:tc>
      </w:tr>
    </w:tbl>
    <w:p w14:paraId="2E03F2FE" w14:textId="77777777" w:rsidR="006851B9" w:rsidRDefault="006851B9">
      <w:r>
        <w:lastRenderedPageBreak/>
        <w:br w:type="page"/>
      </w: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45"/>
      </w:tblGrid>
      <w:tr w:rsidR="00673FF0" w:rsidRPr="00833388" w14:paraId="328063AD" w14:textId="77777777" w:rsidTr="006851B9">
        <w:trPr>
          <w:trHeight w:val="343"/>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BA69F9" w14:textId="360662AA" w:rsidR="00673FF0" w:rsidRPr="00833388" w:rsidRDefault="00673FF0" w:rsidP="00F85BA6">
            <w:pPr>
              <w:spacing w:line="276" w:lineRule="auto"/>
              <w:jc w:val="both"/>
              <w:rPr>
                <w:b/>
                <w:bCs/>
                <w:szCs w:val="26"/>
              </w:rPr>
            </w:pPr>
            <w:r w:rsidRPr="00833388">
              <w:rPr>
                <w:b/>
                <w:bCs/>
                <w:szCs w:val="26"/>
              </w:rPr>
              <w:lastRenderedPageBreak/>
              <w:t>Luồng sự kiện chính</w:t>
            </w:r>
          </w:p>
        </w:tc>
      </w:tr>
      <w:tr w:rsidR="00673FF0" w:rsidRPr="00833388" w14:paraId="7D5B5F3C"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7CC51C" w14:textId="77777777" w:rsidR="00673FF0" w:rsidRPr="00833388" w:rsidRDefault="00673FF0" w:rsidP="00F85BA6">
            <w:pPr>
              <w:spacing w:line="276" w:lineRule="auto"/>
              <w:jc w:val="both"/>
              <w:rPr>
                <w:b/>
                <w:bCs/>
                <w:szCs w:val="26"/>
              </w:rPr>
            </w:pPr>
            <w:r w:rsidRPr="00833388">
              <w:rPr>
                <w:b/>
                <w:bCs/>
                <w:szCs w:val="26"/>
              </w:rPr>
              <w:t>Tác nhân</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A26DCF" w14:textId="77777777" w:rsidR="00673FF0" w:rsidRPr="00833388" w:rsidRDefault="00673FF0" w:rsidP="00F85BA6">
            <w:pPr>
              <w:spacing w:line="276" w:lineRule="auto"/>
              <w:jc w:val="both"/>
              <w:rPr>
                <w:b/>
                <w:bCs/>
                <w:szCs w:val="26"/>
              </w:rPr>
            </w:pPr>
            <w:r w:rsidRPr="00833388">
              <w:rPr>
                <w:b/>
                <w:bCs/>
                <w:szCs w:val="26"/>
              </w:rPr>
              <w:t>Hệ thống</w:t>
            </w:r>
          </w:p>
        </w:tc>
      </w:tr>
      <w:tr w:rsidR="00673FF0" w:rsidRPr="00833388" w14:paraId="13F7CBEE"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618B1B" w14:textId="77777777" w:rsidR="00673FF0" w:rsidRPr="00833388" w:rsidRDefault="00673FF0" w:rsidP="00F85BA6">
            <w:pPr>
              <w:spacing w:line="276" w:lineRule="auto"/>
              <w:jc w:val="both"/>
              <w:rPr>
                <w:szCs w:val="26"/>
              </w:rPr>
            </w:pPr>
            <w:r w:rsidRPr="00833388">
              <w:rPr>
                <w:szCs w:val="26"/>
              </w:rPr>
              <w:t>1. Người dùng chọn "Lập lịch chăm sóc" sau khi nhận kết quả bệnh</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226133" w14:textId="77777777" w:rsidR="00673FF0" w:rsidRPr="00833388" w:rsidRDefault="00673FF0" w:rsidP="00F85BA6">
            <w:pPr>
              <w:spacing w:line="276" w:lineRule="auto"/>
              <w:jc w:val="both"/>
              <w:rPr>
                <w:szCs w:val="26"/>
              </w:rPr>
            </w:pPr>
            <w:r w:rsidRPr="00833388">
              <w:rPr>
                <w:szCs w:val="26"/>
              </w:rPr>
              <w:t>2. Hệ thống đề xuất lịch trình mẫu (ví dụ: bón thuốc sau 3 ngày)</w:t>
            </w:r>
          </w:p>
        </w:tc>
      </w:tr>
      <w:tr w:rsidR="00673FF0" w:rsidRPr="00833388" w14:paraId="73C0913F"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571A3E" w14:textId="77777777" w:rsidR="00673FF0" w:rsidRPr="00833388" w:rsidRDefault="00673FF0" w:rsidP="00F85BA6">
            <w:pPr>
              <w:spacing w:line="276" w:lineRule="auto"/>
              <w:jc w:val="both"/>
              <w:rPr>
                <w:szCs w:val="26"/>
              </w:rPr>
            </w:pPr>
            <w:r w:rsidRPr="00833388">
              <w:rPr>
                <w:szCs w:val="26"/>
              </w:rPr>
              <w:t>3. Người dùng điều chỉnh thời gian và nhấn "Lưu lịch"</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967984" w14:textId="77777777" w:rsidR="00673FF0" w:rsidRPr="00833388" w:rsidRDefault="00673FF0" w:rsidP="00F85BA6">
            <w:pPr>
              <w:spacing w:line="276" w:lineRule="auto"/>
              <w:jc w:val="both"/>
              <w:rPr>
                <w:szCs w:val="26"/>
              </w:rPr>
            </w:pPr>
            <w:r w:rsidRPr="00833388">
              <w:rPr>
                <w:szCs w:val="26"/>
              </w:rPr>
              <w:t>4. Hệ thống lưu lịch hẹn vào SQL và đồng bộ với bộ nhắc nhở trên iOS</w:t>
            </w:r>
          </w:p>
        </w:tc>
      </w:tr>
      <w:tr w:rsidR="00673FF0" w:rsidRPr="00833388" w14:paraId="6800968F" w14:textId="77777777" w:rsidTr="00023942">
        <w:trPr>
          <w:trHeight w:val="5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9104FD" w14:textId="77777777" w:rsidR="00673FF0" w:rsidRPr="00833388" w:rsidRDefault="00673FF0" w:rsidP="00F85BA6">
            <w:pPr>
              <w:spacing w:line="276" w:lineRule="auto"/>
              <w:jc w:val="both"/>
              <w:rPr>
                <w:szCs w:val="26"/>
              </w:rPr>
            </w:pP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793559" w14:textId="77777777" w:rsidR="00673FF0" w:rsidRPr="00833388" w:rsidRDefault="00673FF0" w:rsidP="00F85BA6">
            <w:pPr>
              <w:spacing w:line="276" w:lineRule="auto"/>
              <w:jc w:val="both"/>
              <w:rPr>
                <w:szCs w:val="26"/>
              </w:rPr>
            </w:pPr>
            <w:r w:rsidRPr="00833388">
              <w:rPr>
                <w:szCs w:val="26"/>
              </w:rPr>
              <w:t>5. Hiển thị thông báo: "Đã thêm lịch nhắc nhở chăm sóc cây."</w:t>
            </w:r>
          </w:p>
        </w:tc>
      </w:tr>
      <w:tr w:rsidR="00673FF0" w:rsidRPr="00833388" w14:paraId="10CF4BDD" w14:textId="77777777" w:rsidTr="003B5593">
        <w:trPr>
          <w:trHeight w:val="465"/>
        </w:trPr>
        <w:tc>
          <w:tcPr>
            <w:tcW w:w="89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9CD61F" w14:textId="77777777" w:rsidR="00673FF0" w:rsidRPr="00833388" w:rsidRDefault="00673FF0" w:rsidP="00F85BA6">
            <w:pPr>
              <w:spacing w:line="276" w:lineRule="auto"/>
              <w:jc w:val="both"/>
              <w:rPr>
                <w:b/>
                <w:bCs/>
                <w:szCs w:val="26"/>
              </w:rPr>
            </w:pPr>
            <w:r w:rsidRPr="00833388">
              <w:rPr>
                <w:b/>
                <w:bCs/>
                <w:szCs w:val="26"/>
              </w:rPr>
              <w:t>Luồng sự kiện thay thế</w:t>
            </w:r>
          </w:p>
        </w:tc>
      </w:tr>
      <w:tr w:rsidR="00673FF0" w:rsidRPr="00833388" w14:paraId="301D750E" w14:textId="77777777" w:rsidTr="00023942">
        <w:trPr>
          <w:trHeight w:val="855"/>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9E26A3" w14:textId="77777777" w:rsidR="00673FF0" w:rsidRPr="00833388" w:rsidRDefault="00673FF0" w:rsidP="00F85BA6">
            <w:pPr>
              <w:spacing w:line="276" w:lineRule="auto"/>
              <w:jc w:val="both"/>
              <w:rPr>
                <w:szCs w:val="26"/>
              </w:rPr>
            </w:pPr>
            <w:r w:rsidRPr="00833388">
              <w:rPr>
                <w:szCs w:val="26"/>
              </w:rPr>
              <w:t>3.1. Người dùng chọn thời gian trong quá khứ</w:t>
            </w:r>
          </w:p>
        </w:tc>
        <w:tc>
          <w:tcPr>
            <w:tcW w:w="54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3D34BF" w14:textId="77777777" w:rsidR="00673FF0" w:rsidRPr="00833388" w:rsidRDefault="00673FF0" w:rsidP="00F85BA6">
            <w:pPr>
              <w:spacing w:line="276" w:lineRule="auto"/>
              <w:jc w:val="both"/>
              <w:rPr>
                <w:szCs w:val="26"/>
              </w:rPr>
            </w:pPr>
            <w:r w:rsidRPr="00833388">
              <w:rPr>
                <w:szCs w:val="26"/>
              </w:rPr>
              <w:t>3.1. Hệ thống báo lỗi và yêu cầu chọn lại thời gian hợp lệ</w:t>
            </w:r>
          </w:p>
        </w:tc>
      </w:tr>
    </w:tbl>
    <w:p w14:paraId="752062B0" w14:textId="7A586FCF" w:rsidR="00673FF0" w:rsidRPr="00833388" w:rsidRDefault="003B5593" w:rsidP="003B5593">
      <w:pPr>
        <w:pStyle w:val="Caption"/>
        <w:rPr>
          <w:szCs w:val="26"/>
          <w:u w:val="single"/>
        </w:rPr>
      </w:pPr>
      <w:bookmarkStart w:id="118" w:name="_Toc232541216"/>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20</w:t>
      </w:r>
      <w:r w:rsidR="00982DA6">
        <w:rPr>
          <w:noProof/>
        </w:rPr>
        <w:fldChar w:fldCharType="end"/>
      </w:r>
      <w:r w:rsidRPr="00833388">
        <w:rPr>
          <w:szCs w:val="26"/>
        </w:rPr>
        <w:t xml:space="preserve"> Bảng đặc tả usecase lịch trình chăm sóc cây trồng</w:t>
      </w:r>
      <w:bookmarkEnd w:id="118"/>
    </w:p>
    <w:p w14:paraId="7676FA83" w14:textId="5E15AACA" w:rsidR="00673FF0" w:rsidRPr="00833388" w:rsidRDefault="00673FF0" w:rsidP="003B5593">
      <w:pPr>
        <w:pStyle w:val="Heading2"/>
      </w:pPr>
      <w:bookmarkStart w:id="119" w:name="_Toc232669930"/>
      <w:r w:rsidRPr="00833388">
        <w:t>Biểu đồ hoạt động</w:t>
      </w:r>
      <w:bookmarkEnd w:id="119"/>
      <w:r w:rsidRPr="00833388">
        <w:t xml:space="preserve"> </w:t>
      </w:r>
    </w:p>
    <w:p w14:paraId="2C2798AB" w14:textId="77777777" w:rsidR="00673FF0" w:rsidRPr="003B5593" w:rsidRDefault="00673FF0" w:rsidP="00F85BA6">
      <w:pPr>
        <w:spacing w:line="276" w:lineRule="auto"/>
        <w:jc w:val="both"/>
        <w:rPr>
          <w:b/>
          <w:bCs/>
          <w:szCs w:val="26"/>
          <w:u w:val="single"/>
        </w:rPr>
      </w:pPr>
      <w:r w:rsidRPr="003B5593">
        <w:rPr>
          <w:b/>
          <w:bCs/>
          <w:szCs w:val="26"/>
          <w:u w:val="single"/>
        </w:rPr>
        <w:t>Nhóm 1: Quản lý tài khoản</w:t>
      </w:r>
    </w:p>
    <w:p w14:paraId="5AF18155" w14:textId="08936CBD" w:rsidR="00F73565" w:rsidRDefault="00673FF0" w:rsidP="00F73565">
      <w:pPr>
        <w:pStyle w:val="Heading3"/>
      </w:pPr>
      <w:bookmarkStart w:id="120" w:name="_Toc232669931"/>
      <w:r w:rsidRPr="00833388">
        <w:t>Đăng ký tài khoản</w:t>
      </w:r>
      <w:bookmarkEnd w:id="120"/>
    </w:p>
    <w:p w14:paraId="1ABF4D3A" w14:textId="77777777" w:rsidR="00F73565" w:rsidRPr="00F73565" w:rsidRDefault="00F73565" w:rsidP="00F73565"/>
    <w:p w14:paraId="712111B4" w14:textId="77777777" w:rsidR="008562E3" w:rsidRPr="008562E3" w:rsidRDefault="008562E3" w:rsidP="008562E3"/>
    <w:p w14:paraId="4BC22D7A" w14:textId="3802773F" w:rsidR="008562E3" w:rsidRDefault="008562E3" w:rsidP="008562E3">
      <w:r w:rsidRPr="00833388">
        <w:rPr>
          <w:noProof/>
          <w:szCs w:val="26"/>
          <w:u w:val="single"/>
        </w:rPr>
        <w:lastRenderedPageBreak/>
        <w:drawing>
          <wp:inline distT="114300" distB="114300" distL="114300" distR="114300" wp14:anchorId="0413852D" wp14:editId="7BE8BD0D">
            <wp:extent cx="5418000" cy="5097600"/>
            <wp:effectExtent l="0" t="0" r="0" b="8255"/>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31"/>
                    <a:srcRect l="1718" r="2271" b="1926"/>
                    <a:stretch/>
                  </pic:blipFill>
                  <pic:spPr bwMode="auto">
                    <a:xfrm>
                      <a:off x="0" y="0"/>
                      <a:ext cx="5418000" cy="5097600"/>
                    </a:xfrm>
                    <a:prstGeom prst="rect">
                      <a:avLst/>
                    </a:prstGeom>
                    <a:ln>
                      <a:noFill/>
                    </a:ln>
                    <a:extLst>
                      <a:ext uri="{53640926-AAD7-44D8-BBD7-CCE9431645EC}">
                        <a14:shadowObscured xmlns:a14="http://schemas.microsoft.com/office/drawing/2010/main"/>
                      </a:ext>
                    </a:extLst>
                  </pic:spPr>
                </pic:pic>
              </a:graphicData>
            </a:graphic>
          </wp:inline>
        </w:drawing>
      </w:r>
    </w:p>
    <w:p w14:paraId="51A5892C" w14:textId="7CBFA141" w:rsidR="00F73565" w:rsidRDefault="00F73565" w:rsidP="008562E3"/>
    <w:p w14:paraId="5CF1E4E2" w14:textId="11FE442B" w:rsidR="00F73565" w:rsidRPr="008562E3" w:rsidRDefault="00F73565" w:rsidP="00F73565">
      <w:pPr>
        <w:pStyle w:val="Caption"/>
      </w:pPr>
      <w:bookmarkStart w:id="121" w:name="_Toc232541653"/>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8</w:t>
      </w:r>
      <w:r>
        <w:rPr>
          <w:noProof/>
        </w:rPr>
        <w:fldChar w:fldCharType="end"/>
      </w:r>
      <w:r>
        <w:t xml:space="preserve"> </w:t>
      </w:r>
      <w:r w:rsidRPr="00F73565">
        <w:t>Biểu đồ hoạt động chức năng đăng ký</w:t>
      </w:r>
      <w:bookmarkEnd w:id="121"/>
    </w:p>
    <w:p w14:paraId="19589228" w14:textId="3FF248C5" w:rsidR="00673FF0" w:rsidRDefault="003B5593" w:rsidP="004E1B05">
      <w:pPr>
        <w:pStyle w:val="Heading3"/>
      </w:pPr>
      <w:r>
        <w:lastRenderedPageBreak/>
        <w:tab/>
      </w:r>
      <w:bookmarkStart w:id="122" w:name="_Toc232669932"/>
      <w:r w:rsidR="004E1B05">
        <w:rPr>
          <w:bCs/>
        </w:rPr>
        <w:t>Đ</w:t>
      </w:r>
      <w:r w:rsidR="00673FF0" w:rsidRPr="00833388">
        <w:t>ăng nhập tài khoản</w:t>
      </w:r>
      <w:bookmarkEnd w:id="122"/>
    </w:p>
    <w:p w14:paraId="72306C85" w14:textId="50E9E45A" w:rsidR="00673FF0" w:rsidRPr="00833388" w:rsidRDefault="003B5593" w:rsidP="003B5593">
      <w:pPr>
        <w:pStyle w:val="Caption"/>
        <w:rPr>
          <w:szCs w:val="26"/>
        </w:rPr>
      </w:pPr>
      <w:bookmarkStart w:id="123" w:name="_Toc232541654"/>
      <w:r w:rsidRPr="00833388">
        <w:rPr>
          <w:noProof/>
          <w:szCs w:val="26"/>
        </w:rPr>
        <w:drawing>
          <wp:inline distT="114300" distB="114300" distL="114300" distR="114300" wp14:anchorId="194DD1F4" wp14:editId="5EDD2F6C">
            <wp:extent cx="5403215" cy="5540991"/>
            <wp:effectExtent l="0" t="0" r="6985" b="3175"/>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416807" cy="5554930"/>
                    </a:xfrm>
                    <a:prstGeom prst="rect">
                      <a:avLst/>
                    </a:prstGeom>
                    <a:ln/>
                  </pic:spPr>
                </pic:pic>
              </a:graphicData>
            </a:graphic>
          </wp:inline>
        </w:drawing>
      </w:r>
      <w:r w:rsidR="00673FF0" w:rsidRPr="00833388">
        <w:rPr>
          <w:szCs w:val="26"/>
        </w:rPr>
        <w:t xml:space="preserve"> </w:t>
      </w:r>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9</w:t>
      </w:r>
      <w:r w:rsidR="00F73565">
        <w:rPr>
          <w:noProof/>
        </w:rPr>
        <w:fldChar w:fldCharType="end"/>
      </w:r>
      <w:r>
        <w:t xml:space="preserve"> </w:t>
      </w:r>
      <w:r w:rsidR="00673FF0" w:rsidRPr="00833388">
        <w:rPr>
          <w:szCs w:val="26"/>
        </w:rPr>
        <w:t>Biểu đồ hoạt động chức năng đăng nhập</w:t>
      </w:r>
      <w:bookmarkEnd w:id="123"/>
    </w:p>
    <w:p w14:paraId="46C03143" w14:textId="77777777" w:rsidR="00673FF0" w:rsidRPr="00833388" w:rsidRDefault="00673FF0" w:rsidP="00F85BA6">
      <w:pPr>
        <w:spacing w:line="276" w:lineRule="auto"/>
        <w:jc w:val="both"/>
        <w:rPr>
          <w:szCs w:val="26"/>
        </w:rPr>
      </w:pPr>
    </w:p>
    <w:p w14:paraId="562EB66C" w14:textId="50F251E1" w:rsidR="00673FF0" w:rsidRPr="00833388" w:rsidRDefault="00673FF0" w:rsidP="003B5593">
      <w:pPr>
        <w:pStyle w:val="Heading3"/>
      </w:pPr>
      <w:bookmarkStart w:id="124" w:name="_Toc232669933"/>
      <w:r w:rsidRPr="00833388">
        <w:lastRenderedPageBreak/>
        <w:t>Quên mật khẩu</w:t>
      </w:r>
      <w:bookmarkEnd w:id="124"/>
      <w:r w:rsidRPr="00833388">
        <w:t xml:space="preserve"> </w:t>
      </w:r>
    </w:p>
    <w:p w14:paraId="59193A54"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3F71A75E" wp14:editId="033A120C">
            <wp:extent cx="5730875" cy="5022376"/>
            <wp:effectExtent l="0" t="0" r="3175" b="6985"/>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734893" cy="5025897"/>
                    </a:xfrm>
                    <a:prstGeom prst="rect">
                      <a:avLst/>
                    </a:prstGeom>
                    <a:ln/>
                  </pic:spPr>
                </pic:pic>
              </a:graphicData>
            </a:graphic>
          </wp:inline>
        </w:drawing>
      </w:r>
    </w:p>
    <w:p w14:paraId="37DF9457" w14:textId="5ABA2B9E" w:rsidR="00673FF0" w:rsidRPr="00833388" w:rsidRDefault="003B5593" w:rsidP="003B5593">
      <w:pPr>
        <w:pStyle w:val="Caption"/>
        <w:rPr>
          <w:szCs w:val="26"/>
        </w:rPr>
      </w:pPr>
      <w:bookmarkStart w:id="125" w:name="_Toc232541655"/>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10</w:t>
      </w:r>
      <w:r w:rsidR="00F73565">
        <w:rPr>
          <w:noProof/>
        </w:rPr>
        <w:fldChar w:fldCharType="end"/>
      </w:r>
      <w:r>
        <w:t xml:space="preserve"> </w:t>
      </w:r>
      <w:r w:rsidR="00673FF0" w:rsidRPr="00833388">
        <w:rPr>
          <w:szCs w:val="26"/>
        </w:rPr>
        <w:t>Biểu đồ hoạt động chức năng quên mật khẩu</w:t>
      </w:r>
      <w:bookmarkEnd w:id="125"/>
    </w:p>
    <w:p w14:paraId="4E4A910F" w14:textId="77777777" w:rsidR="003B5593" w:rsidRDefault="003B5593" w:rsidP="00F85BA6">
      <w:pPr>
        <w:spacing w:line="276" w:lineRule="auto"/>
        <w:jc w:val="both"/>
        <w:rPr>
          <w:b/>
          <w:bCs/>
          <w:szCs w:val="26"/>
          <w:u w:val="single"/>
        </w:rPr>
      </w:pPr>
    </w:p>
    <w:p w14:paraId="6036A0D3" w14:textId="77777777" w:rsidR="003B5593" w:rsidRDefault="003B5593">
      <w:pPr>
        <w:spacing w:after="160" w:line="278" w:lineRule="auto"/>
        <w:rPr>
          <w:b/>
          <w:bCs/>
          <w:szCs w:val="26"/>
          <w:u w:val="single"/>
        </w:rPr>
      </w:pPr>
      <w:r>
        <w:rPr>
          <w:b/>
          <w:bCs/>
          <w:szCs w:val="26"/>
          <w:u w:val="single"/>
        </w:rPr>
        <w:br w:type="page"/>
      </w:r>
    </w:p>
    <w:p w14:paraId="22775B16" w14:textId="1DABBB21" w:rsidR="00673FF0" w:rsidRPr="003B5593" w:rsidRDefault="00673FF0" w:rsidP="00F85BA6">
      <w:pPr>
        <w:spacing w:line="276" w:lineRule="auto"/>
        <w:jc w:val="both"/>
        <w:rPr>
          <w:b/>
          <w:bCs/>
          <w:szCs w:val="26"/>
          <w:u w:val="single"/>
        </w:rPr>
      </w:pPr>
      <w:r w:rsidRPr="003B5593">
        <w:rPr>
          <w:b/>
          <w:bCs/>
          <w:szCs w:val="26"/>
          <w:u w:val="single"/>
        </w:rPr>
        <w:lastRenderedPageBreak/>
        <w:t>Nhóm 2: Chẩn đoán bệnh</w:t>
      </w:r>
    </w:p>
    <w:p w14:paraId="62EA408C" w14:textId="66712C42" w:rsidR="00673FF0" w:rsidRDefault="00673FF0" w:rsidP="003B5593">
      <w:pPr>
        <w:pStyle w:val="Heading3"/>
      </w:pPr>
      <w:bookmarkStart w:id="126" w:name="_Toc232669934"/>
      <w:r w:rsidRPr="00833388">
        <w:t>Chụp/Tải ảnh lá cây</w:t>
      </w:r>
      <w:bookmarkEnd w:id="126"/>
    </w:p>
    <w:p w14:paraId="1EBBBAA4" w14:textId="77777777" w:rsidR="004E1B05" w:rsidRPr="004E1B05" w:rsidRDefault="004E1B05" w:rsidP="004E1B05"/>
    <w:p w14:paraId="4FBB30CC"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44F12E19" wp14:editId="4AD2C0CC">
            <wp:extent cx="5731200" cy="5565600"/>
            <wp:effectExtent l="0" t="0" r="3175"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731200" cy="5565600"/>
                    </a:xfrm>
                    <a:prstGeom prst="rect">
                      <a:avLst/>
                    </a:prstGeom>
                    <a:ln/>
                  </pic:spPr>
                </pic:pic>
              </a:graphicData>
            </a:graphic>
          </wp:inline>
        </w:drawing>
      </w:r>
    </w:p>
    <w:p w14:paraId="5B4BD833" w14:textId="011F69DF" w:rsidR="00673FF0" w:rsidRPr="00833388" w:rsidRDefault="004E1B05" w:rsidP="004E1B05">
      <w:pPr>
        <w:pStyle w:val="Caption"/>
        <w:rPr>
          <w:szCs w:val="26"/>
        </w:rPr>
      </w:pPr>
      <w:bookmarkStart w:id="127" w:name="_Toc232541656"/>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11</w:t>
      </w:r>
      <w:r w:rsidR="00F73565">
        <w:rPr>
          <w:noProof/>
        </w:rPr>
        <w:fldChar w:fldCharType="end"/>
      </w:r>
      <w:r>
        <w:t xml:space="preserve"> </w:t>
      </w:r>
      <w:r w:rsidR="00673FF0" w:rsidRPr="00833388">
        <w:rPr>
          <w:szCs w:val="26"/>
        </w:rPr>
        <w:t>Biểu đồ hoạt động chức năng chụp/tải ảnh lá cây</w:t>
      </w:r>
      <w:bookmarkEnd w:id="127"/>
    </w:p>
    <w:p w14:paraId="5552F722" w14:textId="32DB799C" w:rsidR="00673FF0" w:rsidRPr="00833388" w:rsidRDefault="00673FF0" w:rsidP="003F65EF">
      <w:pPr>
        <w:pStyle w:val="Heading3"/>
      </w:pPr>
      <w:bookmarkStart w:id="128" w:name="_Toc232669935"/>
      <w:r w:rsidRPr="00833388">
        <w:lastRenderedPageBreak/>
        <w:t>Phân loại bệnh</w:t>
      </w:r>
      <w:bookmarkEnd w:id="128"/>
    </w:p>
    <w:p w14:paraId="6ADFB535"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6B81A9BA" wp14:editId="3E673C05">
            <wp:extent cx="5401339" cy="3827720"/>
            <wp:effectExtent l="0" t="0" r="0" b="1905"/>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410604" cy="3834286"/>
                    </a:xfrm>
                    <a:prstGeom prst="rect">
                      <a:avLst/>
                    </a:prstGeom>
                    <a:ln/>
                  </pic:spPr>
                </pic:pic>
              </a:graphicData>
            </a:graphic>
          </wp:inline>
        </w:drawing>
      </w:r>
    </w:p>
    <w:p w14:paraId="264DF7B9" w14:textId="3478097A" w:rsidR="00673FF0" w:rsidRPr="00833388" w:rsidRDefault="003F65EF" w:rsidP="003F65EF">
      <w:pPr>
        <w:pStyle w:val="Caption"/>
        <w:rPr>
          <w:szCs w:val="26"/>
        </w:rPr>
      </w:pPr>
      <w:bookmarkStart w:id="129" w:name="_Toc232541657"/>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12</w:t>
      </w:r>
      <w:r w:rsidR="00F73565">
        <w:rPr>
          <w:noProof/>
        </w:rPr>
        <w:fldChar w:fldCharType="end"/>
      </w:r>
      <w:r>
        <w:t xml:space="preserve"> </w:t>
      </w:r>
      <w:r w:rsidR="00673FF0" w:rsidRPr="00833388">
        <w:rPr>
          <w:szCs w:val="26"/>
        </w:rPr>
        <w:t>Biểu đồ hoạt động chức năng phân loại bệnh</w:t>
      </w:r>
      <w:bookmarkEnd w:id="129"/>
    </w:p>
    <w:p w14:paraId="18254B20" w14:textId="5C24E61D" w:rsidR="00673FF0" w:rsidRDefault="00673FF0" w:rsidP="003F65EF">
      <w:pPr>
        <w:pStyle w:val="Heading3"/>
      </w:pPr>
      <w:bookmarkStart w:id="130" w:name="_Toc232669936"/>
      <w:r w:rsidRPr="00833388">
        <w:t>Báo cáo kết quả</w:t>
      </w:r>
      <w:bookmarkEnd w:id="130"/>
    </w:p>
    <w:p w14:paraId="0E9CBC55" w14:textId="77777777" w:rsidR="003F65EF" w:rsidRPr="003F65EF" w:rsidRDefault="003F65EF" w:rsidP="003F65EF"/>
    <w:p w14:paraId="69BFD913" w14:textId="77777777" w:rsidR="00673FF0" w:rsidRPr="00833388" w:rsidRDefault="00673FF0" w:rsidP="00F85BA6">
      <w:pPr>
        <w:spacing w:line="276" w:lineRule="auto"/>
        <w:jc w:val="both"/>
        <w:rPr>
          <w:szCs w:val="26"/>
        </w:rPr>
      </w:pPr>
      <w:r w:rsidRPr="00833388">
        <w:rPr>
          <w:noProof/>
          <w:szCs w:val="26"/>
        </w:rPr>
        <w:lastRenderedPageBreak/>
        <w:drawing>
          <wp:inline distT="114300" distB="114300" distL="114300" distR="114300" wp14:anchorId="43B031AD" wp14:editId="2DF1BB88">
            <wp:extent cx="5731200" cy="3402000"/>
            <wp:effectExtent l="0" t="0" r="3175" b="8255"/>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5731200" cy="3402000"/>
                    </a:xfrm>
                    <a:prstGeom prst="rect">
                      <a:avLst/>
                    </a:prstGeom>
                    <a:ln/>
                  </pic:spPr>
                </pic:pic>
              </a:graphicData>
            </a:graphic>
          </wp:inline>
        </w:drawing>
      </w:r>
    </w:p>
    <w:p w14:paraId="7FF78E8E" w14:textId="0B0CC94D" w:rsidR="00673FF0" w:rsidRPr="00833388" w:rsidRDefault="003F65EF" w:rsidP="003F65EF">
      <w:pPr>
        <w:pStyle w:val="Caption"/>
        <w:rPr>
          <w:szCs w:val="26"/>
        </w:rPr>
      </w:pPr>
      <w:bookmarkStart w:id="131" w:name="_Toc232541658"/>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13</w:t>
      </w:r>
      <w:r w:rsidR="00F73565">
        <w:rPr>
          <w:noProof/>
        </w:rPr>
        <w:fldChar w:fldCharType="end"/>
      </w:r>
      <w:r w:rsidR="00673FF0" w:rsidRPr="00833388">
        <w:rPr>
          <w:szCs w:val="26"/>
        </w:rPr>
        <w:t>Biểu đồ hoạt động chức năng báo cáo kết quả</w:t>
      </w:r>
      <w:bookmarkEnd w:id="131"/>
    </w:p>
    <w:p w14:paraId="3E2F0B2E" w14:textId="77777777" w:rsidR="00673FF0" w:rsidRPr="003F65EF" w:rsidRDefault="00673FF0" w:rsidP="00F85BA6">
      <w:pPr>
        <w:spacing w:line="276" w:lineRule="auto"/>
        <w:jc w:val="both"/>
        <w:rPr>
          <w:b/>
          <w:bCs/>
          <w:szCs w:val="26"/>
          <w:u w:val="single"/>
        </w:rPr>
      </w:pPr>
      <w:r w:rsidRPr="003F65EF">
        <w:rPr>
          <w:b/>
          <w:bCs/>
          <w:szCs w:val="26"/>
          <w:u w:val="single"/>
        </w:rPr>
        <w:t>Nhóm 3: Lưu trữ &amp; Tra cứu</w:t>
      </w:r>
    </w:p>
    <w:p w14:paraId="213A8B49" w14:textId="548A1DED" w:rsidR="00673FF0" w:rsidRPr="00833388" w:rsidRDefault="00673FF0" w:rsidP="003F65EF">
      <w:pPr>
        <w:pStyle w:val="Heading3"/>
      </w:pPr>
      <w:bookmarkStart w:id="132" w:name="_Toc232669937"/>
      <w:r w:rsidRPr="00833388">
        <w:t>Lưu lịch sử chẩn đoán</w:t>
      </w:r>
      <w:bookmarkEnd w:id="132"/>
    </w:p>
    <w:p w14:paraId="5DFE4097"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031EAD5D" wp14:editId="4AED6E8C">
            <wp:extent cx="5731200" cy="26162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731200" cy="2616200"/>
                    </a:xfrm>
                    <a:prstGeom prst="rect">
                      <a:avLst/>
                    </a:prstGeom>
                    <a:ln/>
                  </pic:spPr>
                </pic:pic>
              </a:graphicData>
            </a:graphic>
          </wp:inline>
        </w:drawing>
      </w:r>
    </w:p>
    <w:p w14:paraId="7E00CF39" w14:textId="4044F9E0" w:rsidR="00673FF0" w:rsidRPr="00833388" w:rsidRDefault="003F65EF" w:rsidP="003F65EF">
      <w:pPr>
        <w:pStyle w:val="Caption"/>
        <w:rPr>
          <w:szCs w:val="26"/>
        </w:rPr>
      </w:pPr>
      <w:bookmarkStart w:id="133" w:name="_Toc232541659"/>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14</w:t>
      </w:r>
      <w:r w:rsidR="00F73565">
        <w:rPr>
          <w:noProof/>
        </w:rPr>
        <w:fldChar w:fldCharType="end"/>
      </w:r>
      <w:r>
        <w:t xml:space="preserve"> </w:t>
      </w:r>
      <w:r w:rsidR="00673FF0" w:rsidRPr="00833388">
        <w:rPr>
          <w:szCs w:val="26"/>
        </w:rPr>
        <w:t>Biểu đồ hoạt động chức năng lưu lịch sử chẩn đoán</w:t>
      </w:r>
      <w:bookmarkEnd w:id="133"/>
    </w:p>
    <w:p w14:paraId="001AACE8" w14:textId="77777777" w:rsidR="00673FF0" w:rsidRPr="00833388" w:rsidRDefault="00673FF0" w:rsidP="00F85BA6">
      <w:pPr>
        <w:spacing w:line="276" w:lineRule="auto"/>
        <w:jc w:val="both"/>
        <w:rPr>
          <w:szCs w:val="26"/>
        </w:rPr>
      </w:pPr>
    </w:p>
    <w:p w14:paraId="1A67E2AD" w14:textId="51AADDA5" w:rsidR="00673FF0" w:rsidRPr="00833388" w:rsidRDefault="00673FF0" w:rsidP="003F65EF">
      <w:pPr>
        <w:pStyle w:val="Heading3"/>
      </w:pPr>
      <w:bookmarkStart w:id="134" w:name="_Toc232669938"/>
      <w:r w:rsidRPr="00833388">
        <w:lastRenderedPageBreak/>
        <w:t>Xem và Lọc lịch sử</w:t>
      </w:r>
      <w:bookmarkEnd w:id="134"/>
    </w:p>
    <w:p w14:paraId="1E6FC8A3"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11B6DFAF" wp14:editId="2FAFF97E">
            <wp:extent cx="5731200" cy="3975100"/>
            <wp:effectExtent l="0" t="0" r="0" b="0"/>
            <wp:docPr id="44051770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5731200" cy="3975100"/>
                    </a:xfrm>
                    <a:prstGeom prst="rect">
                      <a:avLst/>
                    </a:prstGeom>
                    <a:ln/>
                  </pic:spPr>
                </pic:pic>
              </a:graphicData>
            </a:graphic>
          </wp:inline>
        </w:drawing>
      </w:r>
    </w:p>
    <w:p w14:paraId="23BA4F62" w14:textId="3A5DF43F" w:rsidR="00673FF0" w:rsidRPr="00833388" w:rsidRDefault="003F65EF" w:rsidP="003F65EF">
      <w:pPr>
        <w:pStyle w:val="Caption"/>
        <w:rPr>
          <w:szCs w:val="26"/>
        </w:rPr>
      </w:pPr>
      <w:bookmarkStart w:id="135" w:name="_Toc232541660"/>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15</w:t>
      </w:r>
      <w:r w:rsidR="00F73565">
        <w:rPr>
          <w:noProof/>
        </w:rPr>
        <w:fldChar w:fldCharType="end"/>
      </w:r>
      <w:r>
        <w:t xml:space="preserve"> </w:t>
      </w:r>
      <w:r w:rsidR="00673FF0" w:rsidRPr="00833388">
        <w:rPr>
          <w:szCs w:val="26"/>
        </w:rPr>
        <w:t>Biểu đồ hoạt động chức năng xem và lọc lịch sử</w:t>
      </w:r>
      <w:bookmarkEnd w:id="135"/>
    </w:p>
    <w:p w14:paraId="3D841674" w14:textId="042E28E2" w:rsidR="00673FF0" w:rsidRDefault="00673FF0" w:rsidP="003F65EF">
      <w:pPr>
        <w:pStyle w:val="Heading3"/>
      </w:pPr>
      <w:bookmarkStart w:id="136" w:name="_Toc232669939"/>
      <w:r w:rsidRPr="00833388">
        <w:lastRenderedPageBreak/>
        <w:t>Tra cứu từ điển bệnh lý</w:t>
      </w:r>
      <w:bookmarkEnd w:id="136"/>
    </w:p>
    <w:p w14:paraId="0F5E2E4B"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0D03241A" wp14:editId="16CEA33D">
            <wp:extent cx="5410795" cy="3157870"/>
            <wp:effectExtent l="0" t="0" r="0" b="4445"/>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412580" cy="3158912"/>
                    </a:xfrm>
                    <a:prstGeom prst="rect">
                      <a:avLst/>
                    </a:prstGeom>
                    <a:ln/>
                  </pic:spPr>
                </pic:pic>
              </a:graphicData>
            </a:graphic>
          </wp:inline>
        </w:drawing>
      </w:r>
    </w:p>
    <w:p w14:paraId="2B22B808" w14:textId="6ACA0A51" w:rsidR="00673FF0" w:rsidRPr="00833388" w:rsidRDefault="003F65EF" w:rsidP="003F65EF">
      <w:pPr>
        <w:pStyle w:val="Caption"/>
        <w:rPr>
          <w:szCs w:val="26"/>
        </w:rPr>
      </w:pPr>
      <w:bookmarkStart w:id="137" w:name="_Toc232541661"/>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16</w:t>
      </w:r>
      <w:r w:rsidR="00F73565">
        <w:rPr>
          <w:noProof/>
        </w:rPr>
        <w:fldChar w:fldCharType="end"/>
      </w:r>
      <w:r>
        <w:t xml:space="preserve"> </w:t>
      </w:r>
      <w:r w:rsidR="00673FF0" w:rsidRPr="00833388">
        <w:rPr>
          <w:szCs w:val="26"/>
        </w:rPr>
        <w:t>Biểu đồ hoạt động chức năng tra cứu từ điển bệnh lý</w:t>
      </w:r>
      <w:bookmarkEnd w:id="137"/>
    </w:p>
    <w:p w14:paraId="4BB095DF" w14:textId="77777777" w:rsidR="00673FF0" w:rsidRPr="003F65EF" w:rsidRDefault="00673FF0" w:rsidP="00F85BA6">
      <w:pPr>
        <w:spacing w:line="276" w:lineRule="auto"/>
        <w:jc w:val="both"/>
        <w:rPr>
          <w:b/>
          <w:bCs/>
          <w:szCs w:val="26"/>
          <w:u w:val="single"/>
        </w:rPr>
      </w:pPr>
      <w:r w:rsidRPr="003F65EF">
        <w:rPr>
          <w:b/>
          <w:bCs/>
          <w:szCs w:val="26"/>
          <w:u w:val="single"/>
        </w:rPr>
        <w:t>Nhóm 4: Nghiệp vụ Chuyên gia</w:t>
      </w:r>
    </w:p>
    <w:p w14:paraId="4F7530F8" w14:textId="6652FFDF" w:rsidR="00673FF0" w:rsidRDefault="00673FF0" w:rsidP="003F65EF">
      <w:pPr>
        <w:pStyle w:val="Heading3"/>
      </w:pPr>
      <w:bookmarkStart w:id="138" w:name="_Toc232669940"/>
      <w:r w:rsidRPr="00833388">
        <w:lastRenderedPageBreak/>
        <w:t>Thẩm định kết quả chẩn đoán</w:t>
      </w:r>
      <w:bookmarkEnd w:id="138"/>
    </w:p>
    <w:p w14:paraId="5DE489A9"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4E6D8D67" wp14:editId="1565987D">
            <wp:extent cx="5421630" cy="4986670"/>
            <wp:effectExtent l="0" t="0" r="7620" b="4445"/>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433111" cy="4997230"/>
                    </a:xfrm>
                    <a:prstGeom prst="rect">
                      <a:avLst/>
                    </a:prstGeom>
                    <a:ln/>
                  </pic:spPr>
                </pic:pic>
              </a:graphicData>
            </a:graphic>
          </wp:inline>
        </w:drawing>
      </w:r>
    </w:p>
    <w:p w14:paraId="24A61213" w14:textId="70D88282" w:rsidR="00673FF0" w:rsidRPr="00833388" w:rsidRDefault="003F65EF" w:rsidP="003F65EF">
      <w:pPr>
        <w:pStyle w:val="Caption"/>
        <w:rPr>
          <w:szCs w:val="26"/>
        </w:rPr>
      </w:pPr>
      <w:bookmarkStart w:id="139" w:name="_Toc232541662"/>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17</w:t>
      </w:r>
      <w:r w:rsidR="00F73565">
        <w:rPr>
          <w:noProof/>
        </w:rPr>
        <w:fldChar w:fldCharType="end"/>
      </w:r>
      <w:r>
        <w:t xml:space="preserve"> </w:t>
      </w:r>
      <w:r w:rsidR="00673FF0" w:rsidRPr="00833388">
        <w:rPr>
          <w:szCs w:val="26"/>
        </w:rPr>
        <w:t>Biểu đồ hoạt động chức năng thẩm định kết quả chẩn đoán</w:t>
      </w:r>
      <w:bookmarkEnd w:id="139"/>
    </w:p>
    <w:p w14:paraId="121016D5" w14:textId="1EAF5A3F" w:rsidR="00673FF0" w:rsidRPr="00833388" w:rsidRDefault="00673FF0" w:rsidP="003F65EF">
      <w:pPr>
        <w:pStyle w:val="Heading3"/>
      </w:pPr>
      <w:bookmarkStart w:id="140" w:name="_Toc232669941"/>
      <w:r w:rsidRPr="00833388">
        <w:lastRenderedPageBreak/>
        <w:t>Quy trình Hỏi đáp &amp; Tư vấn</w:t>
      </w:r>
      <w:bookmarkEnd w:id="140"/>
    </w:p>
    <w:p w14:paraId="0E489823"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4FB1AB40" wp14:editId="394A5A54">
            <wp:extent cx="5372100" cy="5510859"/>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rotWithShape="1">
                    <a:blip r:embed="rId41"/>
                    <a:srcRect l="1496" r="2105"/>
                    <a:stretch/>
                  </pic:blipFill>
                  <pic:spPr bwMode="auto">
                    <a:xfrm>
                      <a:off x="0" y="0"/>
                      <a:ext cx="5374621" cy="5513445"/>
                    </a:xfrm>
                    <a:prstGeom prst="rect">
                      <a:avLst/>
                    </a:prstGeom>
                    <a:ln>
                      <a:noFill/>
                    </a:ln>
                    <a:extLst>
                      <a:ext uri="{53640926-AAD7-44D8-BBD7-CCE9431645EC}">
                        <a14:shadowObscured xmlns:a14="http://schemas.microsoft.com/office/drawing/2010/main"/>
                      </a:ext>
                    </a:extLst>
                  </pic:spPr>
                </pic:pic>
              </a:graphicData>
            </a:graphic>
          </wp:inline>
        </w:drawing>
      </w:r>
    </w:p>
    <w:p w14:paraId="12013762" w14:textId="7EEFB2FC" w:rsidR="00673FF0" w:rsidRPr="00833388" w:rsidRDefault="003F65EF" w:rsidP="003F65EF">
      <w:pPr>
        <w:pStyle w:val="Caption"/>
        <w:rPr>
          <w:szCs w:val="26"/>
        </w:rPr>
      </w:pPr>
      <w:bookmarkStart w:id="141" w:name="_Toc232541663"/>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18</w:t>
      </w:r>
      <w:r w:rsidR="00F73565">
        <w:rPr>
          <w:noProof/>
        </w:rPr>
        <w:fldChar w:fldCharType="end"/>
      </w:r>
      <w:r>
        <w:t xml:space="preserve"> </w:t>
      </w:r>
      <w:r w:rsidR="00673FF0" w:rsidRPr="00833388">
        <w:rPr>
          <w:szCs w:val="26"/>
        </w:rPr>
        <w:t>Biểu đồ hoạt động chức năng hỏi đáp &amp; tư vấn</w:t>
      </w:r>
      <w:bookmarkEnd w:id="141"/>
    </w:p>
    <w:p w14:paraId="14DCA71B" w14:textId="77777777" w:rsidR="00673FF0" w:rsidRPr="003F65EF" w:rsidRDefault="00673FF0" w:rsidP="00F85BA6">
      <w:pPr>
        <w:spacing w:line="276" w:lineRule="auto"/>
        <w:jc w:val="both"/>
        <w:rPr>
          <w:b/>
          <w:bCs/>
          <w:szCs w:val="26"/>
          <w:u w:val="single"/>
        </w:rPr>
      </w:pPr>
      <w:r w:rsidRPr="003F65EF">
        <w:rPr>
          <w:b/>
          <w:bCs/>
          <w:szCs w:val="26"/>
          <w:u w:val="single"/>
        </w:rPr>
        <w:t>Nhóm 5: Mở rộng &amp; Tiện ích</w:t>
      </w:r>
    </w:p>
    <w:p w14:paraId="507588A5" w14:textId="3BFC5A93" w:rsidR="00673FF0" w:rsidRDefault="00673FF0" w:rsidP="003F65EF">
      <w:pPr>
        <w:pStyle w:val="Heading3"/>
      </w:pPr>
      <w:bookmarkStart w:id="142" w:name="_Toc232669942"/>
      <w:r w:rsidRPr="00833388">
        <w:t>Bản đồ vùng dịch</w:t>
      </w:r>
      <w:bookmarkEnd w:id="142"/>
    </w:p>
    <w:p w14:paraId="5B2B7C76" w14:textId="77777777" w:rsidR="003F65EF" w:rsidRPr="003F65EF" w:rsidRDefault="003F65EF" w:rsidP="003F65EF"/>
    <w:p w14:paraId="4807FFFA" w14:textId="77777777" w:rsidR="00673FF0" w:rsidRPr="00833388" w:rsidRDefault="00673FF0" w:rsidP="00F85BA6">
      <w:pPr>
        <w:spacing w:line="276" w:lineRule="auto"/>
        <w:jc w:val="both"/>
        <w:rPr>
          <w:szCs w:val="26"/>
        </w:rPr>
      </w:pPr>
      <w:r w:rsidRPr="00833388">
        <w:rPr>
          <w:noProof/>
          <w:szCs w:val="26"/>
        </w:rPr>
        <w:lastRenderedPageBreak/>
        <w:drawing>
          <wp:inline distT="114300" distB="114300" distL="114300" distR="114300" wp14:anchorId="1BA9FDC9" wp14:editId="23B32AA0">
            <wp:extent cx="5419725" cy="2768443"/>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a:stretch>
                      <a:fillRect/>
                    </a:stretch>
                  </pic:blipFill>
                  <pic:spPr>
                    <a:xfrm>
                      <a:off x="0" y="0"/>
                      <a:ext cx="5426586" cy="2771948"/>
                    </a:xfrm>
                    <a:prstGeom prst="rect">
                      <a:avLst/>
                    </a:prstGeom>
                    <a:ln/>
                  </pic:spPr>
                </pic:pic>
              </a:graphicData>
            </a:graphic>
          </wp:inline>
        </w:drawing>
      </w:r>
    </w:p>
    <w:p w14:paraId="2A9B0EC9" w14:textId="70E5641E" w:rsidR="00673FF0" w:rsidRPr="00833388" w:rsidRDefault="003F65EF" w:rsidP="003F65EF">
      <w:pPr>
        <w:pStyle w:val="Caption"/>
        <w:rPr>
          <w:szCs w:val="26"/>
        </w:rPr>
      </w:pPr>
      <w:bookmarkStart w:id="143" w:name="_Toc232541664"/>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19</w:t>
      </w:r>
      <w:r w:rsidR="00F73565">
        <w:rPr>
          <w:noProof/>
        </w:rPr>
        <w:fldChar w:fldCharType="end"/>
      </w:r>
      <w:r w:rsidR="00673FF0" w:rsidRPr="00833388">
        <w:rPr>
          <w:szCs w:val="26"/>
        </w:rPr>
        <w:t xml:space="preserve"> Biểu đồ hoạt động chức năng bản đồ vùng dịch</w:t>
      </w:r>
      <w:bookmarkEnd w:id="143"/>
    </w:p>
    <w:p w14:paraId="35585184" w14:textId="5DB4DD10" w:rsidR="00673FF0" w:rsidRPr="00833388" w:rsidRDefault="00673FF0" w:rsidP="003F65EF">
      <w:pPr>
        <w:pStyle w:val="Heading2"/>
      </w:pPr>
      <w:bookmarkStart w:id="144" w:name="_Toc232669943"/>
      <w:r w:rsidRPr="00833388">
        <w:t>Biểu đồ tuần tự</w:t>
      </w:r>
      <w:bookmarkEnd w:id="144"/>
    </w:p>
    <w:p w14:paraId="4FEB77A1" w14:textId="68BE0AE5" w:rsidR="00673FF0" w:rsidRPr="003F65EF" w:rsidRDefault="00673FF0" w:rsidP="00F85BA6">
      <w:pPr>
        <w:spacing w:line="276" w:lineRule="auto"/>
        <w:jc w:val="both"/>
        <w:rPr>
          <w:b/>
          <w:bCs/>
          <w:szCs w:val="26"/>
          <w:u w:val="single"/>
        </w:rPr>
      </w:pPr>
      <w:r w:rsidRPr="003F65EF">
        <w:rPr>
          <w:b/>
          <w:bCs/>
          <w:szCs w:val="26"/>
          <w:u w:val="single"/>
        </w:rPr>
        <w:t>Nhóm 1: Quản lý tài khoản</w:t>
      </w:r>
    </w:p>
    <w:p w14:paraId="175937E1" w14:textId="5C211777" w:rsidR="00673FF0" w:rsidRPr="00833388" w:rsidRDefault="00673FF0" w:rsidP="003F65EF">
      <w:pPr>
        <w:pStyle w:val="Heading3"/>
      </w:pPr>
      <w:bookmarkStart w:id="145" w:name="_Toc232669944"/>
      <w:r w:rsidRPr="00833388">
        <w:t>Đăng ký</w:t>
      </w:r>
      <w:bookmarkEnd w:id="145"/>
    </w:p>
    <w:p w14:paraId="54C164CA" w14:textId="77777777" w:rsidR="00673FF0" w:rsidRPr="00833388" w:rsidRDefault="00673FF0" w:rsidP="00F85BA6">
      <w:pPr>
        <w:spacing w:line="276" w:lineRule="auto"/>
        <w:jc w:val="both"/>
        <w:rPr>
          <w:szCs w:val="26"/>
        </w:rPr>
      </w:pPr>
      <w:r w:rsidRPr="00833388">
        <w:rPr>
          <w:szCs w:val="26"/>
        </w:rPr>
        <w:fldChar w:fldCharType="begin"/>
      </w:r>
      <w:r w:rsidRPr="00833388">
        <w:rPr>
          <w:szCs w:val="26"/>
        </w:rPr>
        <w:instrText xml:space="preserve"> INCLUDEPICTURE "https://img.plantuml.biz/plantuml/png/ZPFBIYin6CVtUOgFxli2BiGRdYDU47IXoyo5JkXCEiuaWajnuSALk70XSbfAyI282cwS82vI-Xvv4x-aTSXW5GSw3CtlV_b2ibGAMWYPfOI6ebT0QwSpUJBgba6aNtcd1RG4MSO5oH5Z8Sif5z0owZ_lG6JKQ8RGF6yI1teGWaYCUWvXJ-Oqe6Ky9QL8ckYs7fn0YEWThDDIBEzkp2mPYQXmIcYjJWPG6lNFXZv2oemwbmwB0a9iGMWlsXQm03k9gHvo3DSlM58m3kFByHb-TlNR77J4WUjA-91Th9bDp3hBG1JKpmRiEymXnMz2Q2fWpLlhJgCz1F1nhcZhAYp0N-lBtHvTV9ODzA1d1TUCn2cElJO_i7PRTDk9PeVwNa9egZi9mbHe8dIVOO-UgORSyLCH5jt_icuxL2C10QumnpdMEhVhRLYfgq6SKPRYVkaXXgahxY8zuGzpXZOlSNCwtaqvjv7k8nVQNVckqNw1A1mRTGePLXbVOW1g8igJPXShO2ZuOzG3yyy5Lhg24azMPjIDFm2peYX0pTRaIVeIthWUjGJPTftZ5UkQwbt0aRH_f6ZLpAX7SRU5stFB7VRD_ByyGBuOZdKVBvSycR85dVd5F2BsjuGlU_i_0000" \* MERGEFORMATINET </w:instrText>
      </w:r>
      <w:r w:rsidRPr="00833388">
        <w:rPr>
          <w:szCs w:val="26"/>
        </w:rPr>
        <w:fldChar w:fldCharType="separate"/>
      </w:r>
      <w:r w:rsidRPr="00833388">
        <w:rPr>
          <w:noProof/>
          <w:szCs w:val="26"/>
        </w:rPr>
        <w:drawing>
          <wp:inline distT="0" distB="0" distL="0" distR="0" wp14:anchorId="530BE6ED" wp14:editId="4A72244E">
            <wp:extent cx="5476875" cy="3812540"/>
            <wp:effectExtent l="0" t="0" r="9525" b="0"/>
            <wp:docPr id="1058720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76875" cy="3812540"/>
                    </a:xfrm>
                    <a:prstGeom prst="rect">
                      <a:avLst/>
                    </a:prstGeom>
                    <a:noFill/>
                    <a:ln>
                      <a:noFill/>
                    </a:ln>
                  </pic:spPr>
                </pic:pic>
              </a:graphicData>
            </a:graphic>
          </wp:inline>
        </w:drawing>
      </w:r>
      <w:r w:rsidRPr="00833388">
        <w:rPr>
          <w:szCs w:val="26"/>
        </w:rPr>
        <w:fldChar w:fldCharType="end"/>
      </w:r>
    </w:p>
    <w:p w14:paraId="1A44801D" w14:textId="0464597D" w:rsidR="00673FF0" w:rsidRPr="00833388" w:rsidRDefault="003F65EF" w:rsidP="003F65EF">
      <w:pPr>
        <w:pStyle w:val="Caption"/>
        <w:rPr>
          <w:szCs w:val="26"/>
        </w:rPr>
      </w:pPr>
      <w:bookmarkStart w:id="146" w:name="_Toc232541665"/>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20</w:t>
      </w:r>
      <w:r w:rsidR="00F73565">
        <w:rPr>
          <w:noProof/>
        </w:rPr>
        <w:fldChar w:fldCharType="end"/>
      </w:r>
      <w:r>
        <w:t xml:space="preserve"> </w:t>
      </w:r>
      <w:r w:rsidR="00673FF0" w:rsidRPr="00833388">
        <w:rPr>
          <w:szCs w:val="26"/>
        </w:rPr>
        <w:t>Biểu đồ tuần tự chức năng đăng ký</w:t>
      </w:r>
      <w:bookmarkEnd w:id="146"/>
    </w:p>
    <w:p w14:paraId="2A7A3ED3" w14:textId="31F27E27" w:rsidR="00673FF0" w:rsidRPr="00833388" w:rsidRDefault="00673FF0" w:rsidP="003F65EF">
      <w:pPr>
        <w:pStyle w:val="Heading3"/>
      </w:pPr>
      <w:bookmarkStart w:id="147" w:name="_Toc232669945"/>
      <w:r w:rsidRPr="00833388">
        <w:lastRenderedPageBreak/>
        <w:t>Đăng nhập</w:t>
      </w:r>
      <w:bookmarkEnd w:id="147"/>
    </w:p>
    <w:p w14:paraId="2EC8E697" w14:textId="77777777" w:rsidR="00673FF0" w:rsidRPr="00833388" w:rsidRDefault="00673FF0" w:rsidP="00F85BA6">
      <w:pPr>
        <w:spacing w:line="276" w:lineRule="auto"/>
        <w:jc w:val="both"/>
        <w:rPr>
          <w:szCs w:val="26"/>
        </w:rPr>
      </w:pPr>
      <w:r w:rsidRPr="00833388">
        <w:rPr>
          <w:szCs w:val="26"/>
        </w:rPr>
        <w:fldChar w:fldCharType="begin"/>
      </w:r>
      <w:r w:rsidRPr="00833388">
        <w:rPr>
          <w:szCs w:val="26"/>
        </w:rPr>
        <w:instrText xml:space="preserve"> INCLUDEPICTURE "https://img.plantuml.biz/plantuml/png/VLJBQXin5DthAoxU-mUo26a3VT0s5995j_ACyOZEoDCPoNIM9OikicdfegjI6nFS14nQw2QZHHOo-G_zIOzaCm-JrE27DEUSUtJkbOzAnGkbivJnI4qB6fnCxdyxyqDGR6_bP42y95sE2vO39YAHSwbeuCmlEQ7OcSiTXETv7_7EBY9IYJD_8ZhLEH_nShn5QfNqeM_ieg88q1KzuwLwylRbJbAmcAl0fC7n_O9APtxweZUK2cS-wm2BHunvWpGyz2xeW4uILwzp6cTSf3IpSygmLlGUsrVw0Uob96bhHPklctESIWOwyyyRs2lKEyz85HmePova0X_r0cWiwvNsPQQCyLJHAHTx64Pu1JdeXV87zC8BoX3G1KMkNW8zieifTeIhxpI-xL_8Ao7PE4K0co-zik0jSqgHGgj-6BA5-7Ddre8gUwszDDnzR9iHu5iEp7Qxf7mKYaOe808WWBpYiCdXgRU8gjy5bJXdnsH3-CyvjyH-p9uJ3jYtOkSuQ-JL7xDo3BSvPNP9UIBijQJKpZEQ-S68-cuyGpInFCp0RsnapIHs54Ihq1a3PTTmsBO1IPiLz-hxr7W4vckuhJfvUUOtAZ7KidVV6Z9OmwRkMO49ePapdxhZtsZqA-ubz45NuA45XQxyEE1cE7FLtDx76dUsjRgRoROTkmk5YuWKi6pJ6ikO-VSHFlp_oJy0" \* MERGEFORMATINET </w:instrText>
      </w:r>
      <w:r w:rsidRPr="00833388">
        <w:rPr>
          <w:szCs w:val="26"/>
        </w:rPr>
        <w:fldChar w:fldCharType="separate"/>
      </w:r>
      <w:r w:rsidRPr="00833388">
        <w:rPr>
          <w:noProof/>
          <w:szCs w:val="26"/>
        </w:rPr>
        <w:drawing>
          <wp:inline distT="0" distB="0" distL="0" distR="0" wp14:anchorId="3FD03235" wp14:editId="6E152BE2">
            <wp:extent cx="5419725" cy="4027170"/>
            <wp:effectExtent l="0" t="0" r="9525" b="0"/>
            <wp:docPr id="156425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9725" cy="4027170"/>
                    </a:xfrm>
                    <a:prstGeom prst="rect">
                      <a:avLst/>
                    </a:prstGeom>
                    <a:noFill/>
                    <a:ln>
                      <a:noFill/>
                    </a:ln>
                  </pic:spPr>
                </pic:pic>
              </a:graphicData>
            </a:graphic>
          </wp:inline>
        </w:drawing>
      </w:r>
      <w:r w:rsidRPr="00833388">
        <w:rPr>
          <w:szCs w:val="26"/>
        </w:rPr>
        <w:fldChar w:fldCharType="end"/>
      </w:r>
    </w:p>
    <w:p w14:paraId="61CB70AE" w14:textId="7FDF9728" w:rsidR="00673FF0" w:rsidRPr="00833388" w:rsidRDefault="003F65EF" w:rsidP="003F65EF">
      <w:pPr>
        <w:pStyle w:val="Caption"/>
        <w:rPr>
          <w:szCs w:val="26"/>
        </w:rPr>
      </w:pPr>
      <w:bookmarkStart w:id="148" w:name="_Toc232541666"/>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21</w:t>
      </w:r>
      <w:r w:rsidR="00F73565">
        <w:rPr>
          <w:noProof/>
        </w:rPr>
        <w:fldChar w:fldCharType="end"/>
      </w:r>
      <w:r w:rsidR="00673FF0" w:rsidRPr="00833388">
        <w:rPr>
          <w:szCs w:val="26"/>
        </w:rPr>
        <w:t xml:space="preserve"> Biểu đồ tuần tự chức năng đăng nhập</w:t>
      </w:r>
      <w:bookmarkEnd w:id="148"/>
    </w:p>
    <w:p w14:paraId="54AEB361" w14:textId="10AB168A" w:rsidR="00673FF0" w:rsidRDefault="00673FF0" w:rsidP="003F65EF">
      <w:pPr>
        <w:pStyle w:val="Heading3"/>
      </w:pPr>
      <w:bookmarkStart w:id="149" w:name="_Toc232669946"/>
      <w:r w:rsidRPr="00833388">
        <w:t>Quên mật khẩu</w:t>
      </w:r>
      <w:bookmarkEnd w:id="149"/>
    </w:p>
    <w:p w14:paraId="0E8C69BA" w14:textId="77777777" w:rsidR="003F65EF" w:rsidRPr="003F65EF" w:rsidRDefault="003F65EF" w:rsidP="003F65EF"/>
    <w:p w14:paraId="4D2466DB" w14:textId="77777777" w:rsidR="00673FF0" w:rsidRPr="00833388" w:rsidRDefault="00673FF0" w:rsidP="00F85BA6">
      <w:pPr>
        <w:spacing w:line="276" w:lineRule="auto"/>
        <w:jc w:val="both"/>
        <w:rPr>
          <w:szCs w:val="26"/>
        </w:rPr>
      </w:pPr>
      <w:r w:rsidRPr="00833388">
        <w:rPr>
          <w:szCs w:val="26"/>
        </w:rPr>
        <w:lastRenderedPageBreak/>
        <w:fldChar w:fldCharType="begin"/>
      </w:r>
      <w:r w:rsidRPr="00833388">
        <w:rPr>
          <w:szCs w:val="26"/>
        </w:rPr>
        <w:instrText xml:space="preserve"> INCLUDEPICTURE "https://img.plantuml.biz/plantuml/png/bLHDYzD06BxFhtZfVV_07cH5_49SXDs37gUJqWnDfsFopaAFieSzxCNYGJo86qfP5HRN3n0pY8Sf_H_pJtnd4jAahAA5z91vljvdNd9G8C_HJ3F61Svo61oEDzVUlfMGk1zgF01UW2b6ETC4aq9ghX06thvNOqYyNJKGhdKVyTYLSn2fjvTmZnTu-yd31YTPmf4FUJ62mPrD2OMtxuBI9yYajsScmf9XN-sfAmKWgNqMS6HqfDTw1bF6Ga3OknLIm3uSfhwwqZ2QSfc1yDMbWadgladG9B0IDw1N2fIh4CRUNacOkuycyWmBa1RvYFATJW5p3kk5j-SgfTnLIKL4AyPuXd34vSuf0_f58LAAtllm84YfED5vi5eIUkZAMHCwn2LPEbrgoAWLDigeh_NBdcldkBK8MIKPtD-P12RRyEWk95dCWct3b86P38bud9ivdCHAwYoOpsglinXtqGn4uBtMxJWdBMBP5p3nrI-4voQym5OhKcelwkXkTqZqzXKrGIF926W3jRrtr6dOrx8tmDzb_bmwrhHEwIBTN8URNP_I-udx6MLYxtLUuRx-GzYugIfieEhdtBcjxetH3XFpsVQowZsiOz4oLT-HYEG9Kz95alJL1xEL2VoR4wmNRjce8OqNfhwW1H9Xzl-kwSH8oDoNqCvscGZrHaVnkY-LiF0Sq5_ugFm6" \* MERGEFORMATINET </w:instrText>
      </w:r>
      <w:r w:rsidRPr="00833388">
        <w:rPr>
          <w:szCs w:val="26"/>
        </w:rPr>
        <w:fldChar w:fldCharType="separate"/>
      </w:r>
      <w:r w:rsidRPr="00833388">
        <w:rPr>
          <w:noProof/>
          <w:szCs w:val="26"/>
        </w:rPr>
        <w:drawing>
          <wp:inline distT="0" distB="0" distL="0" distR="0" wp14:anchorId="22BA4712" wp14:editId="38491AE6">
            <wp:extent cx="5419725" cy="3501390"/>
            <wp:effectExtent l="0" t="0" r="9525" b="3810"/>
            <wp:docPr id="374276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9725" cy="3501390"/>
                    </a:xfrm>
                    <a:prstGeom prst="rect">
                      <a:avLst/>
                    </a:prstGeom>
                    <a:noFill/>
                    <a:ln>
                      <a:noFill/>
                    </a:ln>
                  </pic:spPr>
                </pic:pic>
              </a:graphicData>
            </a:graphic>
          </wp:inline>
        </w:drawing>
      </w:r>
      <w:r w:rsidRPr="00833388">
        <w:rPr>
          <w:szCs w:val="26"/>
        </w:rPr>
        <w:fldChar w:fldCharType="end"/>
      </w:r>
    </w:p>
    <w:p w14:paraId="4CD4D147" w14:textId="0717511B" w:rsidR="00673FF0" w:rsidRPr="00833388" w:rsidRDefault="003F65EF" w:rsidP="003F65EF">
      <w:pPr>
        <w:pStyle w:val="Caption"/>
        <w:rPr>
          <w:szCs w:val="26"/>
        </w:rPr>
      </w:pPr>
      <w:bookmarkStart w:id="150" w:name="_Toc232541667"/>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22</w:t>
      </w:r>
      <w:r w:rsidR="00F73565">
        <w:rPr>
          <w:noProof/>
        </w:rPr>
        <w:fldChar w:fldCharType="end"/>
      </w:r>
      <w:r>
        <w:t xml:space="preserve"> </w:t>
      </w:r>
      <w:r w:rsidR="00673FF0" w:rsidRPr="00833388">
        <w:rPr>
          <w:szCs w:val="26"/>
        </w:rPr>
        <w:t>Biểu đồ tuần tự chức năng quên mật khẩu</w:t>
      </w:r>
      <w:bookmarkEnd w:id="150"/>
    </w:p>
    <w:p w14:paraId="1B6D7546" w14:textId="77777777" w:rsidR="00673FF0" w:rsidRPr="003F65EF" w:rsidRDefault="00673FF0" w:rsidP="00F85BA6">
      <w:pPr>
        <w:spacing w:line="276" w:lineRule="auto"/>
        <w:jc w:val="both"/>
        <w:rPr>
          <w:b/>
          <w:bCs/>
          <w:szCs w:val="26"/>
          <w:u w:val="single"/>
        </w:rPr>
      </w:pPr>
      <w:r w:rsidRPr="003F65EF">
        <w:rPr>
          <w:b/>
          <w:bCs/>
          <w:szCs w:val="26"/>
          <w:u w:val="single"/>
        </w:rPr>
        <w:t>Nhóm 2: Chẩn đoán bệnh</w:t>
      </w:r>
    </w:p>
    <w:p w14:paraId="0A639C8C" w14:textId="260EB64E" w:rsidR="00673FF0" w:rsidRPr="00833388" w:rsidRDefault="00673FF0" w:rsidP="003F65EF">
      <w:pPr>
        <w:pStyle w:val="Heading3"/>
      </w:pPr>
      <w:bookmarkStart w:id="151" w:name="_Toc232669947"/>
      <w:r w:rsidRPr="00833388">
        <w:lastRenderedPageBreak/>
        <w:t>Phân loại bệnh từ ảnh</w:t>
      </w:r>
      <w:bookmarkEnd w:id="151"/>
    </w:p>
    <w:p w14:paraId="2A795D8F"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7C53B9AC" wp14:editId="1AC26A75">
            <wp:extent cx="5391150" cy="6336941"/>
            <wp:effectExtent l="0" t="0" r="0" b="6985"/>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6"/>
                    <a:srcRect/>
                    <a:stretch>
                      <a:fillRect/>
                    </a:stretch>
                  </pic:blipFill>
                  <pic:spPr>
                    <a:xfrm>
                      <a:off x="0" y="0"/>
                      <a:ext cx="5394508" cy="6340888"/>
                    </a:xfrm>
                    <a:prstGeom prst="rect">
                      <a:avLst/>
                    </a:prstGeom>
                    <a:ln/>
                  </pic:spPr>
                </pic:pic>
              </a:graphicData>
            </a:graphic>
          </wp:inline>
        </w:drawing>
      </w:r>
    </w:p>
    <w:p w14:paraId="0D07015B" w14:textId="576B5B1E" w:rsidR="00673FF0" w:rsidRPr="00833388" w:rsidRDefault="003F65EF" w:rsidP="003F65EF">
      <w:pPr>
        <w:pStyle w:val="Caption"/>
        <w:rPr>
          <w:szCs w:val="26"/>
        </w:rPr>
      </w:pPr>
      <w:bookmarkStart w:id="152" w:name="_Toc232541668"/>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23</w:t>
      </w:r>
      <w:r w:rsidR="00F73565">
        <w:rPr>
          <w:noProof/>
        </w:rPr>
        <w:fldChar w:fldCharType="end"/>
      </w:r>
      <w:r w:rsidR="00673FF0" w:rsidRPr="00833388">
        <w:rPr>
          <w:szCs w:val="26"/>
        </w:rPr>
        <w:t xml:space="preserve"> Biểu đồ tuần tự chức năng phân loại bệnh từ ảnh</w:t>
      </w:r>
      <w:bookmarkEnd w:id="152"/>
    </w:p>
    <w:p w14:paraId="03D2A801" w14:textId="2F7AD73B" w:rsidR="00673FF0" w:rsidRPr="00833388" w:rsidRDefault="00673FF0" w:rsidP="003F65EF">
      <w:pPr>
        <w:pStyle w:val="Heading3"/>
      </w:pPr>
      <w:bookmarkStart w:id="153" w:name="_Toc232669948"/>
      <w:r w:rsidRPr="00833388">
        <w:lastRenderedPageBreak/>
        <w:t>Báo cáo kết quả</w:t>
      </w:r>
      <w:bookmarkEnd w:id="153"/>
    </w:p>
    <w:p w14:paraId="4383D5C7"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2F8A8E52" wp14:editId="704170F0">
            <wp:extent cx="5381625" cy="6438535"/>
            <wp:effectExtent l="0" t="0" r="0" b="63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385090" cy="6442680"/>
                    </a:xfrm>
                    <a:prstGeom prst="rect">
                      <a:avLst/>
                    </a:prstGeom>
                    <a:ln/>
                  </pic:spPr>
                </pic:pic>
              </a:graphicData>
            </a:graphic>
          </wp:inline>
        </w:drawing>
      </w:r>
    </w:p>
    <w:p w14:paraId="0E3D014A" w14:textId="787488EE" w:rsidR="00673FF0" w:rsidRPr="00833388" w:rsidRDefault="003F65EF" w:rsidP="003F65EF">
      <w:pPr>
        <w:pStyle w:val="Caption"/>
        <w:rPr>
          <w:szCs w:val="26"/>
        </w:rPr>
      </w:pPr>
      <w:bookmarkStart w:id="154" w:name="_Toc232541669"/>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24</w:t>
      </w:r>
      <w:r w:rsidR="00F73565">
        <w:rPr>
          <w:noProof/>
        </w:rPr>
        <w:fldChar w:fldCharType="end"/>
      </w:r>
      <w:r>
        <w:t xml:space="preserve"> </w:t>
      </w:r>
      <w:r w:rsidR="00673FF0" w:rsidRPr="00833388">
        <w:rPr>
          <w:szCs w:val="26"/>
        </w:rPr>
        <w:t>Biểu đồ tuần tự chức năng báo cáo kết quả</w:t>
      </w:r>
      <w:bookmarkEnd w:id="154"/>
    </w:p>
    <w:p w14:paraId="55672C27" w14:textId="77777777" w:rsidR="00673FF0" w:rsidRPr="00F73A50" w:rsidRDefault="00673FF0" w:rsidP="00F85BA6">
      <w:pPr>
        <w:spacing w:line="276" w:lineRule="auto"/>
        <w:jc w:val="both"/>
        <w:rPr>
          <w:b/>
          <w:bCs/>
          <w:szCs w:val="26"/>
          <w:u w:val="single"/>
          <w:lang w:val="fr-FR"/>
        </w:rPr>
      </w:pPr>
      <w:r w:rsidRPr="00F73A50">
        <w:rPr>
          <w:b/>
          <w:bCs/>
          <w:szCs w:val="26"/>
          <w:u w:val="single"/>
          <w:lang w:val="fr-FR"/>
        </w:rPr>
        <w:t>Nhóm 3: Lưu trữ và Tra cứu</w:t>
      </w:r>
    </w:p>
    <w:p w14:paraId="471FD91C" w14:textId="26D3EF74" w:rsidR="00673FF0" w:rsidRPr="00F73A50" w:rsidRDefault="00673FF0" w:rsidP="003F65EF">
      <w:pPr>
        <w:pStyle w:val="Heading3"/>
        <w:rPr>
          <w:lang w:val="fr-FR"/>
        </w:rPr>
      </w:pPr>
      <w:bookmarkStart w:id="155" w:name="_Toc232669949"/>
      <w:r w:rsidRPr="00F73A50">
        <w:rPr>
          <w:lang w:val="fr-FR"/>
        </w:rPr>
        <w:lastRenderedPageBreak/>
        <w:t>Xem và Lọc lịch sử chẩn đoán</w:t>
      </w:r>
      <w:bookmarkEnd w:id="155"/>
    </w:p>
    <w:p w14:paraId="2BD8ED73"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3E9C8CB9" wp14:editId="0005B403">
            <wp:extent cx="5429250" cy="6502031"/>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5431557" cy="6504794"/>
                    </a:xfrm>
                    <a:prstGeom prst="rect">
                      <a:avLst/>
                    </a:prstGeom>
                    <a:ln/>
                  </pic:spPr>
                </pic:pic>
              </a:graphicData>
            </a:graphic>
          </wp:inline>
        </w:drawing>
      </w:r>
    </w:p>
    <w:p w14:paraId="3C1A2C4B" w14:textId="2FF9D735" w:rsidR="00673FF0" w:rsidRPr="00833388" w:rsidRDefault="003F65EF" w:rsidP="003F65EF">
      <w:pPr>
        <w:pStyle w:val="Caption"/>
        <w:rPr>
          <w:szCs w:val="26"/>
        </w:rPr>
      </w:pPr>
      <w:bookmarkStart w:id="156" w:name="_Toc232541670"/>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25</w:t>
      </w:r>
      <w:r w:rsidR="00F73565">
        <w:rPr>
          <w:noProof/>
        </w:rPr>
        <w:fldChar w:fldCharType="end"/>
      </w:r>
      <w:r>
        <w:t xml:space="preserve"> </w:t>
      </w:r>
      <w:r w:rsidR="00673FF0" w:rsidRPr="00833388">
        <w:rPr>
          <w:szCs w:val="26"/>
        </w:rPr>
        <w:t>Biểu đồ tuần tự chức năng xem và lọc kết quả</w:t>
      </w:r>
      <w:bookmarkEnd w:id="156"/>
    </w:p>
    <w:p w14:paraId="53221914" w14:textId="77777777" w:rsidR="00673FF0" w:rsidRPr="00833388" w:rsidRDefault="00673FF0" w:rsidP="00F85BA6">
      <w:pPr>
        <w:spacing w:line="276" w:lineRule="auto"/>
        <w:jc w:val="both"/>
        <w:rPr>
          <w:szCs w:val="26"/>
        </w:rPr>
      </w:pPr>
    </w:p>
    <w:p w14:paraId="5E28FA51" w14:textId="75D778A8" w:rsidR="00673FF0" w:rsidRPr="00833388" w:rsidRDefault="00673FF0" w:rsidP="003F65EF">
      <w:pPr>
        <w:pStyle w:val="Heading3"/>
      </w:pPr>
      <w:bookmarkStart w:id="157" w:name="_Toc232669950"/>
      <w:r w:rsidRPr="00833388">
        <w:lastRenderedPageBreak/>
        <w:t>Tra cứu từ điển bệnh lý</w:t>
      </w:r>
      <w:bookmarkEnd w:id="157"/>
    </w:p>
    <w:p w14:paraId="6517DE66" w14:textId="77777777" w:rsidR="00673FF0" w:rsidRPr="00833388" w:rsidRDefault="00673FF0" w:rsidP="00F85BA6">
      <w:pPr>
        <w:spacing w:line="276" w:lineRule="auto"/>
        <w:jc w:val="both"/>
        <w:rPr>
          <w:szCs w:val="26"/>
        </w:rPr>
      </w:pPr>
      <w:r w:rsidRPr="00833388">
        <w:rPr>
          <w:szCs w:val="26"/>
        </w:rPr>
        <w:fldChar w:fldCharType="begin"/>
      </w:r>
      <w:r w:rsidRPr="00833388">
        <w:rPr>
          <w:szCs w:val="26"/>
        </w:rPr>
        <w:instrText xml:space="preserve"> INCLUDEPICTURE "https://img.plantuml.biz/plantuml/png/XPJDRjD058NtynH7sVS5ka15aGf8K27H5vZOLZooFJ7sJAKi4GiM5GkM2268KDNI7r49DlMeOZ5LtcFUX3lZk9b0W2oyiBvppxddMjbh5M-Khah64pLhC3gOBg-T-IYGsXiv7O6tq6tMi9emaOYQIuMHCsToYjIPanN2wtgJU6ONSoIvCwVOvwrw-Fp9YXCivOfFU9jXD5ukq3hpoK_wXb8uyqO7B9riJdkwlDPGZQTUw3ge0zTIP3xD6FCHiVF0vy0knkJxLgAYV0aIrtsj83a5df21p57QM-R1m0lY7pbp9J2tvzhJfngbwqxcI3d1_P1UoJnEgdH2eiD6pt54e8IQsS_IC--XSlk3d9IGiHi9TkxT3XlNVI6bUTKxj7QHv2ZiMOMxTw7yq6rt8K7Wu7g_N2nVruQZkzVUaWJ3RgjojksdY1FzT5I27humJk6psUyPs31cQm95tdNODhUND6S8N0SyN6KNZoaXXLDaSXolJ2yw4zNKTn0FOhnKsFmYeUnbXKAuxcV5GB_Dqn_GpAlQvxf0aTll_0_-tvUFwFY0lN3xyID5A53Py-7uGVUtunSaKNYf_Ok2klaGnrux_k_mM_TRbpyEVKXVYuhBpwEZi4ocR8yU_d_W5m00" \* MERGEFORMATINET </w:instrText>
      </w:r>
      <w:r w:rsidRPr="00833388">
        <w:rPr>
          <w:szCs w:val="26"/>
        </w:rPr>
        <w:fldChar w:fldCharType="separate"/>
      </w:r>
      <w:r w:rsidRPr="00833388">
        <w:rPr>
          <w:noProof/>
          <w:szCs w:val="26"/>
        </w:rPr>
        <w:drawing>
          <wp:inline distT="0" distB="0" distL="0" distR="0" wp14:anchorId="2CA50AE6" wp14:editId="78C33BA2">
            <wp:extent cx="5419725" cy="3274695"/>
            <wp:effectExtent l="0" t="0" r="9525" b="1905"/>
            <wp:docPr id="1633250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19725" cy="3274695"/>
                    </a:xfrm>
                    <a:prstGeom prst="rect">
                      <a:avLst/>
                    </a:prstGeom>
                    <a:noFill/>
                    <a:ln>
                      <a:noFill/>
                    </a:ln>
                  </pic:spPr>
                </pic:pic>
              </a:graphicData>
            </a:graphic>
          </wp:inline>
        </w:drawing>
      </w:r>
      <w:r w:rsidRPr="00833388">
        <w:rPr>
          <w:szCs w:val="26"/>
        </w:rPr>
        <w:fldChar w:fldCharType="end"/>
      </w:r>
    </w:p>
    <w:p w14:paraId="44D70B2E" w14:textId="1513DCA0" w:rsidR="00673FF0" w:rsidRPr="00833388" w:rsidRDefault="003F65EF" w:rsidP="003F65EF">
      <w:pPr>
        <w:pStyle w:val="Caption"/>
        <w:rPr>
          <w:szCs w:val="26"/>
        </w:rPr>
      </w:pPr>
      <w:bookmarkStart w:id="158" w:name="_Toc232541671"/>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26</w:t>
      </w:r>
      <w:r w:rsidR="00F73565">
        <w:rPr>
          <w:noProof/>
        </w:rPr>
        <w:fldChar w:fldCharType="end"/>
      </w:r>
      <w:r>
        <w:t xml:space="preserve"> </w:t>
      </w:r>
      <w:r w:rsidR="00673FF0" w:rsidRPr="00833388">
        <w:rPr>
          <w:szCs w:val="26"/>
        </w:rPr>
        <w:t>Biểu đồ tuần tự chức năng tra cứu từ điển bệnh lý</w:t>
      </w:r>
      <w:bookmarkEnd w:id="158"/>
    </w:p>
    <w:p w14:paraId="08D4B0E4" w14:textId="77777777" w:rsidR="00673FF0" w:rsidRPr="003F65EF" w:rsidRDefault="00673FF0" w:rsidP="00F85BA6">
      <w:pPr>
        <w:spacing w:line="276" w:lineRule="auto"/>
        <w:jc w:val="both"/>
        <w:rPr>
          <w:b/>
          <w:bCs/>
          <w:szCs w:val="26"/>
          <w:u w:val="single"/>
        </w:rPr>
      </w:pPr>
      <w:r w:rsidRPr="003F65EF">
        <w:rPr>
          <w:b/>
          <w:bCs/>
          <w:szCs w:val="26"/>
          <w:u w:val="single"/>
        </w:rPr>
        <w:t>Nhóm 4: Tương tác &amp; Chuyên gia</w:t>
      </w:r>
    </w:p>
    <w:p w14:paraId="3585920F" w14:textId="6418E4EA" w:rsidR="00673FF0" w:rsidRPr="00833388" w:rsidRDefault="00673FF0" w:rsidP="003F65EF">
      <w:pPr>
        <w:pStyle w:val="Heading3"/>
      </w:pPr>
      <w:bookmarkStart w:id="159" w:name="_Toc232669951"/>
      <w:r w:rsidRPr="00833388">
        <w:lastRenderedPageBreak/>
        <w:t>Thẩm định kết quả và Huấn luyện lại AI</w:t>
      </w:r>
      <w:bookmarkEnd w:id="159"/>
    </w:p>
    <w:p w14:paraId="60412516" w14:textId="77777777" w:rsidR="00673FF0" w:rsidRPr="00833388" w:rsidRDefault="00673FF0" w:rsidP="00F85BA6">
      <w:pPr>
        <w:spacing w:line="276" w:lineRule="auto"/>
        <w:jc w:val="both"/>
        <w:rPr>
          <w:szCs w:val="26"/>
        </w:rPr>
      </w:pPr>
      <w:r w:rsidRPr="00833388">
        <w:rPr>
          <w:noProof/>
          <w:szCs w:val="26"/>
        </w:rPr>
        <w:drawing>
          <wp:inline distT="114300" distB="114300" distL="114300" distR="114300" wp14:anchorId="5A411E48" wp14:editId="183E95F5">
            <wp:extent cx="5353050" cy="5676578"/>
            <wp:effectExtent l="0" t="0" r="0" b="635"/>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5355420" cy="5679091"/>
                    </a:xfrm>
                    <a:prstGeom prst="rect">
                      <a:avLst/>
                    </a:prstGeom>
                    <a:ln/>
                  </pic:spPr>
                </pic:pic>
              </a:graphicData>
            </a:graphic>
          </wp:inline>
        </w:drawing>
      </w:r>
    </w:p>
    <w:p w14:paraId="3E389C74" w14:textId="5051176F" w:rsidR="00673FF0" w:rsidRPr="00833388" w:rsidRDefault="003F65EF" w:rsidP="003F65EF">
      <w:pPr>
        <w:pStyle w:val="Caption"/>
        <w:rPr>
          <w:szCs w:val="26"/>
        </w:rPr>
      </w:pPr>
      <w:bookmarkStart w:id="160" w:name="_Toc232541672"/>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27</w:t>
      </w:r>
      <w:r w:rsidR="00F73565">
        <w:rPr>
          <w:noProof/>
        </w:rPr>
        <w:fldChar w:fldCharType="end"/>
      </w:r>
      <w:r>
        <w:t xml:space="preserve"> </w:t>
      </w:r>
      <w:r w:rsidR="00673FF0" w:rsidRPr="00833388">
        <w:rPr>
          <w:szCs w:val="26"/>
        </w:rPr>
        <w:t>Biểu đồ tuần tự chức năng thẩm định kết quả và Huấn luyện lại AI</w:t>
      </w:r>
      <w:bookmarkEnd w:id="160"/>
    </w:p>
    <w:p w14:paraId="782A40E9" w14:textId="340BA15C" w:rsidR="00673FF0" w:rsidRPr="00833388" w:rsidRDefault="00673FF0" w:rsidP="003F65EF">
      <w:pPr>
        <w:pStyle w:val="Heading3"/>
      </w:pPr>
      <w:bookmarkStart w:id="161" w:name="_Toc232669952"/>
      <w:r w:rsidRPr="00833388">
        <w:lastRenderedPageBreak/>
        <w:t>Giao tiếp Hỗ trợ và Tư vấn</w:t>
      </w:r>
      <w:bookmarkEnd w:id="161"/>
    </w:p>
    <w:p w14:paraId="080914F9" w14:textId="77777777" w:rsidR="00673FF0" w:rsidRPr="00833388" w:rsidRDefault="00673FF0" w:rsidP="00F85BA6">
      <w:pPr>
        <w:spacing w:line="276" w:lineRule="auto"/>
        <w:jc w:val="both"/>
        <w:rPr>
          <w:szCs w:val="26"/>
        </w:rPr>
      </w:pPr>
      <w:r w:rsidRPr="00833388">
        <w:rPr>
          <w:szCs w:val="26"/>
        </w:rPr>
        <w:fldChar w:fldCharType="begin"/>
      </w:r>
      <w:r w:rsidRPr="00833388">
        <w:rPr>
          <w:szCs w:val="26"/>
        </w:rPr>
        <w:instrText xml:space="preserve"> INCLUDEPICTURE "https://img.plantuml.biz/plantuml/png/ZLHFQzH05B_FftZiVR-0i58fA88MmJrusCji4Z93ixCncIdTeoTF8aKyY1IRIcbHb-x1YnbA3rFsUymtySrCiYRT5Jrkydk_z_lpidkbf8LKiupGICuB61oawvNLfnnYyqka0w0bg38fsjVxJ2tCDm4ff_vTSfmdXIGval28vrH865Xz9LA8hRve26YUzn7FrYi5ih3w6bwgd4vfcNXWYJjeclJ1pqsrW8XPVGcFQIaVlNZQa78IK-c7KTUwWjBgBsxjDMJSwhVAm-8f8QCHZBcjRmNkD3y4Wxv9IArUSa1V2Y9RNoeOZGXnhc7uq8c71t30RBtC8JBd2b3AUmv7vWpkJimIwGxDrGni_LMm7LCN0eIfvTOIuY28R3mZUemK72HApu5vdPuJCXSuhgfcC3Fd2z9E33TxnWKYuSZgDuZprdm1zNVH9MetOd8uyyJh4LP_mXWKuZlU9YAuwrEr9DoHn5Fay3rsSaC5dxahjgvmQY8aCnNttPt2CUv3ApS49uSR5QzC5O5muGh8_5KmSuQ28_DJf67NBfU7sAQ4ryezI1bl6891nFiMS80v5fYQQjx4tsFVlelETKFEd5yNo0Vk3oAS-fzoz_7LEz6rVtT2lUrxXkyFDhVKYLwkL-ZBdKf8NeIxyPh_qLfF9gx6puHYuXiVsttvdgNFClCVGUZQwe-Ee2qlLCVcc5UJsj-BYu8VzqF-NsTTrPlMcfnszTRW9oBuxDUubuZO_OFz1W00" \* MERGEFORMATINET </w:instrText>
      </w:r>
      <w:r w:rsidRPr="00833388">
        <w:rPr>
          <w:szCs w:val="26"/>
        </w:rPr>
        <w:fldChar w:fldCharType="separate"/>
      </w:r>
      <w:r w:rsidRPr="00833388">
        <w:rPr>
          <w:noProof/>
          <w:szCs w:val="26"/>
        </w:rPr>
        <w:drawing>
          <wp:inline distT="0" distB="0" distL="0" distR="0" wp14:anchorId="47364DD3" wp14:editId="2A417703">
            <wp:extent cx="5353050" cy="5233670"/>
            <wp:effectExtent l="0" t="0" r="0" b="5080"/>
            <wp:docPr id="1013482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53050" cy="5233670"/>
                    </a:xfrm>
                    <a:prstGeom prst="rect">
                      <a:avLst/>
                    </a:prstGeom>
                    <a:noFill/>
                    <a:ln>
                      <a:noFill/>
                    </a:ln>
                  </pic:spPr>
                </pic:pic>
              </a:graphicData>
            </a:graphic>
          </wp:inline>
        </w:drawing>
      </w:r>
      <w:r w:rsidRPr="00833388">
        <w:rPr>
          <w:szCs w:val="26"/>
        </w:rPr>
        <w:fldChar w:fldCharType="end"/>
      </w:r>
    </w:p>
    <w:p w14:paraId="4FEA8885" w14:textId="1D4D5A85" w:rsidR="00673FF0" w:rsidRPr="00833388" w:rsidRDefault="00D6619B" w:rsidP="00D6619B">
      <w:pPr>
        <w:pStyle w:val="Caption"/>
        <w:rPr>
          <w:szCs w:val="26"/>
        </w:rPr>
      </w:pPr>
      <w:bookmarkStart w:id="162" w:name="_Toc232541673"/>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28</w:t>
      </w:r>
      <w:r w:rsidR="00F73565">
        <w:rPr>
          <w:noProof/>
        </w:rPr>
        <w:fldChar w:fldCharType="end"/>
      </w:r>
      <w:r>
        <w:t xml:space="preserve"> </w:t>
      </w:r>
      <w:r w:rsidR="00673FF0" w:rsidRPr="00833388">
        <w:rPr>
          <w:szCs w:val="26"/>
        </w:rPr>
        <w:t>Biểu đồ tuần tự chức năng giao tiếp Hỗ trợ và Tư vấn</w:t>
      </w:r>
      <w:bookmarkEnd w:id="162"/>
    </w:p>
    <w:p w14:paraId="33CA8297" w14:textId="336928D1" w:rsidR="00673FF0" w:rsidRPr="00D6619B" w:rsidRDefault="00673FF0" w:rsidP="00F85BA6">
      <w:pPr>
        <w:spacing w:line="276" w:lineRule="auto"/>
        <w:jc w:val="both"/>
        <w:rPr>
          <w:b/>
          <w:bCs/>
          <w:szCs w:val="26"/>
          <w:u w:val="single"/>
        </w:rPr>
      </w:pPr>
      <w:r w:rsidRPr="00D6619B">
        <w:rPr>
          <w:b/>
          <w:bCs/>
          <w:szCs w:val="26"/>
          <w:u w:val="single"/>
        </w:rPr>
        <w:t>Nhóm 5: Mở rộng và Tiện ích</w:t>
      </w:r>
    </w:p>
    <w:p w14:paraId="7B009D50" w14:textId="644F9C29" w:rsidR="00673FF0" w:rsidRPr="00833388" w:rsidRDefault="00673FF0" w:rsidP="00D6619B">
      <w:pPr>
        <w:pStyle w:val="Heading3"/>
      </w:pPr>
      <w:bookmarkStart w:id="163" w:name="_Toc232669953"/>
      <w:r w:rsidRPr="00833388">
        <w:lastRenderedPageBreak/>
        <w:t>Xem bản đồ vùng dịch</w:t>
      </w:r>
      <w:bookmarkEnd w:id="163"/>
    </w:p>
    <w:p w14:paraId="61A00AAF" w14:textId="77777777" w:rsidR="00673FF0" w:rsidRPr="00833388" w:rsidRDefault="00673FF0" w:rsidP="00F85BA6">
      <w:pPr>
        <w:spacing w:line="276" w:lineRule="auto"/>
        <w:jc w:val="both"/>
        <w:rPr>
          <w:szCs w:val="26"/>
        </w:rPr>
      </w:pPr>
      <w:r w:rsidRPr="00833388">
        <w:rPr>
          <w:szCs w:val="26"/>
        </w:rPr>
        <w:fldChar w:fldCharType="begin"/>
      </w:r>
      <w:r w:rsidRPr="00833388">
        <w:rPr>
          <w:szCs w:val="26"/>
        </w:rPr>
        <w:instrText xml:space="preserve"> INCLUDEPICTURE "https://img.plantuml.biz/plantuml/png/bLE_IYD16E_dAJxIvmKi3l-0vnMAXOsmpMGsP0Tslwoxiu6KOc4X5a4iBEGC4hmJ3W-it2ai9lWUyoP-CnEJYTXOx-__DxjPArwffiWP5sfOGUTWyFRVwbi9gNd1GGTu3KtThrX9C2baoL51n-e_E83Kwja2mijo7R5jstk4-SJgAzWgoxplOGN_1Ditqp68pEe7sEMrsZhyjP2JBEMAztZTXyxEsnHggtyxmoV8fTNdZOUbFSPSEEZ-S0bW0_OTpEdz5O3pCmhPMmL9SEGwEPaBaJ77829b8kAnUMn0sFQX0KKC6Ni5ZGH36xJw59bZTPUsHnKXO4HVOZ_8Y7w6e2ZF1Vlmesx4-6drFmdZbMjkszcOlFKbz-oR18MP2X2S9FKvkhpIyTEUDsp6vDVE45AE6TG4pGYRO023CC-n62DMTsaUnOtO7XvQti38t84oZ_XX7jo_AXmFDP-unaM2Q9wNGqSIvUfIX_xelkA2vOQunumgcEaGyc2-73EmYUuFlW5xqRPherEDQnmaUD9m3FfhL__qO0uoFoBL7K91nTMgGuW3FesglXD7q76vUxBNz1ObA6dRLvLWjAVVbm0JTz_2ja-2iSq-fkv7V0S0" \* MERGEFORMATINET </w:instrText>
      </w:r>
      <w:r w:rsidRPr="00833388">
        <w:rPr>
          <w:szCs w:val="26"/>
        </w:rPr>
        <w:fldChar w:fldCharType="separate"/>
      </w:r>
      <w:r w:rsidRPr="00833388">
        <w:rPr>
          <w:noProof/>
          <w:szCs w:val="26"/>
        </w:rPr>
        <w:drawing>
          <wp:inline distT="0" distB="0" distL="0" distR="0" wp14:anchorId="09F9E4C6" wp14:editId="52CA3368">
            <wp:extent cx="5733415" cy="5092065"/>
            <wp:effectExtent l="0" t="0" r="0" b="635"/>
            <wp:docPr id="1949274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3415" cy="5092065"/>
                    </a:xfrm>
                    <a:prstGeom prst="rect">
                      <a:avLst/>
                    </a:prstGeom>
                    <a:noFill/>
                    <a:ln>
                      <a:noFill/>
                    </a:ln>
                  </pic:spPr>
                </pic:pic>
              </a:graphicData>
            </a:graphic>
          </wp:inline>
        </w:drawing>
      </w:r>
      <w:r w:rsidRPr="00833388">
        <w:rPr>
          <w:szCs w:val="26"/>
        </w:rPr>
        <w:fldChar w:fldCharType="end"/>
      </w:r>
    </w:p>
    <w:p w14:paraId="0C1013D1" w14:textId="4476B64F" w:rsidR="00673FF0" w:rsidRPr="00833388" w:rsidRDefault="00D6619B" w:rsidP="00D6619B">
      <w:pPr>
        <w:pStyle w:val="Caption"/>
        <w:rPr>
          <w:szCs w:val="26"/>
        </w:rPr>
      </w:pPr>
      <w:bookmarkStart w:id="164" w:name="_Toc232541674"/>
      <w:r>
        <w:t xml:space="preserve">Hình </w:t>
      </w:r>
      <w:r w:rsidR="00F73565">
        <w:fldChar w:fldCharType="begin"/>
      </w:r>
      <w:r w:rsidR="00F73565">
        <w:instrText xml:space="preserve"> STYLEREF 1 \s </w:instrText>
      </w:r>
      <w:r w:rsidR="00F73565">
        <w:fldChar w:fldCharType="separate"/>
      </w:r>
      <w:r w:rsidR="00F73565">
        <w:rPr>
          <w:noProof/>
        </w:rPr>
        <w:t>2</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29</w:t>
      </w:r>
      <w:r w:rsidR="00F73565">
        <w:rPr>
          <w:noProof/>
        </w:rPr>
        <w:fldChar w:fldCharType="end"/>
      </w:r>
      <w:r>
        <w:t xml:space="preserve"> </w:t>
      </w:r>
      <w:r w:rsidR="00673FF0" w:rsidRPr="00833388">
        <w:rPr>
          <w:szCs w:val="26"/>
        </w:rPr>
        <w:t>Biểu đồ tuần tự chức năng giao xem bản đồ vùng dịch</w:t>
      </w:r>
      <w:bookmarkEnd w:id="164"/>
    </w:p>
    <w:p w14:paraId="5FD4F6E4" w14:textId="124DFC21" w:rsidR="00673FF0" w:rsidRDefault="00673FF0" w:rsidP="00D6619B">
      <w:pPr>
        <w:pStyle w:val="Heading2"/>
      </w:pPr>
      <w:bookmarkStart w:id="165" w:name="_Toc232669954"/>
      <w:r w:rsidRPr="00833388">
        <w:t>Cơ sở dữ liệu</w:t>
      </w:r>
      <w:bookmarkEnd w:id="165"/>
    </w:p>
    <w:p w14:paraId="54CE300A" w14:textId="16466C64" w:rsidR="00D6619B" w:rsidRDefault="00140728" w:rsidP="00D6619B">
      <w:pPr>
        <w:rPr>
          <w:lang w:val="vi-VN"/>
        </w:rPr>
      </w:pPr>
      <w:r>
        <w:t>Có</w:t>
      </w:r>
      <w:r>
        <w:rPr>
          <w:lang w:val="vi-VN"/>
        </w:rPr>
        <w:t xml:space="preserve"> 3 nhóm Database chính:</w:t>
      </w:r>
    </w:p>
    <w:p w14:paraId="6D6F980D" w14:textId="764E5993" w:rsidR="00140728" w:rsidRDefault="00140728" w:rsidP="00D6619B">
      <w:pPr>
        <w:rPr>
          <w:lang w:val="vi-VN"/>
        </w:rPr>
      </w:pPr>
      <w:r>
        <w:rPr>
          <w:lang w:val="vi-VN"/>
        </w:rPr>
        <w:t>Nhóm 1: Người dùng, tài khoản, chẩn đoán, bản đồ vùng dịch</w:t>
      </w:r>
    </w:p>
    <w:p w14:paraId="4BB61CEA" w14:textId="54575889" w:rsidR="00140728" w:rsidRPr="00140728" w:rsidRDefault="00AC36BB" w:rsidP="00D6619B">
      <w:pPr>
        <w:rPr>
          <w:lang w:val="vi-VN"/>
        </w:rPr>
      </w:pPr>
      <w:r>
        <w:rPr>
          <w:noProof/>
          <w:lang w:val="vi-VN"/>
          <w14:ligatures w14:val="standardContextual"/>
        </w:rPr>
        <w:lastRenderedPageBreak/>
        <w:drawing>
          <wp:inline distT="0" distB="0" distL="0" distR="0" wp14:anchorId="35EC5FE7" wp14:editId="0C9DE60E">
            <wp:extent cx="5612130" cy="3215005"/>
            <wp:effectExtent l="0" t="0" r="7620" b="4445"/>
            <wp:docPr id="1581886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86533" name="Picture 1581886533"/>
                    <pic:cNvPicPr/>
                  </pic:nvPicPr>
                  <pic:blipFill>
                    <a:blip r:embed="rId53">
                      <a:extLst>
                        <a:ext uri="{28A0092B-C50C-407E-A947-70E740481C1C}">
                          <a14:useLocalDpi xmlns:a14="http://schemas.microsoft.com/office/drawing/2010/main" val="0"/>
                        </a:ext>
                      </a:extLst>
                    </a:blip>
                    <a:stretch>
                      <a:fillRect/>
                    </a:stretch>
                  </pic:blipFill>
                  <pic:spPr>
                    <a:xfrm>
                      <a:off x="0" y="0"/>
                      <a:ext cx="5612130" cy="3215005"/>
                    </a:xfrm>
                    <a:prstGeom prst="rect">
                      <a:avLst/>
                    </a:prstGeom>
                  </pic:spPr>
                </pic:pic>
              </a:graphicData>
            </a:graphic>
          </wp:inline>
        </w:drawing>
      </w:r>
    </w:p>
    <w:p w14:paraId="08106AFD" w14:textId="6A4CAB9E" w:rsidR="00673FF0" w:rsidRPr="00140728" w:rsidRDefault="00673FF0" w:rsidP="00F85BA6">
      <w:pPr>
        <w:spacing w:line="276" w:lineRule="auto"/>
        <w:jc w:val="both"/>
        <w:rPr>
          <w:b/>
          <w:bCs/>
          <w:szCs w:val="26"/>
          <w:lang w:val="vi-VN"/>
        </w:rPr>
      </w:pPr>
    </w:p>
    <w:p w14:paraId="78E51D6F" w14:textId="18EA5E63" w:rsidR="00673FF0" w:rsidRPr="00AC36BB" w:rsidRDefault="00D6619B" w:rsidP="00D6619B">
      <w:pPr>
        <w:pStyle w:val="Caption"/>
        <w:rPr>
          <w:szCs w:val="26"/>
          <w:lang w:val="vi-VN"/>
        </w:rPr>
      </w:pPr>
      <w:bookmarkStart w:id="166" w:name="_Toc232541675"/>
      <w:r w:rsidRPr="00AC36B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2</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30</w:t>
      </w:r>
      <w:r w:rsidR="00F73565">
        <w:rPr>
          <w:lang w:val="vi-VN"/>
        </w:rPr>
        <w:fldChar w:fldCharType="end"/>
      </w:r>
      <w:r w:rsidRPr="00AC36BB">
        <w:rPr>
          <w:lang w:val="vi-VN"/>
        </w:rPr>
        <w:t xml:space="preserve"> </w:t>
      </w:r>
      <w:r w:rsidR="00673FF0" w:rsidRPr="00AC36BB">
        <w:rPr>
          <w:szCs w:val="26"/>
          <w:lang w:val="vi-VN"/>
        </w:rPr>
        <w:t>Cơ sở dữ liệu</w:t>
      </w:r>
      <w:r w:rsidR="00AC36BB">
        <w:rPr>
          <w:szCs w:val="26"/>
          <w:lang w:val="vi-VN"/>
        </w:rPr>
        <w:t xml:space="preserve"> Nhóm 1</w:t>
      </w:r>
      <w:bookmarkEnd w:id="166"/>
    </w:p>
    <w:p w14:paraId="67313FC3" w14:textId="264E69FB" w:rsidR="00AC36BB" w:rsidRDefault="00AC36BB" w:rsidP="00AC36BB">
      <w:pPr>
        <w:rPr>
          <w:lang w:val="vi-VN"/>
        </w:rPr>
      </w:pPr>
      <w:r>
        <w:rPr>
          <w:lang w:val="vi-VN"/>
        </w:rPr>
        <w:t>Nhóm 2: Phản hồi, chuyên gia, tư vấn và chat</w:t>
      </w:r>
    </w:p>
    <w:p w14:paraId="67680A5B" w14:textId="45F40757" w:rsidR="00AC36BB" w:rsidRPr="00140728" w:rsidRDefault="00AC36BB" w:rsidP="00AC36BB">
      <w:pPr>
        <w:rPr>
          <w:lang w:val="vi-VN"/>
        </w:rPr>
      </w:pPr>
      <w:r>
        <w:rPr>
          <w:noProof/>
          <w:lang w:val="vi-VN"/>
          <w14:ligatures w14:val="standardContextual"/>
        </w:rPr>
        <w:lastRenderedPageBreak/>
        <w:drawing>
          <wp:inline distT="0" distB="0" distL="0" distR="0" wp14:anchorId="3DCA5E43" wp14:editId="2492A011">
            <wp:extent cx="5612130" cy="6162675"/>
            <wp:effectExtent l="0" t="0" r="7620" b="9525"/>
            <wp:docPr id="554762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6211" name="Picture 55476211"/>
                    <pic:cNvPicPr/>
                  </pic:nvPicPr>
                  <pic:blipFill>
                    <a:blip r:embed="rId54">
                      <a:extLst>
                        <a:ext uri="{28A0092B-C50C-407E-A947-70E740481C1C}">
                          <a14:useLocalDpi xmlns:a14="http://schemas.microsoft.com/office/drawing/2010/main" val="0"/>
                        </a:ext>
                      </a:extLst>
                    </a:blip>
                    <a:stretch>
                      <a:fillRect/>
                    </a:stretch>
                  </pic:blipFill>
                  <pic:spPr>
                    <a:xfrm>
                      <a:off x="0" y="0"/>
                      <a:ext cx="5612130" cy="6162675"/>
                    </a:xfrm>
                    <a:prstGeom prst="rect">
                      <a:avLst/>
                    </a:prstGeom>
                  </pic:spPr>
                </pic:pic>
              </a:graphicData>
            </a:graphic>
          </wp:inline>
        </w:drawing>
      </w:r>
    </w:p>
    <w:p w14:paraId="1D624231" w14:textId="77777777" w:rsidR="00AC36BB" w:rsidRPr="00140728" w:rsidRDefault="00AC36BB" w:rsidP="00AC36BB">
      <w:pPr>
        <w:spacing w:line="276" w:lineRule="auto"/>
        <w:jc w:val="both"/>
        <w:rPr>
          <w:b/>
          <w:bCs/>
          <w:szCs w:val="26"/>
          <w:lang w:val="vi-VN"/>
        </w:rPr>
      </w:pPr>
    </w:p>
    <w:p w14:paraId="5D921250" w14:textId="0A8AC556" w:rsidR="00AC36BB" w:rsidRPr="00AC36BB" w:rsidRDefault="00AD4D44" w:rsidP="00AD4D44">
      <w:pPr>
        <w:pStyle w:val="Caption"/>
        <w:rPr>
          <w:szCs w:val="26"/>
          <w:lang w:val="vi-VN"/>
        </w:rPr>
      </w:pPr>
      <w:bookmarkStart w:id="167" w:name="_Toc232541676"/>
      <w:r w:rsidRPr="00AD4D44">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2</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31</w:t>
      </w:r>
      <w:r w:rsidR="00F73565">
        <w:rPr>
          <w:lang w:val="vi-VN"/>
        </w:rPr>
        <w:fldChar w:fldCharType="end"/>
      </w:r>
      <w:r w:rsidRPr="00AD4D44">
        <w:rPr>
          <w:lang w:val="vi-VN"/>
        </w:rPr>
        <w:t xml:space="preserve"> </w:t>
      </w:r>
      <w:r w:rsidR="00AC36BB" w:rsidRPr="00AC36BB">
        <w:rPr>
          <w:szCs w:val="26"/>
          <w:lang w:val="vi-VN"/>
        </w:rPr>
        <w:t>Cơ sở dữ liệu</w:t>
      </w:r>
      <w:r w:rsidR="00AC36BB">
        <w:rPr>
          <w:szCs w:val="26"/>
          <w:lang w:val="vi-VN"/>
        </w:rPr>
        <w:t xml:space="preserve"> Nhóm 2</w:t>
      </w:r>
      <w:bookmarkEnd w:id="167"/>
    </w:p>
    <w:p w14:paraId="1E1354B2" w14:textId="4962B2EB" w:rsidR="00AC36BB" w:rsidRDefault="00AC36BB" w:rsidP="00AC36BB">
      <w:pPr>
        <w:rPr>
          <w:lang w:val="vi-VN"/>
        </w:rPr>
      </w:pPr>
      <w:r>
        <w:rPr>
          <w:lang w:val="vi-VN"/>
        </w:rPr>
        <w:t>Nhóm 3: Kiến thức cây trồng, chăm sóc cây và tài nguyên</w:t>
      </w:r>
    </w:p>
    <w:p w14:paraId="66A4ED6E" w14:textId="5D68186A" w:rsidR="00AC36BB" w:rsidRPr="00140728" w:rsidRDefault="00AC36BB" w:rsidP="00AC36BB">
      <w:pPr>
        <w:rPr>
          <w:lang w:val="vi-VN"/>
        </w:rPr>
      </w:pPr>
      <w:r>
        <w:rPr>
          <w:noProof/>
          <w:lang w:val="vi-VN"/>
          <w14:ligatures w14:val="standardContextual"/>
        </w:rPr>
        <w:lastRenderedPageBreak/>
        <w:drawing>
          <wp:inline distT="0" distB="0" distL="0" distR="0" wp14:anchorId="7D7D9277" wp14:editId="4542D174">
            <wp:extent cx="5611504" cy="4598894"/>
            <wp:effectExtent l="0" t="0" r="1905" b="0"/>
            <wp:docPr id="4138670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67064" name="Picture 41386706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74464" cy="4650493"/>
                    </a:xfrm>
                    <a:prstGeom prst="rect">
                      <a:avLst/>
                    </a:prstGeom>
                  </pic:spPr>
                </pic:pic>
              </a:graphicData>
            </a:graphic>
          </wp:inline>
        </w:drawing>
      </w:r>
    </w:p>
    <w:p w14:paraId="60357AB6" w14:textId="77777777" w:rsidR="00AC36BB" w:rsidRPr="00140728" w:rsidRDefault="00AC36BB" w:rsidP="00AC36BB">
      <w:pPr>
        <w:spacing w:line="276" w:lineRule="auto"/>
        <w:jc w:val="both"/>
        <w:rPr>
          <w:b/>
          <w:bCs/>
          <w:szCs w:val="26"/>
          <w:lang w:val="vi-VN"/>
        </w:rPr>
      </w:pPr>
    </w:p>
    <w:p w14:paraId="7EB18B94" w14:textId="2403C8C8" w:rsidR="00AC36BB" w:rsidRPr="00AC36BB" w:rsidRDefault="00AD4D44" w:rsidP="00AD4D44">
      <w:pPr>
        <w:pStyle w:val="Caption"/>
        <w:rPr>
          <w:szCs w:val="26"/>
          <w:lang w:val="vi-VN"/>
        </w:rPr>
      </w:pPr>
      <w:bookmarkStart w:id="168" w:name="_Toc232541677"/>
      <w:r w:rsidRPr="00AD4D44">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2</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32</w:t>
      </w:r>
      <w:r w:rsidR="00F73565">
        <w:rPr>
          <w:lang w:val="vi-VN"/>
        </w:rPr>
        <w:fldChar w:fldCharType="end"/>
      </w:r>
      <w:r w:rsidRPr="00AD4D44">
        <w:rPr>
          <w:lang w:val="vi-VN"/>
        </w:rPr>
        <w:t xml:space="preserve"> </w:t>
      </w:r>
      <w:r w:rsidR="00AC36BB" w:rsidRPr="00AC36BB">
        <w:rPr>
          <w:szCs w:val="26"/>
          <w:lang w:val="vi-VN"/>
        </w:rPr>
        <w:t>Cơ sở dữ liệu</w:t>
      </w:r>
      <w:r w:rsidR="00AC36BB">
        <w:rPr>
          <w:szCs w:val="26"/>
          <w:lang w:val="vi-VN"/>
        </w:rPr>
        <w:t xml:space="preserve"> Nhóm 3</w:t>
      </w:r>
      <w:bookmarkEnd w:id="168"/>
    </w:p>
    <w:p w14:paraId="21C0F096" w14:textId="77777777" w:rsidR="00AC36BB" w:rsidRDefault="00AC36BB" w:rsidP="00F85BA6">
      <w:pPr>
        <w:pStyle w:val="NormalWeb"/>
        <w:spacing w:before="0" w:beforeAutospacing="0" w:after="0" w:afterAutospacing="0" w:line="276" w:lineRule="auto"/>
        <w:jc w:val="both"/>
        <w:rPr>
          <w:sz w:val="26"/>
          <w:szCs w:val="26"/>
          <w:lang w:val="vi-VN"/>
        </w:rPr>
      </w:pPr>
    </w:p>
    <w:p w14:paraId="08A72E01" w14:textId="45FD4EB3" w:rsidR="00673FF0" w:rsidRPr="00AC36BB" w:rsidRDefault="00673FF0" w:rsidP="00F85BA6">
      <w:pPr>
        <w:pStyle w:val="NormalWeb"/>
        <w:spacing w:before="0" w:beforeAutospacing="0" w:after="0" w:afterAutospacing="0" w:line="276" w:lineRule="auto"/>
        <w:jc w:val="both"/>
        <w:rPr>
          <w:sz w:val="26"/>
          <w:szCs w:val="26"/>
          <w:lang w:val="vi-VN"/>
        </w:rPr>
      </w:pPr>
      <w:r w:rsidRPr="00AC36BB">
        <w:rPr>
          <w:sz w:val="26"/>
          <w:szCs w:val="26"/>
          <w:lang w:val="vi-VN"/>
        </w:rPr>
        <w:t>Cơ sở dữ liệu của hệ thống bao gồm các bảng sau:</w:t>
      </w:r>
    </w:p>
    <w:p w14:paraId="60050B43" w14:textId="5E11A44E" w:rsidR="00673FF0" w:rsidRPr="000B2B6E" w:rsidRDefault="00D6619B" w:rsidP="00F85BA6">
      <w:pPr>
        <w:pStyle w:val="NormalWeb"/>
        <w:spacing w:before="0" w:beforeAutospacing="0" w:after="0" w:afterAutospacing="0" w:line="276" w:lineRule="auto"/>
        <w:jc w:val="both"/>
        <w:rPr>
          <w:sz w:val="26"/>
          <w:szCs w:val="26"/>
          <w:lang w:val="vi-VN"/>
        </w:rPr>
      </w:pPr>
      <w:r w:rsidRPr="000B2B6E">
        <w:rPr>
          <w:sz w:val="26"/>
          <w:szCs w:val="26"/>
          <w:lang w:val="vi-VN"/>
        </w:rPr>
        <w:t>Bảng 1: Profiles (Quản lý hồ sơ và phân quyền người dùng)</w:t>
      </w:r>
    </w:p>
    <w:tbl>
      <w:tblPr>
        <w:tblStyle w:val="TableGrid"/>
        <w:tblW w:w="0" w:type="auto"/>
        <w:tblInd w:w="0" w:type="dxa"/>
        <w:tblLook w:val="04A0" w:firstRow="1" w:lastRow="0" w:firstColumn="1" w:lastColumn="0" w:noHBand="0" w:noVBand="1"/>
      </w:tblPr>
      <w:tblGrid>
        <w:gridCol w:w="1661"/>
        <w:gridCol w:w="2036"/>
        <w:gridCol w:w="2433"/>
        <w:gridCol w:w="2698"/>
      </w:tblGrid>
      <w:tr w:rsidR="00673FF0" w:rsidRPr="00833388" w14:paraId="359AB2F2" w14:textId="77777777" w:rsidTr="00023942">
        <w:tc>
          <w:tcPr>
            <w:tcW w:w="0" w:type="auto"/>
            <w:hideMark/>
          </w:tcPr>
          <w:p w14:paraId="3C8DE3EE"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2A6DEC17"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560704E6"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6653BD86"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48598EF7" w14:textId="77777777" w:rsidTr="00023942">
        <w:tc>
          <w:tcPr>
            <w:tcW w:w="0" w:type="auto"/>
            <w:hideMark/>
          </w:tcPr>
          <w:p w14:paraId="0ACFABA9"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5BF91948"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7E4BC368" w14:textId="77777777" w:rsidR="00673FF0" w:rsidRPr="00833388" w:rsidRDefault="00673FF0" w:rsidP="00F85BA6">
            <w:pPr>
              <w:spacing w:line="276" w:lineRule="auto"/>
              <w:jc w:val="both"/>
              <w:rPr>
                <w:szCs w:val="26"/>
              </w:rPr>
            </w:pPr>
            <w:r w:rsidRPr="00833388">
              <w:rPr>
                <w:szCs w:val="26"/>
              </w:rPr>
              <w:t>Khóa chính (PK), liên kết Supabase Auth</w:t>
            </w:r>
          </w:p>
        </w:tc>
        <w:tc>
          <w:tcPr>
            <w:tcW w:w="0" w:type="auto"/>
            <w:hideMark/>
          </w:tcPr>
          <w:p w14:paraId="3B946E55" w14:textId="77777777" w:rsidR="00673FF0" w:rsidRPr="00833388" w:rsidRDefault="00673FF0" w:rsidP="00F85BA6">
            <w:pPr>
              <w:spacing w:line="276" w:lineRule="auto"/>
              <w:jc w:val="both"/>
              <w:rPr>
                <w:szCs w:val="26"/>
              </w:rPr>
            </w:pPr>
            <w:r w:rsidRPr="00833388">
              <w:rPr>
                <w:szCs w:val="26"/>
              </w:rPr>
              <w:t>Mã định danh duy nhất của người dùng</w:t>
            </w:r>
          </w:p>
        </w:tc>
      </w:tr>
      <w:tr w:rsidR="00673FF0" w:rsidRPr="00833388" w14:paraId="74A6328A" w14:textId="77777777" w:rsidTr="00023942">
        <w:tc>
          <w:tcPr>
            <w:tcW w:w="0" w:type="auto"/>
            <w:hideMark/>
          </w:tcPr>
          <w:p w14:paraId="2ECE7CA3" w14:textId="77777777" w:rsidR="00673FF0" w:rsidRPr="00833388" w:rsidRDefault="00673FF0" w:rsidP="00F85BA6">
            <w:pPr>
              <w:spacing w:line="276" w:lineRule="auto"/>
              <w:jc w:val="both"/>
              <w:rPr>
                <w:szCs w:val="26"/>
              </w:rPr>
            </w:pPr>
            <w:r w:rsidRPr="00833388">
              <w:rPr>
                <w:szCs w:val="26"/>
              </w:rPr>
              <w:t>role</w:t>
            </w:r>
          </w:p>
        </w:tc>
        <w:tc>
          <w:tcPr>
            <w:tcW w:w="0" w:type="auto"/>
            <w:hideMark/>
          </w:tcPr>
          <w:p w14:paraId="42904A10"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34762147" w14:textId="77777777" w:rsidR="00673FF0" w:rsidRPr="00833388" w:rsidRDefault="00673FF0" w:rsidP="00F85BA6">
            <w:pPr>
              <w:spacing w:line="276" w:lineRule="auto"/>
              <w:jc w:val="both"/>
              <w:rPr>
                <w:szCs w:val="26"/>
              </w:rPr>
            </w:pPr>
            <w:r w:rsidRPr="00833388">
              <w:rPr>
                <w:szCs w:val="26"/>
              </w:rPr>
              <w:t>Giá trị phân quyền</w:t>
            </w:r>
          </w:p>
        </w:tc>
        <w:tc>
          <w:tcPr>
            <w:tcW w:w="0" w:type="auto"/>
            <w:hideMark/>
          </w:tcPr>
          <w:p w14:paraId="32E775FD" w14:textId="77777777" w:rsidR="00673FF0" w:rsidRPr="00833388" w:rsidRDefault="00673FF0" w:rsidP="00F85BA6">
            <w:pPr>
              <w:spacing w:line="276" w:lineRule="auto"/>
              <w:jc w:val="both"/>
              <w:rPr>
                <w:szCs w:val="26"/>
              </w:rPr>
            </w:pPr>
            <w:r w:rsidRPr="00833388">
              <w:rPr>
                <w:szCs w:val="26"/>
              </w:rPr>
              <w:t>Vai trò của tài khoản, ví dụ: user, expert hoặc admin</w:t>
            </w:r>
          </w:p>
        </w:tc>
      </w:tr>
      <w:tr w:rsidR="00673FF0" w:rsidRPr="00833388" w14:paraId="3A8168B1" w14:textId="77777777" w:rsidTr="00023942">
        <w:tc>
          <w:tcPr>
            <w:tcW w:w="0" w:type="auto"/>
            <w:hideMark/>
          </w:tcPr>
          <w:p w14:paraId="26EDCADA" w14:textId="77777777" w:rsidR="00673FF0" w:rsidRPr="00833388" w:rsidRDefault="00673FF0" w:rsidP="00F85BA6">
            <w:pPr>
              <w:spacing w:line="276" w:lineRule="auto"/>
              <w:jc w:val="both"/>
              <w:rPr>
                <w:szCs w:val="26"/>
              </w:rPr>
            </w:pPr>
            <w:r w:rsidRPr="00833388">
              <w:rPr>
                <w:szCs w:val="26"/>
              </w:rPr>
              <w:t>display_name</w:t>
            </w:r>
          </w:p>
        </w:tc>
        <w:tc>
          <w:tcPr>
            <w:tcW w:w="0" w:type="auto"/>
            <w:hideMark/>
          </w:tcPr>
          <w:p w14:paraId="0B8BC445"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0BF551F4" w14:textId="77777777" w:rsidR="00673FF0" w:rsidRPr="00833388" w:rsidRDefault="00673FF0" w:rsidP="00F85BA6">
            <w:pPr>
              <w:spacing w:line="276" w:lineRule="auto"/>
              <w:jc w:val="both"/>
              <w:rPr>
                <w:szCs w:val="26"/>
              </w:rPr>
            </w:pPr>
            <w:r w:rsidRPr="00833388">
              <w:rPr>
                <w:szCs w:val="26"/>
              </w:rPr>
              <w:t>Có thể để trống</w:t>
            </w:r>
          </w:p>
        </w:tc>
        <w:tc>
          <w:tcPr>
            <w:tcW w:w="0" w:type="auto"/>
            <w:hideMark/>
          </w:tcPr>
          <w:p w14:paraId="5D55AAAC" w14:textId="77777777" w:rsidR="00673FF0" w:rsidRPr="00833388" w:rsidRDefault="00673FF0" w:rsidP="00F85BA6">
            <w:pPr>
              <w:spacing w:line="276" w:lineRule="auto"/>
              <w:jc w:val="both"/>
              <w:rPr>
                <w:szCs w:val="26"/>
              </w:rPr>
            </w:pPr>
            <w:r w:rsidRPr="00833388">
              <w:rPr>
                <w:szCs w:val="26"/>
              </w:rPr>
              <w:t>Tên hiển thị của người dùng</w:t>
            </w:r>
          </w:p>
        </w:tc>
      </w:tr>
      <w:tr w:rsidR="00673FF0" w:rsidRPr="00833388" w14:paraId="7CB726E3" w14:textId="77777777" w:rsidTr="00023942">
        <w:tc>
          <w:tcPr>
            <w:tcW w:w="0" w:type="auto"/>
            <w:hideMark/>
          </w:tcPr>
          <w:p w14:paraId="119A30D6" w14:textId="77777777" w:rsidR="00673FF0" w:rsidRPr="00833388" w:rsidRDefault="00673FF0" w:rsidP="00F85BA6">
            <w:pPr>
              <w:spacing w:line="276" w:lineRule="auto"/>
              <w:jc w:val="both"/>
              <w:rPr>
                <w:szCs w:val="26"/>
              </w:rPr>
            </w:pPr>
            <w:r w:rsidRPr="00833388">
              <w:rPr>
                <w:szCs w:val="26"/>
              </w:rPr>
              <w:lastRenderedPageBreak/>
              <w:t>avatar_url</w:t>
            </w:r>
          </w:p>
        </w:tc>
        <w:tc>
          <w:tcPr>
            <w:tcW w:w="0" w:type="auto"/>
            <w:hideMark/>
          </w:tcPr>
          <w:p w14:paraId="63502FBF"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644A076" w14:textId="77777777" w:rsidR="00673FF0" w:rsidRPr="00833388" w:rsidRDefault="00673FF0" w:rsidP="00F85BA6">
            <w:pPr>
              <w:spacing w:line="276" w:lineRule="auto"/>
              <w:jc w:val="both"/>
              <w:rPr>
                <w:szCs w:val="26"/>
              </w:rPr>
            </w:pPr>
            <w:r w:rsidRPr="00833388">
              <w:rPr>
                <w:szCs w:val="26"/>
              </w:rPr>
              <w:t>Có thể để trống</w:t>
            </w:r>
          </w:p>
        </w:tc>
        <w:tc>
          <w:tcPr>
            <w:tcW w:w="0" w:type="auto"/>
            <w:hideMark/>
          </w:tcPr>
          <w:p w14:paraId="61CC7BD3" w14:textId="77777777" w:rsidR="00673FF0" w:rsidRPr="00833388" w:rsidRDefault="00673FF0" w:rsidP="00F85BA6">
            <w:pPr>
              <w:spacing w:line="276" w:lineRule="auto"/>
              <w:jc w:val="both"/>
              <w:rPr>
                <w:szCs w:val="26"/>
              </w:rPr>
            </w:pPr>
            <w:r w:rsidRPr="00833388">
              <w:rPr>
                <w:szCs w:val="26"/>
              </w:rPr>
              <w:t>Đường dẫn đến ảnh đại diện của người dùng</w:t>
            </w:r>
          </w:p>
        </w:tc>
      </w:tr>
      <w:tr w:rsidR="00673FF0" w:rsidRPr="00833388" w14:paraId="665DF566" w14:textId="77777777" w:rsidTr="00023942">
        <w:tc>
          <w:tcPr>
            <w:tcW w:w="0" w:type="auto"/>
            <w:hideMark/>
          </w:tcPr>
          <w:p w14:paraId="195BDF7C"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749945AD"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3712EF71" w14:textId="77777777" w:rsidR="00673FF0" w:rsidRPr="00833388" w:rsidRDefault="00673FF0" w:rsidP="00F85BA6">
            <w:pPr>
              <w:spacing w:line="276" w:lineRule="auto"/>
              <w:jc w:val="both"/>
              <w:rPr>
                <w:szCs w:val="26"/>
              </w:rPr>
            </w:pPr>
            <w:r w:rsidRPr="00833388">
              <w:rPr>
                <w:szCs w:val="26"/>
              </w:rPr>
              <w:t>Mặc định thời gian hiện tại</w:t>
            </w:r>
          </w:p>
        </w:tc>
        <w:tc>
          <w:tcPr>
            <w:tcW w:w="0" w:type="auto"/>
            <w:hideMark/>
          </w:tcPr>
          <w:p w14:paraId="6C78839C" w14:textId="77777777" w:rsidR="00673FF0" w:rsidRPr="00833388" w:rsidRDefault="00673FF0" w:rsidP="00F85BA6">
            <w:pPr>
              <w:spacing w:line="276" w:lineRule="auto"/>
              <w:jc w:val="both"/>
              <w:rPr>
                <w:szCs w:val="26"/>
              </w:rPr>
            </w:pPr>
            <w:r w:rsidRPr="00833388">
              <w:rPr>
                <w:szCs w:val="26"/>
              </w:rPr>
              <w:t>Thời điểm hồ sơ người dùng được tạo</w:t>
            </w:r>
          </w:p>
        </w:tc>
      </w:tr>
      <w:tr w:rsidR="00673FF0" w:rsidRPr="00833388" w14:paraId="29744F78" w14:textId="77777777" w:rsidTr="00023942">
        <w:tc>
          <w:tcPr>
            <w:tcW w:w="0" w:type="auto"/>
            <w:hideMark/>
          </w:tcPr>
          <w:p w14:paraId="3D9C4251" w14:textId="77777777" w:rsidR="00673FF0" w:rsidRPr="00833388" w:rsidRDefault="00673FF0" w:rsidP="00F85BA6">
            <w:pPr>
              <w:spacing w:line="276" w:lineRule="auto"/>
              <w:jc w:val="both"/>
              <w:rPr>
                <w:szCs w:val="26"/>
              </w:rPr>
            </w:pPr>
            <w:r w:rsidRPr="00833388">
              <w:rPr>
                <w:szCs w:val="26"/>
              </w:rPr>
              <w:t>updated_at</w:t>
            </w:r>
          </w:p>
        </w:tc>
        <w:tc>
          <w:tcPr>
            <w:tcW w:w="0" w:type="auto"/>
            <w:hideMark/>
          </w:tcPr>
          <w:p w14:paraId="2EA8E55C"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2073BC49" w14:textId="77777777" w:rsidR="00673FF0" w:rsidRPr="00833388" w:rsidRDefault="00673FF0" w:rsidP="00F85BA6">
            <w:pPr>
              <w:spacing w:line="276" w:lineRule="auto"/>
              <w:jc w:val="both"/>
              <w:rPr>
                <w:szCs w:val="26"/>
              </w:rPr>
            </w:pPr>
            <w:r w:rsidRPr="00833388">
              <w:rPr>
                <w:szCs w:val="26"/>
              </w:rPr>
              <w:t>Mặc định thời gian hiện tại</w:t>
            </w:r>
          </w:p>
        </w:tc>
        <w:tc>
          <w:tcPr>
            <w:tcW w:w="0" w:type="auto"/>
            <w:hideMark/>
          </w:tcPr>
          <w:p w14:paraId="130B0966" w14:textId="77777777" w:rsidR="00673FF0" w:rsidRPr="00833388" w:rsidRDefault="00673FF0" w:rsidP="00F85BA6">
            <w:pPr>
              <w:spacing w:line="276" w:lineRule="auto"/>
              <w:jc w:val="both"/>
              <w:rPr>
                <w:szCs w:val="26"/>
              </w:rPr>
            </w:pPr>
            <w:r w:rsidRPr="00833388">
              <w:rPr>
                <w:szCs w:val="26"/>
              </w:rPr>
              <w:t>Thời điểm hồ sơ được cập nhật gần nhất</w:t>
            </w:r>
          </w:p>
        </w:tc>
      </w:tr>
    </w:tbl>
    <w:p w14:paraId="3796BC37" w14:textId="2B3962A5" w:rsidR="00D6619B" w:rsidRDefault="00D6619B" w:rsidP="00D6619B">
      <w:pPr>
        <w:pStyle w:val="Caption"/>
        <w:rPr>
          <w:szCs w:val="26"/>
        </w:rPr>
      </w:pPr>
      <w:bookmarkStart w:id="169" w:name="_Toc232541217"/>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21</w:t>
      </w:r>
      <w:r w:rsidR="00982DA6">
        <w:rPr>
          <w:noProof/>
        </w:rPr>
        <w:fldChar w:fldCharType="end"/>
      </w:r>
      <w:r w:rsidRPr="00833388">
        <w:rPr>
          <w:szCs w:val="26"/>
        </w:rPr>
        <w:t xml:space="preserve"> Bảng Profiles</w:t>
      </w:r>
      <w:bookmarkEnd w:id="169"/>
    </w:p>
    <w:p w14:paraId="621E5851" w14:textId="60184918" w:rsidR="00673FF0" w:rsidRPr="00833388" w:rsidRDefault="00673FF0" w:rsidP="00F85BA6">
      <w:pPr>
        <w:pStyle w:val="NormalWeb"/>
        <w:spacing w:before="0" w:beforeAutospacing="0" w:after="0" w:afterAutospacing="0" w:line="276" w:lineRule="auto"/>
        <w:jc w:val="both"/>
        <w:rPr>
          <w:sz w:val="26"/>
          <w:szCs w:val="26"/>
        </w:rPr>
      </w:pPr>
      <w:r w:rsidRPr="00833388">
        <w:rPr>
          <w:sz w:val="26"/>
          <w:szCs w:val="26"/>
        </w:rPr>
        <w:t>Bảng 2: History (Lịch sử chẩn đoán bệnh cây)</w:t>
      </w:r>
    </w:p>
    <w:tbl>
      <w:tblPr>
        <w:tblStyle w:val="TableGrid"/>
        <w:tblW w:w="0" w:type="auto"/>
        <w:tblInd w:w="0" w:type="dxa"/>
        <w:tblLook w:val="04A0" w:firstRow="1" w:lastRow="0" w:firstColumn="1" w:lastColumn="0" w:noHBand="0" w:noVBand="1"/>
      </w:tblPr>
      <w:tblGrid>
        <w:gridCol w:w="1660"/>
        <w:gridCol w:w="1719"/>
        <w:gridCol w:w="2414"/>
        <w:gridCol w:w="3035"/>
      </w:tblGrid>
      <w:tr w:rsidR="00673FF0" w:rsidRPr="00833388" w14:paraId="3CB700A1" w14:textId="77777777" w:rsidTr="00023942">
        <w:tc>
          <w:tcPr>
            <w:tcW w:w="0" w:type="auto"/>
            <w:hideMark/>
          </w:tcPr>
          <w:p w14:paraId="412F090C"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447AE13C"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391F8666"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0973DB76"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7F435462" w14:textId="77777777" w:rsidTr="00023942">
        <w:tc>
          <w:tcPr>
            <w:tcW w:w="0" w:type="auto"/>
            <w:hideMark/>
          </w:tcPr>
          <w:p w14:paraId="539FF442"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3A6A64AA" w14:textId="77777777" w:rsidR="00673FF0" w:rsidRPr="00833388" w:rsidRDefault="00673FF0" w:rsidP="00F85BA6">
            <w:pPr>
              <w:spacing w:line="276" w:lineRule="auto"/>
              <w:jc w:val="both"/>
              <w:rPr>
                <w:szCs w:val="26"/>
              </w:rPr>
            </w:pPr>
            <w:r w:rsidRPr="00833388">
              <w:rPr>
                <w:szCs w:val="26"/>
              </w:rPr>
              <w:t>INT4</w:t>
            </w:r>
          </w:p>
        </w:tc>
        <w:tc>
          <w:tcPr>
            <w:tcW w:w="0" w:type="auto"/>
            <w:hideMark/>
          </w:tcPr>
          <w:p w14:paraId="1EA49BB0" w14:textId="77777777" w:rsidR="00673FF0" w:rsidRPr="00833388" w:rsidRDefault="00673FF0" w:rsidP="00D6619B">
            <w:pPr>
              <w:spacing w:line="276" w:lineRule="auto"/>
              <w:rPr>
                <w:szCs w:val="26"/>
              </w:rPr>
            </w:pPr>
            <w:r w:rsidRPr="00833388">
              <w:rPr>
                <w:szCs w:val="26"/>
              </w:rPr>
              <w:t>Khóa chính (PK)</w:t>
            </w:r>
          </w:p>
        </w:tc>
        <w:tc>
          <w:tcPr>
            <w:tcW w:w="0" w:type="auto"/>
            <w:hideMark/>
          </w:tcPr>
          <w:p w14:paraId="2BF55ED1" w14:textId="77777777" w:rsidR="00673FF0" w:rsidRPr="00833388" w:rsidRDefault="00673FF0" w:rsidP="00D6619B">
            <w:pPr>
              <w:spacing w:line="276" w:lineRule="auto"/>
              <w:rPr>
                <w:szCs w:val="26"/>
              </w:rPr>
            </w:pPr>
            <w:r w:rsidRPr="00833388">
              <w:rPr>
                <w:szCs w:val="26"/>
              </w:rPr>
              <w:t>Mã định danh của lần chẩn đoán</w:t>
            </w:r>
          </w:p>
        </w:tc>
      </w:tr>
      <w:tr w:rsidR="00673FF0" w:rsidRPr="00833388" w14:paraId="5F3A0D76" w14:textId="77777777" w:rsidTr="00023942">
        <w:tc>
          <w:tcPr>
            <w:tcW w:w="0" w:type="auto"/>
            <w:hideMark/>
          </w:tcPr>
          <w:p w14:paraId="55093959" w14:textId="77777777" w:rsidR="00673FF0" w:rsidRPr="00833388" w:rsidRDefault="00673FF0" w:rsidP="00F85BA6">
            <w:pPr>
              <w:spacing w:line="276" w:lineRule="auto"/>
              <w:jc w:val="both"/>
              <w:rPr>
                <w:szCs w:val="26"/>
              </w:rPr>
            </w:pPr>
            <w:r w:rsidRPr="00833388">
              <w:rPr>
                <w:szCs w:val="26"/>
              </w:rPr>
              <w:t>plant_name</w:t>
            </w:r>
          </w:p>
        </w:tc>
        <w:tc>
          <w:tcPr>
            <w:tcW w:w="0" w:type="auto"/>
            <w:hideMark/>
          </w:tcPr>
          <w:p w14:paraId="5DE9EE03"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725CCB65" w14:textId="77777777" w:rsidR="00673FF0" w:rsidRPr="00833388" w:rsidRDefault="00673FF0" w:rsidP="00D6619B">
            <w:pPr>
              <w:spacing w:line="276" w:lineRule="auto"/>
              <w:rPr>
                <w:szCs w:val="26"/>
              </w:rPr>
            </w:pPr>
            <w:r w:rsidRPr="00833388">
              <w:rPr>
                <w:szCs w:val="26"/>
              </w:rPr>
              <w:t>Không được để trống</w:t>
            </w:r>
          </w:p>
        </w:tc>
        <w:tc>
          <w:tcPr>
            <w:tcW w:w="0" w:type="auto"/>
            <w:hideMark/>
          </w:tcPr>
          <w:p w14:paraId="6CF3C784" w14:textId="77777777" w:rsidR="00673FF0" w:rsidRPr="00833388" w:rsidRDefault="00673FF0" w:rsidP="00D6619B">
            <w:pPr>
              <w:spacing w:line="276" w:lineRule="auto"/>
              <w:rPr>
                <w:szCs w:val="26"/>
              </w:rPr>
            </w:pPr>
            <w:r w:rsidRPr="00833388">
              <w:rPr>
                <w:szCs w:val="26"/>
              </w:rPr>
              <w:t>Tên loại cây được hệ thống nhận diện</w:t>
            </w:r>
          </w:p>
        </w:tc>
      </w:tr>
      <w:tr w:rsidR="00673FF0" w:rsidRPr="00833388" w14:paraId="61A60B83" w14:textId="77777777" w:rsidTr="00023942">
        <w:tc>
          <w:tcPr>
            <w:tcW w:w="0" w:type="auto"/>
            <w:hideMark/>
          </w:tcPr>
          <w:p w14:paraId="5123411B" w14:textId="77777777" w:rsidR="00673FF0" w:rsidRPr="00833388" w:rsidRDefault="00673FF0" w:rsidP="00F85BA6">
            <w:pPr>
              <w:spacing w:line="276" w:lineRule="auto"/>
              <w:jc w:val="both"/>
              <w:rPr>
                <w:szCs w:val="26"/>
              </w:rPr>
            </w:pPr>
            <w:r w:rsidRPr="00833388">
              <w:rPr>
                <w:szCs w:val="26"/>
              </w:rPr>
              <w:t>disease_name</w:t>
            </w:r>
          </w:p>
        </w:tc>
        <w:tc>
          <w:tcPr>
            <w:tcW w:w="0" w:type="auto"/>
            <w:hideMark/>
          </w:tcPr>
          <w:p w14:paraId="50858F76"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EDD75DD" w14:textId="77777777" w:rsidR="00673FF0" w:rsidRPr="00833388" w:rsidRDefault="00673FF0" w:rsidP="00D6619B">
            <w:pPr>
              <w:spacing w:line="276" w:lineRule="auto"/>
              <w:rPr>
                <w:szCs w:val="26"/>
              </w:rPr>
            </w:pPr>
            <w:r w:rsidRPr="00833388">
              <w:rPr>
                <w:szCs w:val="26"/>
              </w:rPr>
              <w:t>Không được để trống</w:t>
            </w:r>
          </w:p>
        </w:tc>
        <w:tc>
          <w:tcPr>
            <w:tcW w:w="0" w:type="auto"/>
            <w:hideMark/>
          </w:tcPr>
          <w:p w14:paraId="00FF6A84" w14:textId="77777777" w:rsidR="00673FF0" w:rsidRPr="00833388" w:rsidRDefault="00673FF0" w:rsidP="00D6619B">
            <w:pPr>
              <w:spacing w:line="276" w:lineRule="auto"/>
              <w:rPr>
                <w:szCs w:val="26"/>
              </w:rPr>
            </w:pPr>
            <w:r w:rsidRPr="00833388">
              <w:rPr>
                <w:szCs w:val="26"/>
              </w:rPr>
              <w:t>Tên bệnh được mô hình AI dự đoán</w:t>
            </w:r>
          </w:p>
        </w:tc>
      </w:tr>
      <w:tr w:rsidR="00673FF0" w:rsidRPr="00833388" w14:paraId="7C9D6D45" w14:textId="77777777" w:rsidTr="00023942">
        <w:tc>
          <w:tcPr>
            <w:tcW w:w="0" w:type="auto"/>
            <w:hideMark/>
          </w:tcPr>
          <w:p w14:paraId="3A149E52" w14:textId="77777777" w:rsidR="00673FF0" w:rsidRPr="00833388" w:rsidRDefault="00673FF0" w:rsidP="00F85BA6">
            <w:pPr>
              <w:spacing w:line="276" w:lineRule="auto"/>
              <w:jc w:val="both"/>
              <w:rPr>
                <w:szCs w:val="26"/>
              </w:rPr>
            </w:pPr>
            <w:r w:rsidRPr="00833388">
              <w:rPr>
                <w:szCs w:val="26"/>
              </w:rPr>
              <w:t>confidence</w:t>
            </w:r>
          </w:p>
        </w:tc>
        <w:tc>
          <w:tcPr>
            <w:tcW w:w="0" w:type="auto"/>
            <w:hideMark/>
          </w:tcPr>
          <w:p w14:paraId="440A8D26" w14:textId="77777777" w:rsidR="00673FF0" w:rsidRPr="00833388" w:rsidRDefault="00673FF0" w:rsidP="00F85BA6">
            <w:pPr>
              <w:spacing w:line="276" w:lineRule="auto"/>
              <w:jc w:val="both"/>
              <w:rPr>
                <w:szCs w:val="26"/>
              </w:rPr>
            </w:pPr>
            <w:r w:rsidRPr="00833388">
              <w:rPr>
                <w:szCs w:val="26"/>
              </w:rPr>
              <w:t>FLOAT8</w:t>
            </w:r>
          </w:p>
        </w:tc>
        <w:tc>
          <w:tcPr>
            <w:tcW w:w="0" w:type="auto"/>
            <w:hideMark/>
          </w:tcPr>
          <w:p w14:paraId="63D5D114" w14:textId="77777777" w:rsidR="00673FF0" w:rsidRPr="00833388" w:rsidRDefault="00673FF0" w:rsidP="00D6619B">
            <w:pPr>
              <w:spacing w:line="276" w:lineRule="auto"/>
              <w:rPr>
                <w:szCs w:val="26"/>
              </w:rPr>
            </w:pPr>
            <w:r w:rsidRPr="00833388">
              <w:rPr>
                <w:szCs w:val="26"/>
              </w:rPr>
              <w:t>Giá trị từ 0 đến 1</w:t>
            </w:r>
          </w:p>
        </w:tc>
        <w:tc>
          <w:tcPr>
            <w:tcW w:w="0" w:type="auto"/>
            <w:hideMark/>
          </w:tcPr>
          <w:p w14:paraId="1CC2EA26" w14:textId="77777777" w:rsidR="00673FF0" w:rsidRPr="00833388" w:rsidRDefault="00673FF0" w:rsidP="00D6619B">
            <w:pPr>
              <w:spacing w:line="276" w:lineRule="auto"/>
              <w:rPr>
                <w:szCs w:val="26"/>
              </w:rPr>
            </w:pPr>
            <w:r w:rsidRPr="00833388">
              <w:rPr>
                <w:szCs w:val="26"/>
              </w:rPr>
              <w:t>Độ tin cậy của kết quả dự đoán</w:t>
            </w:r>
          </w:p>
        </w:tc>
      </w:tr>
      <w:tr w:rsidR="00673FF0" w:rsidRPr="00833388" w14:paraId="6DD25B2C" w14:textId="77777777" w:rsidTr="00023942">
        <w:tc>
          <w:tcPr>
            <w:tcW w:w="0" w:type="auto"/>
            <w:hideMark/>
          </w:tcPr>
          <w:p w14:paraId="3E75FC7C" w14:textId="77777777" w:rsidR="00673FF0" w:rsidRPr="00833388" w:rsidRDefault="00673FF0" w:rsidP="00F85BA6">
            <w:pPr>
              <w:spacing w:line="276" w:lineRule="auto"/>
              <w:jc w:val="both"/>
              <w:rPr>
                <w:szCs w:val="26"/>
              </w:rPr>
            </w:pPr>
            <w:r w:rsidRPr="00833388">
              <w:rPr>
                <w:szCs w:val="26"/>
              </w:rPr>
              <w:t>image_url</w:t>
            </w:r>
          </w:p>
        </w:tc>
        <w:tc>
          <w:tcPr>
            <w:tcW w:w="0" w:type="auto"/>
            <w:hideMark/>
          </w:tcPr>
          <w:p w14:paraId="4F63E3A8"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4621903A" w14:textId="77777777" w:rsidR="00673FF0" w:rsidRPr="00833388" w:rsidRDefault="00673FF0" w:rsidP="00D6619B">
            <w:pPr>
              <w:spacing w:line="276" w:lineRule="auto"/>
              <w:rPr>
                <w:szCs w:val="26"/>
              </w:rPr>
            </w:pPr>
            <w:r w:rsidRPr="00833388">
              <w:rPr>
                <w:szCs w:val="26"/>
              </w:rPr>
              <w:t>Có thể để trống</w:t>
            </w:r>
          </w:p>
        </w:tc>
        <w:tc>
          <w:tcPr>
            <w:tcW w:w="0" w:type="auto"/>
            <w:hideMark/>
          </w:tcPr>
          <w:p w14:paraId="10A6E600" w14:textId="77777777" w:rsidR="00673FF0" w:rsidRPr="00833388" w:rsidRDefault="00673FF0" w:rsidP="00D6619B">
            <w:pPr>
              <w:spacing w:line="276" w:lineRule="auto"/>
              <w:rPr>
                <w:szCs w:val="26"/>
              </w:rPr>
            </w:pPr>
            <w:r w:rsidRPr="00833388">
              <w:rPr>
                <w:szCs w:val="26"/>
              </w:rPr>
              <w:t>Đường dẫn đến hình ảnh cây được chẩn đoán</w:t>
            </w:r>
          </w:p>
        </w:tc>
      </w:tr>
      <w:tr w:rsidR="00673FF0" w:rsidRPr="00833388" w14:paraId="7054200F" w14:textId="77777777" w:rsidTr="00023942">
        <w:tc>
          <w:tcPr>
            <w:tcW w:w="0" w:type="auto"/>
            <w:hideMark/>
          </w:tcPr>
          <w:p w14:paraId="3A00AAA2"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469EE83C" w14:textId="77777777" w:rsidR="00673FF0" w:rsidRPr="00833388" w:rsidRDefault="00673FF0" w:rsidP="00F85BA6">
            <w:pPr>
              <w:spacing w:line="276" w:lineRule="auto"/>
              <w:jc w:val="both"/>
              <w:rPr>
                <w:szCs w:val="26"/>
              </w:rPr>
            </w:pPr>
            <w:r w:rsidRPr="00833388">
              <w:rPr>
                <w:szCs w:val="26"/>
              </w:rPr>
              <w:t>TIMESTAMP</w:t>
            </w:r>
          </w:p>
        </w:tc>
        <w:tc>
          <w:tcPr>
            <w:tcW w:w="0" w:type="auto"/>
            <w:hideMark/>
          </w:tcPr>
          <w:p w14:paraId="59402867" w14:textId="77777777" w:rsidR="00673FF0" w:rsidRPr="00833388" w:rsidRDefault="00673FF0" w:rsidP="00D6619B">
            <w:pPr>
              <w:spacing w:line="276" w:lineRule="auto"/>
              <w:rPr>
                <w:szCs w:val="26"/>
              </w:rPr>
            </w:pPr>
            <w:r w:rsidRPr="00833388">
              <w:rPr>
                <w:szCs w:val="26"/>
              </w:rPr>
              <w:t>Mặc định thời gian hiện tại</w:t>
            </w:r>
          </w:p>
        </w:tc>
        <w:tc>
          <w:tcPr>
            <w:tcW w:w="0" w:type="auto"/>
            <w:hideMark/>
          </w:tcPr>
          <w:p w14:paraId="0D5AD2C2" w14:textId="77777777" w:rsidR="00673FF0" w:rsidRPr="00833388" w:rsidRDefault="00673FF0" w:rsidP="00D6619B">
            <w:pPr>
              <w:spacing w:line="276" w:lineRule="auto"/>
              <w:rPr>
                <w:szCs w:val="26"/>
              </w:rPr>
            </w:pPr>
            <w:r w:rsidRPr="00833388">
              <w:rPr>
                <w:szCs w:val="26"/>
              </w:rPr>
              <w:t>Thời điểm thực hiện chẩn đoán</w:t>
            </w:r>
          </w:p>
        </w:tc>
      </w:tr>
      <w:tr w:rsidR="00673FF0" w:rsidRPr="00833388" w14:paraId="33EC6AFC" w14:textId="77777777" w:rsidTr="00023942">
        <w:tc>
          <w:tcPr>
            <w:tcW w:w="0" w:type="auto"/>
            <w:hideMark/>
          </w:tcPr>
          <w:p w14:paraId="665ED981"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5FCB2605"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0F7E66D6" w14:textId="77777777" w:rsidR="00673FF0" w:rsidRPr="00833388" w:rsidRDefault="00673FF0" w:rsidP="00D6619B">
            <w:pPr>
              <w:spacing w:line="276" w:lineRule="auto"/>
              <w:rPr>
                <w:szCs w:val="26"/>
              </w:rPr>
            </w:pPr>
            <w:r w:rsidRPr="00833388">
              <w:rPr>
                <w:szCs w:val="26"/>
              </w:rPr>
              <w:t>Khóa ngoại (FK) → profiles.id</w:t>
            </w:r>
          </w:p>
        </w:tc>
        <w:tc>
          <w:tcPr>
            <w:tcW w:w="0" w:type="auto"/>
            <w:hideMark/>
          </w:tcPr>
          <w:p w14:paraId="7F3BCB1F" w14:textId="77777777" w:rsidR="00673FF0" w:rsidRPr="00833388" w:rsidRDefault="00673FF0" w:rsidP="00D6619B">
            <w:pPr>
              <w:spacing w:line="276" w:lineRule="auto"/>
              <w:rPr>
                <w:szCs w:val="26"/>
              </w:rPr>
            </w:pPr>
            <w:r w:rsidRPr="00833388">
              <w:rPr>
                <w:szCs w:val="26"/>
              </w:rPr>
              <w:t>Người dùng thực hiện lần chẩn đoán</w:t>
            </w:r>
          </w:p>
        </w:tc>
      </w:tr>
    </w:tbl>
    <w:p w14:paraId="73344DB4" w14:textId="32C61F15" w:rsidR="007C6C60" w:rsidRDefault="007C6C60" w:rsidP="007C6C60">
      <w:pPr>
        <w:pStyle w:val="Caption"/>
        <w:rPr>
          <w:szCs w:val="26"/>
        </w:rPr>
      </w:pPr>
      <w:bookmarkStart w:id="170" w:name="_Toc232541218"/>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22</w:t>
      </w:r>
      <w:r w:rsidR="00982DA6">
        <w:rPr>
          <w:noProof/>
        </w:rPr>
        <w:fldChar w:fldCharType="end"/>
      </w:r>
      <w:r>
        <w:t xml:space="preserve"> </w:t>
      </w:r>
      <w:r w:rsidRPr="00833388">
        <w:rPr>
          <w:szCs w:val="26"/>
        </w:rPr>
        <w:t>Bảng History</w:t>
      </w:r>
      <w:bookmarkEnd w:id="170"/>
    </w:p>
    <w:p w14:paraId="0FD10FA7" w14:textId="6F56E24B" w:rsidR="00673FF0" w:rsidRPr="00833388" w:rsidRDefault="00673FF0" w:rsidP="00F85BA6">
      <w:pPr>
        <w:pStyle w:val="NormalWeb"/>
        <w:spacing w:before="0" w:beforeAutospacing="0" w:after="0" w:afterAutospacing="0" w:line="276" w:lineRule="auto"/>
        <w:jc w:val="both"/>
        <w:rPr>
          <w:sz w:val="26"/>
          <w:szCs w:val="26"/>
        </w:rPr>
      </w:pPr>
      <w:r w:rsidRPr="00833388">
        <w:rPr>
          <w:sz w:val="26"/>
          <w:szCs w:val="26"/>
        </w:rPr>
        <w:t>Bảng 3: Report_Cases (Báo cáo kết quả chẩn đoán chưa chính xác)</w:t>
      </w:r>
    </w:p>
    <w:tbl>
      <w:tblPr>
        <w:tblStyle w:val="TableGrid"/>
        <w:tblW w:w="0" w:type="auto"/>
        <w:tblInd w:w="0" w:type="dxa"/>
        <w:tblLook w:val="04A0" w:firstRow="1" w:lastRow="0" w:firstColumn="1" w:lastColumn="0" w:noHBand="0" w:noVBand="1"/>
      </w:tblPr>
      <w:tblGrid>
        <w:gridCol w:w="2382"/>
        <w:gridCol w:w="2036"/>
        <w:gridCol w:w="2331"/>
        <w:gridCol w:w="2079"/>
      </w:tblGrid>
      <w:tr w:rsidR="00673FF0" w:rsidRPr="00833388" w14:paraId="5C28E87A" w14:textId="77777777" w:rsidTr="00023942">
        <w:tc>
          <w:tcPr>
            <w:tcW w:w="0" w:type="auto"/>
            <w:hideMark/>
          </w:tcPr>
          <w:p w14:paraId="094C6B92"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53C765F4"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239F1809"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2969D54E"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53275108" w14:textId="77777777" w:rsidTr="00023942">
        <w:tc>
          <w:tcPr>
            <w:tcW w:w="0" w:type="auto"/>
            <w:hideMark/>
          </w:tcPr>
          <w:p w14:paraId="286B73AD"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3D418824"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1610B42F" w14:textId="77777777" w:rsidR="00673FF0" w:rsidRPr="00833388" w:rsidRDefault="00673FF0" w:rsidP="007C6C60">
            <w:pPr>
              <w:spacing w:line="276" w:lineRule="auto"/>
              <w:rPr>
                <w:szCs w:val="26"/>
              </w:rPr>
            </w:pPr>
            <w:r w:rsidRPr="00833388">
              <w:rPr>
                <w:szCs w:val="26"/>
              </w:rPr>
              <w:t>Khóa chính (PK)</w:t>
            </w:r>
          </w:p>
        </w:tc>
        <w:tc>
          <w:tcPr>
            <w:tcW w:w="0" w:type="auto"/>
            <w:hideMark/>
          </w:tcPr>
          <w:p w14:paraId="19DD2028" w14:textId="77777777" w:rsidR="00673FF0" w:rsidRPr="00833388" w:rsidRDefault="00673FF0" w:rsidP="007C6C60">
            <w:pPr>
              <w:spacing w:line="276" w:lineRule="auto"/>
              <w:rPr>
                <w:szCs w:val="26"/>
              </w:rPr>
            </w:pPr>
            <w:r w:rsidRPr="00833388">
              <w:rPr>
                <w:szCs w:val="26"/>
              </w:rPr>
              <w:t>Mã định danh của báo cáo</w:t>
            </w:r>
          </w:p>
        </w:tc>
      </w:tr>
      <w:tr w:rsidR="00673FF0" w:rsidRPr="00833388" w14:paraId="4B26F312" w14:textId="77777777" w:rsidTr="00023942">
        <w:tc>
          <w:tcPr>
            <w:tcW w:w="0" w:type="auto"/>
            <w:hideMark/>
          </w:tcPr>
          <w:p w14:paraId="265C8A15"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472A09DE"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32C95301"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70822088" w14:textId="77777777" w:rsidR="00673FF0" w:rsidRPr="00833388" w:rsidRDefault="00673FF0" w:rsidP="007C6C60">
            <w:pPr>
              <w:spacing w:line="276" w:lineRule="auto"/>
              <w:rPr>
                <w:szCs w:val="26"/>
              </w:rPr>
            </w:pPr>
            <w:r w:rsidRPr="00833388">
              <w:rPr>
                <w:szCs w:val="26"/>
              </w:rPr>
              <w:t>Thời điểm người dùng gửi báo cáo</w:t>
            </w:r>
          </w:p>
        </w:tc>
      </w:tr>
      <w:tr w:rsidR="00673FF0" w:rsidRPr="00833388" w14:paraId="72D125F1" w14:textId="77777777" w:rsidTr="00023942">
        <w:tc>
          <w:tcPr>
            <w:tcW w:w="0" w:type="auto"/>
            <w:hideMark/>
          </w:tcPr>
          <w:p w14:paraId="3047E882" w14:textId="77777777" w:rsidR="00673FF0" w:rsidRPr="00833388" w:rsidRDefault="00673FF0" w:rsidP="00F85BA6">
            <w:pPr>
              <w:spacing w:line="276" w:lineRule="auto"/>
              <w:jc w:val="both"/>
              <w:rPr>
                <w:szCs w:val="26"/>
              </w:rPr>
            </w:pPr>
            <w:r w:rsidRPr="00833388">
              <w:rPr>
                <w:szCs w:val="26"/>
              </w:rPr>
              <w:t>updated_at</w:t>
            </w:r>
          </w:p>
        </w:tc>
        <w:tc>
          <w:tcPr>
            <w:tcW w:w="0" w:type="auto"/>
            <w:hideMark/>
          </w:tcPr>
          <w:p w14:paraId="51AF9D71"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5937C633"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4BBB7DAD" w14:textId="77777777" w:rsidR="00673FF0" w:rsidRPr="00833388" w:rsidRDefault="00673FF0" w:rsidP="007C6C60">
            <w:pPr>
              <w:spacing w:line="276" w:lineRule="auto"/>
              <w:rPr>
                <w:szCs w:val="26"/>
              </w:rPr>
            </w:pPr>
            <w:r w:rsidRPr="00833388">
              <w:rPr>
                <w:szCs w:val="26"/>
              </w:rPr>
              <w:t>Thời điểm báo cáo được cập nhật gần nhất</w:t>
            </w:r>
          </w:p>
        </w:tc>
      </w:tr>
      <w:tr w:rsidR="00673FF0" w:rsidRPr="00833388" w14:paraId="1DBC611B" w14:textId="77777777" w:rsidTr="00023942">
        <w:tc>
          <w:tcPr>
            <w:tcW w:w="0" w:type="auto"/>
            <w:hideMark/>
          </w:tcPr>
          <w:p w14:paraId="5CA9956C"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70D62846"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62D3EFAD" w14:textId="77777777" w:rsidR="00673FF0" w:rsidRPr="00833388" w:rsidRDefault="00673FF0" w:rsidP="007C6C60">
            <w:pPr>
              <w:spacing w:line="276" w:lineRule="auto"/>
              <w:rPr>
                <w:szCs w:val="26"/>
              </w:rPr>
            </w:pPr>
            <w:r w:rsidRPr="00833388">
              <w:rPr>
                <w:szCs w:val="26"/>
              </w:rPr>
              <w:t>Khóa ngoại (FK) → profiles.id</w:t>
            </w:r>
          </w:p>
        </w:tc>
        <w:tc>
          <w:tcPr>
            <w:tcW w:w="0" w:type="auto"/>
            <w:hideMark/>
          </w:tcPr>
          <w:p w14:paraId="779EAF6A" w14:textId="77777777" w:rsidR="00673FF0" w:rsidRPr="00833388" w:rsidRDefault="00673FF0" w:rsidP="007C6C60">
            <w:pPr>
              <w:spacing w:line="276" w:lineRule="auto"/>
              <w:rPr>
                <w:szCs w:val="26"/>
              </w:rPr>
            </w:pPr>
            <w:r w:rsidRPr="00833388">
              <w:rPr>
                <w:szCs w:val="26"/>
              </w:rPr>
              <w:t>Người dùng gửi báo cáo</w:t>
            </w:r>
          </w:p>
        </w:tc>
      </w:tr>
      <w:tr w:rsidR="00673FF0" w:rsidRPr="00833388" w14:paraId="3D20B73A" w14:textId="77777777" w:rsidTr="00023942">
        <w:tc>
          <w:tcPr>
            <w:tcW w:w="0" w:type="auto"/>
            <w:hideMark/>
          </w:tcPr>
          <w:p w14:paraId="5EE61C5A" w14:textId="77777777" w:rsidR="00673FF0" w:rsidRPr="00833388" w:rsidRDefault="00673FF0" w:rsidP="00F85BA6">
            <w:pPr>
              <w:spacing w:line="276" w:lineRule="auto"/>
              <w:jc w:val="both"/>
              <w:rPr>
                <w:szCs w:val="26"/>
              </w:rPr>
            </w:pPr>
            <w:r w:rsidRPr="00833388">
              <w:rPr>
                <w:szCs w:val="26"/>
              </w:rPr>
              <w:lastRenderedPageBreak/>
              <w:t>plant</w:t>
            </w:r>
          </w:p>
        </w:tc>
        <w:tc>
          <w:tcPr>
            <w:tcW w:w="0" w:type="auto"/>
            <w:hideMark/>
          </w:tcPr>
          <w:p w14:paraId="3CDA96D7"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8D99065"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3D8547CF" w14:textId="77777777" w:rsidR="00673FF0" w:rsidRPr="00833388" w:rsidRDefault="00673FF0" w:rsidP="007C6C60">
            <w:pPr>
              <w:spacing w:line="276" w:lineRule="auto"/>
              <w:rPr>
                <w:szCs w:val="26"/>
              </w:rPr>
            </w:pPr>
            <w:r w:rsidRPr="00833388">
              <w:rPr>
                <w:szCs w:val="26"/>
              </w:rPr>
              <w:t>Tên cây liên quan đến kết quả chẩn đoán</w:t>
            </w:r>
          </w:p>
        </w:tc>
      </w:tr>
      <w:tr w:rsidR="00673FF0" w:rsidRPr="00833388" w14:paraId="5492B7DF" w14:textId="77777777" w:rsidTr="00023942">
        <w:tc>
          <w:tcPr>
            <w:tcW w:w="0" w:type="auto"/>
            <w:hideMark/>
          </w:tcPr>
          <w:p w14:paraId="2B21FC8B" w14:textId="77777777" w:rsidR="00673FF0" w:rsidRPr="00833388" w:rsidRDefault="00673FF0" w:rsidP="00F85BA6">
            <w:pPr>
              <w:spacing w:line="276" w:lineRule="auto"/>
              <w:jc w:val="both"/>
              <w:rPr>
                <w:szCs w:val="26"/>
              </w:rPr>
            </w:pPr>
            <w:r w:rsidRPr="00833388">
              <w:rPr>
                <w:szCs w:val="26"/>
              </w:rPr>
              <w:t>predicted_disease</w:t>
            </w:r>
          </w:p>
        </w:tc>
        <w:tc>
          <w:tcPr>
            <w:tcW w:w="0" w:type="auto"/>
            <w:hideMark/>
          </w:tcPr>
          <w:p w14:paraId="51E23D7B"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F5D817B"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713D37CD" w14:textId="77777777" w:rsidR="00673FF0" w:rsidRPr="00833388" w:rsidRDefault="00673FF0" w:rsidP="007C6C60">
            <w:pPr>
              <w:spacing w:line="276" w:lineRule="auto"/>
              <w:rPr>
                <w:szCs w:val="26"/>
              </w:rPr>
            </w:pPr>
            <w:r w:rsidRPr="00833388">
              <w:rPr>
                <w:szCs w:val="26"/>
              </w:rPr>
              <w:t>Tên bệnh do mô hình AI dự đoán</w:t>
            </w:r>
          </w:p>
        </w:tc>
      </w:tr>
      <w:tr w:rsidR="00673FF0" w:rsidRPr="00833388" w14:paraId="4EB4D24B" w14:textId="77777777" w:rsidTr="00023942">
        <w:tc>
          <w:tcPr>
            <w:tcW w:w="0" w:type="auto"/>
            <w:hideMark/>
          </w:tcPr>
          <w:p w14:paraId="1BA4BE5B" w14:textId="77777777" w:rsidR="00673FF0" w:rsidRPr="00833388" w:rsidRDefault="00673FF0" w:rsidP="00F85BA6">
            <w:pPr>
              <w:spacing w:line="276" w:lineRule="auto"/>
              <w:jc w:val="both"/>
              <w:rPr>
                <w:szCs w:val="26"/>
              </w:rPr>
            </w:pPr>
            <w:r w:rsidRPr="00833388">
              <w:rPr>
                <w:szCs w:val="26"/>
              </w:rPr>
              <w:t>confidence</w:t>
            </w:r>
          </w:p>
        </w:tc>
        <w:tc>
          <w:tcPr>
            <w:tcW w:w="0" w:type="auto"/>
            <w:hideMark/>
          </w:tcPr>
          <w:p w14:paraId="1A276275" w14:textId="77777777" w:rsidR="00673FF0" w:rsidRPr="00833388" w:rsidRDefault="00673FF0" w:rsidP="00F85BA6">
            <w:pPr>
              <w:spacing w:line="276" w:lineRule="auto"/>
              <w:jc w:val="both"/>
              <w:rPr>
                <w:szCs w:val="26"/>
              </w:rPr>
            </w:pPr>
            <w:r w:rsidRPr="00833388">
              <w:rPr>
                <w:szCs w:val="26"/>
              </w:rPr>
              <w:t>FLOAT8</w:t>
            </w:r>
          </w:p>
        </w:tc>
        <w:tc>
          <w:tcPr>
            <w:tcW w:w="0" w:type="auto"/>
            <w:hideMark/>
          </w:tcPr>
          <w:p w14:paraId="73F8DB39" w14:textId="77777777" w:rsidR="00673FF0" w:rsidRPr="00833388" w:rsidRDefault="00673FF0" w:rsidP="007C6C60">
            <w:pPr>
              <w:spacing w:line="276" w:lineRule="auto"/>
              <w:rPr>
                <w:szCs w:val="26"/>
              </w:rPr>
            </w:pPr>
            <w:r w:rsidRPr="00833388">
              <w:rPr>
                <w:szCs w:val="26"/>
              </w:rPr>
              <w:t>Giá trị từ 0 đến 1</w:t>
            </w:r>
          </w:p>
        </w:tc>
        <w:tc>
          <w:tcPr>
            <w:tcW w:w="0" w:type="auto"/>
            <w:hideMark/>
          </w:tcPr>
          <w:p w14:paraId="2CFF06CE" w14:textId="77777777" w:rsidR="00673FF0" w:rsidRPr="00833388" w:rsidRDefault="00673FF0" w:rsidP="007C6C60">
            <w:pPr>
              <w:spacing w:line="276" w:lineRule="auto"/>
              <w:rPr>
                <w:szCs w:val="26"/>
              </w:rPr>
            </w:pPr>
            <w:r w:rsidRPr="00833388">
              <w:rPr>
                <w:szCs w:val="26"/>
              </w:rPr>
              <w:t>Độ tin cậy của kết quả AI</w:t>
            </w:r>
          </w:p>
        </w:tc>
      </w:tr>
      <w:tr w:rsidR="00673FF0" w:rsidRPr="00833388" w14:paraId="5E2B8413" w14:textId="77777777" w:rsidTr="00023942">
        <w:tc>
          <w:tcPr>
            <w:tcW w:w="0" w:type="auto"/>
            <w:hideMark/>
          </w:tcPr>
          <w:p w14:paraId="09F46FB3" w14:textId="77777777" w:rsidR="00673FF0" w:rsidRPr="00833388" w:rsidRDefault="00673FF0" w:rsidP="00F85BA6">
            <w:pPr>
              <w:spacing w:line="276" w:lineRule="auto"/>
              <w:jc w:val="both"/>
              <w:rPr>
                <w:szCs w:val="26"/>
              </w:rPr>
            </w:pPr>
            <w:r w:rsidRPr="00833388">
              <w:rPr>
                <w:szCs w:val="26"/>
              </w:rPr>
              <w:t>image_url</w:t>
            </w:r>
          </w:p>
        </w:tc>
        <w:tc>
          <w:tcPr>
            <w:tcW w:w="0" w:type="auto"/>
            <w:hideMark/>
          </w:tcPr>
          <w:p w14:paraId="016DE173"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F6EADD3"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040F6893" w14:textId="77777777" w:rsidR="00673FF0" w:rsidRPr="00833388" w:rsidRDefault="00673FF0" w:rsidP="007C6C60">
            <w:pPr>
              <w:spacing w:line="276" w:lineRule="auto"/>
              <w:rPr>
                <w:szCs w:val="26"/>
              </w:rPr>
            </w:pPr>
            <w:r w:rsidRPr="00833388">
              <w:rPr>
                <w:szCs w:val="26"/>
              </w:rPr>
              <w:t>Đường dẫn đến ảnh cây được báo cáo</w:t>
            </w:r>
          </w:p>
        </w:tc>
      </w:tr>
      <w:tr w:rsidR="00673FF0" w:rsidRPr="00833388" w14:paraId="1C1389D0" w14:textId="77777777" w:rsidTr="00023942">
        <w:tc>
          <w:tcPr>
            <w:tcW w:w="0" w:type="auto"/>
            <w:hideMark/>
          </w:tcPr>
          <w:p w14:paraId="4676C157" w14:textId="77777777" w:rsidR="00673FF0" w:rsidRPr="00833388" w:rsidRDefault="00673FF0" w:rsidP="00F85BA6">
            <w:pPr>
              <w:spacing w:line="276" w:lineRule="auto"/>
              <w:jc w:val="both"/>
              <w:rPr>
                <w:szCs w:val="26"/>
              </w:rPr>
            </w:pPr>
            <w:r w:rsidRPr="00833388">
              <w:rPr>
                <w:szCs w:val="26"/>
              </w:rPr>
              <w:t>user_correct_disease</w:t>
            </w:r>
          </w:p>
        </w:tc>
        <w:tc>
          <w:tcPr>
            <w:tcW w:w="0" w:type="auto"/>
            <w:hideMark/>
          </w:tcPr>
          <w:p w14:paraId="54E40AC9"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4B7E953D"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5230254B" w14:textId="77777777" w:rsidR="00673FF0" w:rsidRPr="00833388" w:rsidRDefault="00673FF0" w:rsidP="007C6C60">
            <w:pPr>
              <w:spacing w:line="276" w:lineRule="auto"/>
              <w:rPr>
                <w:szCs w:val="26"/>
              </w:rPr>
            </w:pPr>
            <w:r w:rsidRPr="00833388">
              <w:rPr>
                <w:szCs w:val="26"/>
              </w:rPr>
              <w:t>Tên bệnh mà người dùng cho là chính xác</w:t>
            </w:r>
          </w:p>
        </w:tc>
      </w:tr>
      <w:tr w:rsidR="00673FF0" w:rsidRPr="00833388" w14:paraId="49851C38" w14:textId="77777777" w:rsidTr="00023942">
        <w:tc>
          <w:tcPr>
            <w:tcW w:w="0" w:type="auto"/>
            <w:hideMark/>
          </w:tcPr>
          <w:p w14:paraId="349AA2B1" w14:textId="77777777" w:rsidR="00673FF0" w:rsidRPr="00833388" w:rsidRDefault="00673FF0" w:rsidP="00F85BA6">
            <w:pPr>
              <w:spacing w:line="276" w:lineRule="auto"/>
              <w:jc w:val="both"/>
              <w:rPr>
                <w:szCs w:val="26"/>
              </w:rPr>
            </w:pPr>
            <w:r w:rsidRPr="00833388">
              <w:rPr>
                <w:szCs w:val="26"/>
              </w:rPr>
              <w:t>user_note</w:t>
            </w:r>
          </w:p>
        </w:tc>
        <w:tc>
          <w:tcPr>
            <w:tcW w:w="0" w:type="auto"/>
            <w:hideMark/>
          </w:tcPr>
          <w:p w14:paraId="2B6027A2"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2DD48B2"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1E3A9C26" w14:textId="77777777" w:rsidR="00673FF0" w:rsidRPr="00833388" w:rsidRDefault="00673FF0" w:rsidP="007C6C60">
            <w:pPr>
              <w:spacing w:line="276" w:lineRule="auto"/>
              <w:rPr>
                <w:szCs w:val="26"/>
              </w:rPr>
            </w:pPr>
            <w:r w:rsidRPr="00833388">
              <w:rPr>
                <w:szCs w:val="26"/>
              </w:rPr>
              <w:t>Ghi chú hoặc phản hồi của người dùng</w:t>
            </w:r>
          </w:p>
        </w:tc>
      </w:tr>
      <w:tr w:rsidR="00673FF0" w:rsidRPr="00833388" w14:paraId="777FFD00" w14:textId="77777777" w:rsidTr="00023942">
        <w:tc>
          <w:tcPr>
            <w:tcW w:w="0" w:type="auto"/>
            <w:hideMark/>
          </w:tcPr>
          <w:p w14:paraId="129875F3" w14:textId="77777777" w:rsidR="00673FF0" w:rsidRPr="00833388" w:rsidRDefault="00673FF0" w:rsidP="00F85BA6">
            <w:pPr>
              <w:spacing w:line="276" w:lineRule="auto"/>
              <w:jc w:val="both"/>
              <w:rPr>
                <w:szCs w:val="26"/>
              </w:rPr>
            </w:pPr>
            <w:r w:rsidRPr="00833388">
              <w:rPr>
                <w:szCs w:val="26"/>
              </w:rPr>
              <w:t>status</w:t>
            </w:r>
          </w:p>
        </w:tc>
        <w:tc>
          <w:tcPr>
            <w:tcW w:w="0" w:type="auto"/>
            <w:hideMark/>
          </w:tcPr>
          <w:p w14:paraId="7DF1AA70"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3B248F9C" w14:textId="77777777" w:rsidR="00673FF0" w:rsidRPr="00833388" w:rsidRDefault="00673FF0" w:rsidP="007C6C60">
            <w:pPr>
              <w:spacing w:line="276" w:lineRule="auto"/>
              <w:rPr>
                <w:szCs w:val="26"/>
              </w:rPr>
            </w:pPr>
            <w:r w:rsidRPr="00833388">
              <w:rPr>
                <w:szCs w:val="26"/>
              </w:rPr>
              <w:t>Trạng thái nghiệp vụ</w:t>
            </w:r>
          </w:p>
        </w:tc>
        <w:tc>
          <w:tcPr>
            <w:tcW w:w="0" w:type="auto"/>
            <w:hideMark/>
          </w:tcPr>
          <w:p w14:paraId="04A6365B" w14:textId="77777777" w:rsidR="00673FF0" w:rsidRPr="00833388" w:rsidRDefault="00673FF0" w:rsidP="007C6C60">
            <w:pPr>
              <w:spacing w:line="276" w:lineRule="auto"/>
              <w:rPr>
                <w:szCs w:val="26"/>
              </w:rPr>
            </w:pPr>
            <w:r w:rsidRPr="00833388">
              <w:rPr>
                <w:szCs w:val="26"/>
              </w:rPr>
              <w:t>Trạng thái xử lý báo cáo</w:t>
            </w:r>
          </w:p>
        </w:tc>
      </w:tr>
      <w:tr w:rsidR="00673FF0" w:rsidRPr="00833388" w14:paraId="6CF3CC77" w14:textId="77777777" w:rsidTr="00023942">
        <w:tc>
          <w:tcPr>
            <w:tcW w:w="0" w:type="auto"/>
            <w:hideMark/>
          </w:tcPr>
          <w:p w14:paraId="0419CED5" w14:textId="77777777" w:rsidR="00673FF0" w:rsidRPr="00833388" w:rsidRDefault="00673FF0" w:rsidP="00F85BA6">
            <w:pPr>
              <w:spacing w:line="276" w:lineRule="auto"/>
              <w:jc w:val="both"/>
              <w:rPr>
                <w:szCs w:val="26"/>
              </w:rPr>
            </w:pPr>
            <w:r w:rsidRPr="00833388">
              <w:rPr>
                <w:szCs w:val="26"/>
              </w:rPr>
              <w:t>reviewed_by</w:t>
            </w:r>
          </w:p>
        </w:tc>
        <w:tc>
          <w:tcPr>
            <w:tcW w:w="0" w:type="auto"/>
            <w:hideMark/>
          </w:tcPr>
          <w:p w14:paraId="6D206F28"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10555110" w14:textId="77777777" w:rsidR="00673FF0" w:rsidRPr="00833388" w:rsidRDefault="00673FF0" w:rsidP="007C6C60">
            <w:pPr>
              <w:spacing w:line="276" w:lineRule="auto"/>
              <w:rPr>
                <w:szCs w:val="26"/>
              </w:rPr>
            </w:pPr>
            <w:r w:rsidRPr="00833388">
              <w:rPr>
                <w:szCs w:val="26"/>
              </w:rPr>
              <w:t>Khóa ngoại (FK) → profiles.id, có thể để trống</w:t>
            </w:r>
          </w:p>
        </w:tc>
        <w:tc>
          <w:tcPr>
            <w:tcW w:w="0" w:type="auto"/>
            <w:hideMark/>
          </w:tcPr>
          <w:p w14:paraId="34138C22" w14:textId="77777777" w:rsidR="00673FF0" w:rsidRPr="00833388" w:rsidRDefault="00673FF0" w:rsidP="007C6C60">
            <w:pPr>
              <w:spacing w:line="276" w:lineRule="auto"/>
              <w:rPr>
                <w:szCs w:val="26"/>
              </w:rPr>
            </w:pPr>
            <w:r w:rsidRPr="00833388">
              <w:rPr>
                <w:szCs w:val="26"/>
              </w:rPr>
              <w:t>Chuyên gia hoặc quản trị viên thẩm định</w:t>
            </w:r>
          </w:p>
        </w:tc>
      </w:tr>
      <w:tr w:rsidR="00673FF0" w:rsidRPr="00833388" w14:paraId="5EE821B9" w14:textId="77777777" w:rsidTr="00023942">
        <w:tc>
          <w:tcPr>
            <w:tcW w:w="0" w:type="auto"/>
            <w:hideMark/>
          </w:tcPr>
          <w:p w14:paraId="5FF7E272" w14:textId="77777777" w:rsidR="00673FF0" w:rsidRPr="00833388" w:rsidRDefault="00673FF0" w:rsidP="00F85BA6">
            <w:pPr>
              <w:spacing w:line="276" w:lineRule="auto"/>
              <w:jc w:val="both"/>
              <w:rPr>
                <w:szCs w:val="26"/>
              </w:rPr>
            </w:pPr>
            <w:r w:rsidRPr="00833388">
              <w:rPr>
                <w:szCs w:val="26"/>
              </w:rPr>
              <w:t>expert_final_disease</w:t>
            </w:r>
          </w:p>
        </w:tc>
        <w:tc>
          <w:tcPr>
            <w:tcW w:w="0" w:type="auto"/>
            <w:hideMark/>
          </w:tcPr>
          <w:p w14:paraId="43B71AF0"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29135C3"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77C86C1A" w14:textId="77777777" w:rsidR="00673FF0" w:rsidRPr="00833388" w:rsidRDefault="00673FF0" w:rsidP="007C6C60">
            <w:pPr>
              <w:spacing w:line="276" w:lineRule="auto"/>
              <w:rPr>
                <w:szCs w:val="26"/>
              </w:rPr>
            </w:pPr>
            <w:r w:rsidRPr="00833388">
              <w:rPr>
                <w:szCs w:val="26"/>
              </w:rPr>
              <w:t>Tên bệnh cuối cùng được chuyên gia xác nhận</w:t>
            </w:r>
          </w:p>
        </w:tc>
      </w:tr>
      <w:tr w:rsidR="00673FF0" w:rsidRPr="00833388" w14:paraId="00335D99" w14:textId="77777777" w:rsidTr="00023942">
        <w:tc>
          <w:tcPr>
            <w:tcW w:w="0" w:type="auto"/>
            <w:hideMark/>
          </w:tcPr>
          <w:p w14:paraId="0A628EDA" w14:textId="77777777" w:rsidR="00673FF0" w:rsidRPr="00833388" w:rsidRDefault="00673FF0" w:rsidP="00F85BA6">
            <w:pPr>
              <w:spacing w:line="276" w:lineRule="auto"/>
              <w:jc w:val="both"/>
              <w:rPr>
                <w:szCs w:val="26"/>
              </w:rPr>
            </w:pPr>
            <w:r w:rsidRPr="00833388">
              <w:rPr>
                <w:szCs w:val="26"/>
              </w:rPr>
              <w:t>expert_note</w:t>
            </w:r>
          </w:p>
        </w:tc>
        <w:tc>
          <w:tcPr>
            <w:tcW w:w="0" w:type="auto"/>
            <w:hideMark/>
          </w:tcPr>
          <w:p w14:paraId="020EF01B"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21DE40C" w14:textId="77777777" w:rsidR="00673FF0" w:rsidRPr="00833388" w:rsidRDefault="00673FF0" w:rsidP="00F85BA6">
            <w:pPr>
              <w:spacing w:line="276" w:lineRule="auto"/>
              <w:jc w:val="both"/>
              <w:rPr>
                <w:szCs w:val="26"/>
              </w:rPr>
            </w:pPr>
            <w:r w:rsidRPr="00833388">
              <w:rPr>
                <w:szCs w:val="26"/>
              </w:rPr>
              <w:t>Có thể để trống</w:t>
            </w:r>
          </w:p>
        </w:tc>
        <w:tc>
          <w:tcPr>
            <w:tcW w:w="0" w:type="auto"/>
            <w:hideMark/>
          </w:tcPr>
          <w:p w14:paraId="1FC26898" w14:textId="77777777" w:rsidR="00673FF0" w:rsidRPr="00833388" w:rsidRDefault="00673FF0" w:rsidP="00F85BA6">
            <w:pPr>
              <w:spacing w:line="276" w:lineRule="auto"/>
              <w:jc w:val="both"/>
              <w:rPr>
                <w:szCs w:val="26"/>
              </w:rPr>
            </w:pPr>
            <w:r w:rsidRPr="00833388">
              <w:rPr>
                <w:szCs w:val="26"/>
              </w:rPr>
              <w:t>Ghi chú chuyên môn của chuyên gia</w:t>
            </w:r>
          </w:p>
        </w:tc>
      </w:tr>
    </w:tbl>
    <w:p w14:paraId="19E92AEF" w14:textId="25E3BA64" w:rsidR="007C6C60" w:rsidRDefault="007C6C60" w:rsidP="007C6C60">
      <w:pPr>
        <w:pStyle w:val="Caption"/>
        <w:rPr>
          <w:szCs w:val="26"/>
        </w:rPr>
      </w:pPr>
      <w:bookmarkStart w:id="171" w:name="_Toc232541219"/>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23</w:t>
      </w:r>
      <w:r w:rsidR="00982DA6">
        <w:rPr>
          <w:noProof/>
        </w:rPr>
        <w:fldChar w:fldCharType="end"/>
      </w:r>
      <w:r>
        <w:t xml:space="preserve"> </w:t>
      </w:r>
      <w:r w:rsidRPr="00833388">
        <w:rPr>
          <w:szCs w:val="26"/>
        </w:rPr>
        <w:t>Bảng Report_Cases</w:t>
      </w:r>
      <w:bookmarkEnd w:id="171"/>
    </w:p>
    <w:p w14:paraId="37DDD362" w14:textId="445CB70A" w:rsidR="00673FF0" w:rsidRPr="00833388" w:rsidRDefault="00673FF0" w:rsidP="00F85BA6">
      <w:pPr>
        <w:pStyle w:val="NormalWeb"/>
        <w:spacing w:before="0" w:beforeAutospacing="0" w:after="0" w:afterAutospacing="0" w:line="276" w:lineRule="auto"/>
        <w:jc w:val="both"/>
        <w:rPr>
          <w:sz w:val="26"/>
          <w:szCs w:val="26"/>
        </w:rPr>
      </w:pPr>
      <w:r w:rsidRPr="00833388">
        <w:rPr>
          <w:sz w:val="26"/>
          <w:szCs w:val="26"/>
        </w:rPr>
        <w:t>Bảng 4: Consultation_Requests (Yêu cầu tư vấn từ chuyên gia)</w:t>
      </w:r>
    </w:p>
    <w:tbl>
      <w:tblPr>
        <w:tblStyle w:val="TableGrid"/>
        <w:tblW w:w="0" w:type="auto"/>
        <w:tblInd w:w="0" w:type="dxa"/>
        <w:tblLook w:val="04A0" w:firstRow="1" w:lastRow="0" w:firstColumn="1" w:lastColumn="0" w:noHBand="0" w:noVBand="1"/>
      </w:tblPr>
      <w:tblGrid>
        <w:gridCol w:w="2181"/>
        <w:gridCol w:w="2036"/>
        <w:gridCol w:w="2372"/>
        <w:gridCol w:w="2239"/>
      </w:tblGrid>
      <w:tr w:rsidR="00673FF0" w:rsidRPr="00833388" w14:paraId="46569A40" w14:textId="77777777" w:rsidTr="00023942">
        <w:tc>
          <w:tcPr>
            <w:tcW w:w="0" w:type="auto"/>
            <w:hideMark/>
          </w:tcPr>
          <w:p w14:paraId="54032041"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16F94CA9"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74FEAA36"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68D4CA02"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69968D29" w14:textId="77777777" w:rsidTr="00023942">
        <w:tc>
          <w:tcPr>
            <w:tcW w:w="0" w:type="auto"/>
            <w:hideMark/>
          </w:tcPr>
          <w:p w14:paraId="036855D5"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54B171EB"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366C1E49" w14:textId="77777777" w:rsidR="00673FF0" w:rsidRPr="00833388" w:rsidRDefault="00673FF0" w:rsidP="007C6C60">
            <w:pPr>
              <w:spacing w:line="276" w:lineRule="auto"/>
              <w:rPr>
                <w:szCs w:val="26"/>
              </w:rPr>
            </w:pPr>
            <w:r w:rsidRPr="00833388">
              <w:rPr>
                <w:szCs w:val="26"/>
              </w:rPr>
              <w:t>Khóa chính (PK)</w:t>
            </w:r>
          </w:p>
        </w:tc>
        <w:tc>
          <w:tcPr>
            <w:tcW w:w="0" w:type="auto"/>
            <w:hideMark/>
          </w:tcPr>
          <w:p w14:paraId="6CD2AF28" w14:textId="77777777" w:rsidR="00673FF0" w:rsidRPr="00833388" w:rsidRDefault="00673FF0" w:rsidP="007C6C60">
            <w:pPr>
              <w:spacing w:line="276" w:lineRule="auto"/>
              <w:rPr>
                <w:szCs w:val="26"/>
              </w:rPr>
            </w:pPr>
            <w:r w:rsidRPr="00833388">
              <w:rPr>
                <w:szCs w:val="26"/>
              </w:rPr>
              <w:t>Mã định danh của yêu cầu tư vấn</w:t>
            </w:r>
          </w:p>
        </w:tc>
      </w:tr>
      <w:tr w:rsidR="00673FF0" w:rsidRPr="00833388" w14:paraId="3A30FEC2" w14:textId="77777777" w:rsidTr="00023942">
        <w:tc>
          <w:tcPr>
            <w:tcW w:w="0" w:type="auto"/>
            <w:hideMark/>
          </w:tcPr>
          <w:p w14:paraId="4FB252DB"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07218A28"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2CBDD7E8"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0A109BAD" w14:textId="77777777" w:rsidR="00673FF0" w:rsidRPr="00833388" w:rsidRDefault="00673FF0" w:rsidP="007C6C60">
            <w:pPr>
              <w:spacing w:line="276" w:lineRule="auto"/>
              <w:rPr>
                <w:szCs w:val="26"/>
              </w:rPr>
            </w:pPr>
            <w:r w:rsidRPr="00833388">
              <w:rPr>
                <w:szCs w:val="26"/>
              </w:rPr>
              <w:t>Thời điểm người dùng gửi yêu cầu</w:t>
            </w:r>
          </w:p>
        </w:tc>
      </w:tr>
      <w:tr w:rsidR="00673FF0" w:rsidRPr="00833388" w14:paraId="2C1E4F93" w14:textId="77777777" w:rsidTr="00023942">
        <w:tc>
          <w:tcPr>
            <w:tcW w:w="0" w:type="auto"/>
            <w:hideMark/>
          </w:tcPr>
          <w:p w14:paraId="04AA3A30" w14:textId="77777777" w:rsidR="00673FF0" w:rsidRPr="00833388" w:rsidRDefault="00673FF0" w:rsidP="00F85BA6">
            <w:pPr>
              <w:spacing w:line="276" w:lineRule="auto"/>
              <w:jc w:val="both"/>
              <w:rPr>
                <w:szCs w:val="26"/>
              </w:rPr>
            </w:pPr>
            <w:r w:rsidRPr="00833388">
              <w:rPr>
                <w:szCs w:val="26"/>
              </w:rPr>
              <w:lastRenderedPageBreak/>
              <w:t>updated_at</w:t>
            </w:r>
          </w:p>
        </w:tc>
        <w:tc>
          <w:tcPr>
            <w:tcW w:w="0" w:type="auto"/>
            <w:hideMark/>
          </w:tcPr>
          <w:p w14:paraId="1186F186"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00EC49FF"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03DF647A" w14:textId="77777777" w:rsidR="00673FF0" w:rsidRPr="00833388" w:rsidRDefault="00673FF0" w:rsidP="007C6C60">
            <w:pPr>
              <w:spacing w:line="276" w:lineRule="auto"/>
              <w:rPr>
                <w:szCs w:val="26"/>
              </w:rPr>
            </w:pPr>
            <w:r w:rsidRPr="00833388">
              <w:rPr>
                <w:szCs w:val="26"/>
              </w:rPr>
              <w:t>Thời điểm yêu cầu được cập nhật gần nhất</w:t>
            </w:r>
          </w:p>
        </w:tc>
      </w:tr>
      <w:tr w:rsidR="00673FF0" w:rsidRPr="00833388" w14:paraId="20EBFF53" w14:textId="77777777" w:rsidTr="00023942">
        <w:tc>
          <w:tcPr>
            <w:tcW w:w="0" w:type="auto"/>
            <w:hideMark/>
          </w:tcPr>
          <w:p w14:paraId="21DF82AC"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16A4CE86"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4B93B831" w14:textId="77777777" w:rsidR="00673FF0" w:rsidRPr="00833388" w:rsidRDefault="00673FF0" w:rsidP="007C6C60">
            <w:pPr>
              <w:spacing w:line="276" w:lineRule="auto"/>
              <w:rPr>
                <w:szCs w:val="26"/>
              </w:rPr>
            </w:pPr>
            <w:r w:rsidRPr="00833388">
              <w:rPr>
                <w:szCs w:val="26"/>
              </w:rPr>
              <w:t>Khóa ngoại (FK) → profiles.id</w:t>
            </w:r>
          </w:p>
        </w:tc>
        <w:tc>
          <w:tcPr>
            <w:tcW w:w="0" w:type="auto"/>
            <w:hideMark/>
          </w:tcPr>
          <w:p w14:paraId="7D0E1942" w14:textId="77777777" w:rsidR="00673FF0" w:rsidRPr="00833388" w:rsidRDefault="00673FF0" w:rsidP="007C6C60">
            <w:pPr>
              <w:spacing w:line="276" w:lineRule="auto"/>
              <w:rPr>
                <w:szCs w:val="26"/>
              </w:rPr>
            </w:pPr>
            <w:r w:rsidRPr="00833388">
              <w:rPr>
                <w:szCs w:val="26"/>
              </w:rPr>
              <w:t>Người dùng gửi yêu cầu tư vấn</w:t>
            </w:r>
          </w:p>
        </w:tc>
      </w:tr>
      <w:tr w:rsidR="00673FF0" w:rsidRPr="00833388" w14:paraId="6575B249" w14:textId="77777777" w:rsidTr="00023942">
        <w:tc>
          <w:tcPr>
            <w:tcW w:w="0" w:type="auto"/>
            <w:hideMark/>
          </w:tcPr>
          <w:p w14:paraId="18AEE0DB" w14:textId="77777777" w:rsidR="00673FF0" w:rsidRPr="00833388" w:rsidRDefault="00673FF0" w:rsidP="00F85BA6">
            <w:pPr>
              <w:spacing w:line="276" w:lineRule="auto"/>
              <w:jc w:val="both"/>
              <w:rPr>
                <w:szCs w:val="26"/>
              </w:rPr>
            </w:pPr>
            <w:r w:rsidRPr="00833388">
              <w:rPr>
                <w:szCs w:val="26"/>
              </w:rPr>
              <w:t>title</w:t>
            </w:r>
          </w:p>
        </w:tc>
        <w:tc>
          <w:tcPr>
            <w:tcW w:w="0" w:type="auto"/>
            <w:hideMark/>
          </w:tcPr>
          <w:p w14:paraId="07F4F2E6"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5B172404"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21CD8BB7" w14:textId="77777777" w:rsidR="00673FF0" w:rsidRPr="00833388" w:rsidRDefault="00673FF0" w:rsidP="007C6C60">
            <w:pPr>
              <w:spacing w:line="276" w:lineRule="auto"/>
              <w:rPr>
                <w:szCs w:val="26"/>
              </w:rPr>
            </w:pPr>
            <w:r w:rsidRPr="00833388">
              <w:rPr>
                <w:szCs w:val="26"/>
              </w:rPr>
              <w:t>Tiêu đề của yêu cầu tư vấn</w:t>
            </w:r>
          </w:p>
        </w:tc>
      </w:tr>
      <w:tr w:rsidR="00673FF0" w:rsidRPr="00833388" w14:paraId="50D7E193" w14:textId="77777777" w:rsidTr="00023942">
        <w:tc>
          <w:tcPr>
            <w:tcW w:w="0" w:type="auto"/>
            <w:hideMark/>
          </w:tcPr>
          <w:p w14:paraId="6F458D4F" w14:textId="77777777" w:rsidR="00673FF0" w:rsidRPr="00833388" w:rsidRDefault="00673FF0" w:rsidP="00F85BA6">
            <w:pPr>
              <w:spacing w:line="276" w:lineRule="auto"/>
              <w:jc w:val="both"/>
              <w:rPr>
                <w:szCs w:val="26"/>
              </w:rPr>
            </w:pPr>
            <w:r w:rsidRPr="00833388">
              <w:rPr>
                <w:szCs w:val="26"/>
              </w:rPr>
              <w:t>question</w:t>
            </w:r>
          </w:p>
        </w:tc>
        <w:tc>
          <w:tcPr>
            <w:tcW w:w="0" w:type="auto"/>
            <w:hideMark/>
          </w:tcPr>
          <w:p w14:paraId="5A4AF407"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088092C7"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478B94CA" w14:textId="77777777" w:rsidR="00673FF0" w:rsidRPr="00833388" w:rsidRDefault="00673FF0" w:rsidP="007C6C60">
            <w:pPr>
              <w:spacing w:line="276" w:lineRule="auto"/>
              <w:rPr>
                <w:szCs w:val="26"/>
              </w:rPr>
            </w:pPr>
            <w:r w:rsidRPr="00833388">
              <w:rPr>
                <w:szCs w:val="26"/>
              </w:rPr>
              <w:t>Nội dung câu hỏi của người dùng</w:t>
            </w:r>
          </w:p>
        </w:tc>
      </w:tr>
      <w:tr w:rsidR="00673FF0" w:rsidRPr="00833388" w14:paraId="710B6CD4" w14:textId="77777777" w:rsidTr="00023942">
        <w:tc>
          <w:tcPr>
            <w:tcW w:w="0" w:type="auto"/>
            <w:hideMark/>
          </w:tcPr>
          <w:p w14:paraId="04F5963A" w14:textId="77777777" w:rsidR="00673FF0" w:rsidRPr="00833388" w:rsidRDefault="00673FF0" w:rsidP="00F85BA6">
            <w:pPr>
              <w:spacing w:line="276" w:lineRule="auto"/>
              <w:jc w:val="both"/>
              <w:rPr>
                <w:szCs w:val="26"/>
              </w:rPr>
            </w:pPr>
            <w:r w:rsidRPr="00833388">
              <w:rPr>
                <w:szCs w:val="26"/>
              </w:rPr>
              <w:t>image_url</w:t>
            </w:r>
          </w:p>
        </w:tc>
        <w:tc>
          <w:tcPr>
            <w:tcW w:w="0" w:type="auto"/>
            <w:hideMark/>
          </w:tcPr>
          <w:p w14:paraId="5C90F008"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3F554F41"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46CE3D1D" w14:textId="77777777" w:rsidR="00673FF0" w:rsidRPr="00833388" w:rsidRDefault="00673FF0" w:rsidP="007C6C60">
            <w:pPr>
              <w:spacing w:line="276" w:lineRule="auto"/>
              <w:rPr>
                <w:szCs w:val="26"/>
              </w:rPr>
            </w:pPr>
            <w:r w:rsidRPr="00833388">
              <w:rPr>
                <w:szCs w:val="26"/>
              </w:rPr>
              <w:t>Đường dẫn đến hình ảnh đính kèm</w:t>
            </w:r>
          </w:p>
        </w:tc>
      </w:tr>
      <w:tr w:rsidR="00673FF0" w:rsidRPr="00833388" w14:paraId="3F994249" w14:textId="77777777" w:rsidTr="00023942">
        <w:tc>
          <w:tcPr>
            <w:tcW w:w="0" w:type="auto"/>
            <w:hideMark/>
          </w:tcPr>
          <w:p w14:paraId="5E5B056A" w14:textId="77777777" w:rsidR="00673FF0" w:rsidRPr="00833388" w:rsidRDefault="00673FF0" w:rsidP="00F85BA6">
            <w:pPr>
              <w:spacing w:line="276" w:lineRule="auto"/>
              <w:jc w:val="both"/>
              <w:rPr>
                <w:szCs w:val="26"/>
              </w:rPr>
            </w:pPr>
            <w:r w:rsidRPr="00833388">
              <w:rPr>
                <w:szCs w:val="26"/>
              </w:rPr>
              <w:t>requested_time</w:t>
            </w:r>
          </w:p>
        </w:tc>
        <w:tc>
          <w:tcPr>
            <w:tcW w:w="0" w:type="auto"/>
            <w:hideMark/>
          </w:tcPr>
          <w:p w14:paraId="64EB8BD9"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3B60E397"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0F07F6F1" w14:textId="77777777" w:rsidR="00673FF0" w:rsidRPr="00833388" w:rsidRDefault="00673FF0" w:rsidP="007C6C60">
            <w:pPr>
              <w:spacing w:line="276" w:lineRule="auto"/>
              <w:rPr>
                <w:szCs w:val="26"/>
              </w:rPr>
            </w:pPr>
            <w:r w:rsidRPr="00833388">
              <w:rPr>
                <w:szCs w:val="26"/>
              </w:rPr>
              <w:t>Thời gian người dùng mong muốn được tư vấn</w:t>
            </w:r>
          </w:p>
        </w:tc>
      </w:tr>
      <w:tr w:rsidR="00673FF0" w:rsidRPr="00833388" w14:paraId="2920CD71" w14:textId="77777777" w:rsidTr="00023942">
        <w:tc>
          <w:tcPr>
            <w:tcW w:w="0" w:type="auto"/>
            <w:hideMark/>
          </w:tcPr>
          <w:p w14:paraId="7590AFFA" w14:textId="77777777" w:rsidR="00673FF0" w:rsidRPr="00833388" w:rsidRDefault="00673FF0" w:rsidP="00F85BA6">
            <w:pPr>
              <w:spacing w:line="276" w:lineRule="auto"/>
              <w:jc w:val="both"/>
              <w:rPr>
                <w:szCs w:val="26"/>
              </w:rPr>
            </w:pPr>
            <w:r w:rsidRPr="00833388">
              <w:rPr>
                <w:szCs w:val="26"/>
              </w:rPr>
              <w:t>contact_phone</w:t>
            </w:r>
          </w:p>
        </w:tc>
        <w:tc>
          <w:tcPr>
            <w:tcW w:w="0" w:type="auto"/>
            <w:hideMark/>
          </w:tcPr>
          <w:p w14:paraId="4ABBF245"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74A22DA"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6227BA3E" w14:textId="77777777" w:rsidR="00673FF0" w:rsidRPr="00833388" w:rsidRDefault="00673FF0" w:rsidP="007C6C60">
            <w:pPr>
              <w:spacing w:line="276" w:lineRule="auto"/>
              <w:rPr>
                <w:szCs w:val="26"/>
              </w:rPr>
            </w:pPr>
            <w:r w:rsidRPr="00833388">
              <w:rPr>
                <w:szCs w:val="26"/>
              </w:rPr>
              <w:t>Số điện thoại liên hệ</w:t>
            </w:r>
          </w:p>
        </w:tc>
      </w:tr>
      <w:tr w:rsidR="00673FF0" w:rsidRPr="00833388" w14:paraId="21CF944A" w14:textId="77777777" w:rsidTr="00023942">
        <w:tc>
          <w:tcPr>
            <w:tcW w:w="0" w:type="auto"/>
            <w:hideMark/>
          </w:tcPr>
          <w:p w14:paraId="6A76379F" w14:textId="77777777" w:rsidR="00673FF0" w:rsidRPr="00833388" w:rsidRDefault="00673FF0" w:rsidP="00F85BA6">
            <w:pPr>
              <w:spacing w:line="276" w:lineRule="auto"/>
              <w:jc w:val="both"/>
              <w:rPr>
                <w:szCs w:val="26"/>
              </w:rPr>
            </w:pPr>
            <w:r w:rsidRPr="00833388">
              <w:rPr>
                <w:szCs w:val="26"/>
              </w:rPr>
              <w:t>status</w:t>
            </w:r>
          </w:p>
        </w:tc>
        <w:tc>
          <w:tcPr>
            <w:tcW w:w="0" w:type="auto"/>
            <w:hideMark/>
          </w:tcPr>
          <w:p w14:paraId="5440CB37"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54C0F1DE" w14:textId="77777777" w:rsidR="00673FF0" w:rsidRPr="00833388" w:rsidRDefault="00673FF0" w:rsidP="007C6C60">
            <w:pPr>
              <w:spacing w:line="276" w:lineRule="auto"/>
              <w:rPr>
                <w:szCs w:val="26"/>
              </w:rPr>
            </w:pPr>
            <w:r w:rsidRPr="00833388">
              <w:rPr>
                <w:szCs w:val="26"/>
              </w:rPr>
              <w:t>Trạng thái nghiệp vụ</w:t>
            </w:r>
          </w:p>
        </w:tc>
        <w:tc>
          <w:tcPr>
            <w:tcW w:w="0" w:type="auto"/>
            <w:hideMark/>
          </w:tcPr>
          <w:p w14:paraId="090BB947" w14:textId="77777777" w:rsidR="00673FF0" w:rsidRPr="00833388" w:rsidRDefault="00673FF0" w:rsidP="007C6C60">
            <w:pPr>
              <w:spacing w:line="276" w:lineRule="auto"/>
              <w:rPr>
                <w:szCs w:val="26"/>
              </w:rPr>
            </w:pPr>
            <w:r w:rsidRPr="00833388">
              <w:rPr>
                <w:szCs w:val="26"/>
              </w:rPr>
              <w:t>Trạng thái xử lý yêu cầu tư vấn</w:t>
            </w:r>
          </w:p>
        </w:tc>
      </w:tr>
      <w:tr w:rsidR="00673FF0" w:rsidRPr="00833388" w14:paraId="342773E0" w14:textId="77777777" w:rsidTr="00023942">
        <w:tc>
          <w:tcPr>
            <w:tcW w:w="0" w:type="auto"/>
            <w:hideMark/>
          </w:tcPr>
          <w:p w14:paraId="337896E7" w14:textId="77777777" w:rsidR="00673FF0" w:rsidRPr="00833388" w:rsidRDefault="00673FF0" w:rsidP="00F85BA6">
            <w:pPr>
              <w:spacing w:line="276" w:lineRule="auto"/>
              <w:jc w:val="both"/>
              <w:rPr>
                <w:szCs w:val="26"/>
              </w:rPr>
            </w:pPr>
            <w:r w:rsidRPr="00833388">
              <w:rPr>
                <w:szCs w:val="26"/>
              </w:rPr>
              <w:t>assigned_expert</w:t>
            </w:r>
          </w:p>
        </w:tc>
        <w:tc>
          <w:tcPr>
            <w:tcW w:w="0" w:type="auto"/>
            <w:hideMark/>
          </w:tcPr>
          <w:p w14:paraId="3441E25A"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5E9566A4" w14:textId="77777777" w:rsidR="00673FF0" w:rsidRPr="00833388" w:rsidRDefault="00673FF0" w:rsidP="007C6C60">
            <w:pPr>
              <w:spacing w:line="276" w:lineRule="auto"/>
              <w:rPr>
                <w:szCs w:val="26"/>
              </w:rPr>
            </w:pPr>
            <w:r w:rsidRPr="00833388">
              <w:rPr>
                <w:szCs w:val="26"/>
              </w:rPr>
              <w:t>Khóa ngoại (FK) → profiles.id, có thể để trống</w:t>
            </w:r>
          </w:p>
        </w:tc>
        <w:tc>
          <w:tcPr>
            <w:tcW w:w="0" w:type="auto"/>
            <w:hideMark/>
          </w:tcPr>
          <w:p w14:paraId="248F9A84" w14:textId="77777777" w:rsidR="00673FF0" w:rsidRPr="00833388" w:rsidRDefault="00673FF0" w:rsidP="007C6C60">
            <w:pPr>
              <w:spacing w:line="276" w:lineRule="auto"/>
              <w:rPr>
                <w:szCs w:val="26"/>
              </w:rPr>
            </w:pPr>
            <w:r w:rsidRPr="00833388">
              <w:rPr>
                <w:szCs w:val="26"/>
              </w:rPr>
              <w:t>Chuyên gia được phân công xử lý</w:t>
            </w:r>
          </w:p>
        </w:tc>
      </w:tr>
      <w:tr w:rsidR="00673FF0" w:rsidRPr="00833388" w14:paraId="3B5785CC" w14:textId="77777777" w:rsidTr="00023942">
        <w:tc>
          <w:tcPr>
            <w:tcW w:w="0" w:type="auto"/>
            <w:hideMark/>
          </w:tcPr>
          <w:p w14:paraId="68951B82" w14:textId="77777777" w:rsidR="00673FF0" w:rsidRPr="00833388" w:rsidRDefault="00673FF0" w:rsidP="00F85BA6">
            <w:pPr>
              <w:spacing w:line="276" w:lineRule="auto"/>
              <w:jc w:val="both"/>
              <w:rPr>
                <w:szCs w:val="26"/>
              </w:rPr>
            </w:pPr>
            <w:r w:rsidRPr="00833388">
              <w:rPr>
                <w:szCs w:val="26"/>
              </w:rPr>
              <w:t>expert_reply</w:t>
            </w:r>
          </w:p>
        </w:tc>
        <w:tc>
          <w:tcPr>
            <w:tcW w:w="0" w:type="auto"/>
            <w:hideMark/>
          </w:tcPr>
          <w:p w14:paraId="3B4D40D7"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DBD4030"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0054413E" w14:textId="77777777" w:rsidR="00673FF0" w:rsidRPr="00833388" w:rsidRDefault="00673FF0" w:rsidP="007C6C60">
            <w:pPr>
              <w:spacing w:line="276" w:lineRule="auto"/>
              <w:rPr>
                <w:szCs w:val="26"/>
              </w:rPr>
            </w:pPr>
            <w:r w:rsidRPr="00833388">
              <w:rPr>
                <w:szCs w:val="26"/>
              </w:rPr>
              <w:t>Nội dung phản hồi của chuyên gia</w:t>
            </w:r>
          </w:p>
        </w:tc>
      </w:tr>
      <w:tr w:rsidR="00673FF0" w:rsidRPr="00833388" w14:paraId="6D7AA469" w14:textId="77777777" w:rsidTr="00023942">
        <w:tc>
          <w:tcPr>
            <w:tcW w:w="0" w:type="auto"/>
            <w:hideMark/>
          </w:tcPr>
          <w:p w14:paraId="27B4A546" w14:textId="77777777" w:rsidR="00673FF0" w:rsidRPr="00833388" w:rsidRDefault="00673FF0" w:rsidP="00F85BA6">
            <w:pPr>
              <w:spacing w:line="276" w:lineRule="auto"/>
              <w:jc w:val="both"/>
              <w:rPr>
                <w:szCs w:val="26"/>
              </w:rPr>
            </w:pPr>
            <w:r w:rsidRPr="00833388">
              <w:rPr>
                <w:szCs w:val="26"/>
              </w:rPr>
              <w:t>expert_reply_at</w:t>
            </w:r>
          </w:p>
        </w:tc>
        <w:tc>
          <w:tcPr>
            <w:tcW w:w="0" w:type="auto"/>
            <w:hideMark/>
          </w:tcPr>
          <w:p w14:paraId="58353F34"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0DC68064"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13382F48" w14:textId="77777777" w:rsidR="00673FF0" w:rsidRPr="00833388" w:rsidRDefault="00673FF0" w:rsidP="007C6C60">
            <w:pPr>
              <w:spacing w:line="276" w:lineRule="auto"/>
              <w:rPr>
                <w:szCs w:val="26"/>
              </w:rPr>
            </w:pPr>
            <w:r w:rsidRPr="00833388">
              <w:rPr>
                <w:szCs w:val="26"/>
              </w:rPr>
              <w:t>Thời điểm chuyên gia phản hồi</w:t>
            </w:r>
          </w:p>
        </w:tc>
      </w:tr>
      <w:tr w:rsidR="00673FF0" w:rsidRPr="00833388" w14:paraId="539BD25B" w14:textId="77777777" w:rsidTr="00023942">
        <w:tc>
          <w:tcPr>
            <w:tcW w:w="0" w:type="auto"/>
            <w:hideMark/>
          </w:tcPr>
          <w:p w14:paraId="15024662" w14:textId="77777777" w:rsidR="00673FF0" w:rsidRPr="00833388" w:rsidRDefault="00673FF0" w:rsidP="00F85BA6">
            <w:pPr>
              <w:spacing w:line="276" w:lineRule="auto"/>
              <w:jc w:val="both"/>
              <w:rPr>
                <w:szCs w:val="26"/>
              </w:rPr>
            </w:pPr>
            <w:r w:rsidRPr="00833388">
              <w:rPr>
                <w:szCs w:val="26"/>
              </w:rPr>
              <w:t>storage_consent</w:t>
            </w:r>
          </w:p>
        </w:tc>
        <w:tc>
          <w:tcPr>
            <w:tcW w:w="0" w:type="auto"/>
            <w:hideMark/>
          </w:tcPr>
          <w:p w14:paraId="1352E935" w14:textId="77777777" w:rsidR="00673FF0" w:rsidRPr="00833388" w:rsidRDefault="00673FF0" w:rsidP="00F85BA6">
            <w:pPr>
              <w:spacing w:line="276" w:lineRule="auto"/>
              <w:jc w:val="both"/>
              <w:rPr>
                <w:szCs w:val="26"/>
              </w:rPr>
            </w:pPr>
            <w:r w:rsidRPr="00833388">
              <w:rPr>
                <w:szCs w:val="26"/>
              </w:rPr>
              <w:t>BOOLEAN</w:t>
            </w:r>
          </w:p>
        </w:tc>
        <w:tc>
          <w:tcPr>
            <w:tcW w:w="0" w:type="auto"/>
            <w:hideMark/>
          </w:tcPr>
          <w:p w14:paraId="6EC9544B" w14:textId="77777777" w:rsidR="00673FF0" w:rsidRPr="00833388" w:rsidRDefault="00673FF0" w:rsidP="007C6C60">
            <w:pPr>
              <w:spacing w:line="276" w:lineRule="auto"/>
              <w:rPr>
                <w:szCs w:val="26"/>
              </w:rPr>
            </w:pPr>
            <w:r w:rsidRPr="00833388">
              <w:rPr>
                <w:szCs w:val="26"/>
              </w:rPr>
              <w:t>Mặc định false</w:t>
            </w:r>
          </w:p>
        </w:tc>
        <w:tc>
          <w:tcPr>
            <w:tcW w:w="0" w:type="auto"/>
            <w:hideMark/>
          </w:tcPr>
          <w:p w14:paraId="3CB3AA5F" w14:textId="77777777" w:rsidR="00673FF0" w:rsidRPr="00833388" w:rsidRDefault="00673FF0" w:rsidP="007C6C60">
            <w:pPr>
              <w:spacing w:line="276" w:lineRule="auto"/>
              <w:rPr>
                <w:szCs w:val="26"/>
              </w:rPr>
            </w:pPr>
            <w:r w:rsidRPr="00833388">
              <w:rPr>
                <w:szCs w:val="26"/>
              </w:rPr>
              <w:t>Xác nhận người dùng đồng ý lưu trữ dữ liệu</w:t>
            </w:r>
          </w:p>
        </w:tc>
      </w:tr>
      <w:tr w:rsidR="00673FF0" w:rsidRPr="00833388" w14:paraId="7EBC6FCE" w14:textId="77777777" w:rsidTr="00023942">
        <w:tc>
          <w:tcPr>
            <w:tcW w:w="0" w:type="auto"/>
            <w:hideMark/>
          </w:tcPr>
          <w:p w14:paraId="1BE1D0B7" w14:textId="77777777" w:rsidR="00673FF0" w:rsidRPr="00833388" w:rsidRDefault="00673FF0" w:rsidP="00F85BA6">
            <w:pPr>
              <w:spacing w:line="276" w:lineRule="auto"/>
              <w:jc w:val="both"/>
              <w:rPr>
                <w:szCs w:val="26"/>
              </w:rPr>
            </w:pPr>
            <w:r w:rsidRPr="00833388">
              <w:rPr>
                <w:szCs w:val="26"/>
              </w:rPr>
              <w:t>profile_snapshot</w:t>
            </w:r>
          </w:p>
        </w:tc>
        <w:tc>
          <w:tcPr>
            <w:tcW w:w="0" w:type="auto"/>
            <w:hideMark/>
          </w:tcPr>
          <w:p w14:paraId="4110C649" w14:textId="77777777" w:rsidR="00673FF0" w:rsidRPr="00833388" w:rsidRDefault="00673FF0" w:rsidP="00F85BA6">
            <w:pPr>
              <w:spacing w:line="276" w:lineRule="auto"/>
              <w:jc w:val="both"/>
              <w:rPr>
                <w:szCs w:val="26"/>
              </w:rPr>
            </w:pPr>
            <w:r w:rsidRPr="00833388">
              <w:rPr>
                <w:szCs w:val="26"/>
              </w:rPr>
              <w:t>JSONB</w:t>
            </w:r>
          </w:p>
        </w:tc>
        <w:tc>
          <w:tcPr>
            <w:tcW w:w="0" w:type="auto"/>
            <w:hideMark/>
          </w:tcPr>
          <w:p w14:paraId="3B93B523"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2C98D8A8" w14:textId="77777777" w:rsidR="00673FF0" w:rsidRPr="00833388" w:rsidRDefault="00673FF0" w:rsidP="007C6C60">
            <w:pPr>
              <w:spacing w:line="276" w:lineRule="auto"/>
              <w:rPr>
                <w:szCs w:val="26"/>
              </w:rPr>
            </w:pPr>
            <w:r w:rsidRPr="00833388">
              <w:rPr>
                <w:szCs w:val="26"/>
              </w:rPr>
              <w:t>Bản chụp thông tin hồ sơ tại thời điểm gửi yêu cầu</w:t>
            </w:r>
          </w:p>
        </w:tc>
      </w:tr>
      <w:tr w:rsidR="00673FF0" w:rsidRPr="00833388" w14:paraId="249CF577" w14:textId="77777777" w:rsidTr="00023942">
        <w:tc>
          <w:tcPr>
            <w:tcW w:w="0" w:type="auto"/>
            <w:hideMark/>
          </w:tcPr>
          <w:p w14:paraId="1E1A3CAE" w14:textId="77777777" w:rsidR="00673FF0" w:rsidRPr="00833388" w:rsidRDefault="00673FF0" w:rsidP="00F85BA6">
            <w:pPr>
              <w:spacing w:line="276" w:lineRule="auto"/>
              <w:jc w:val="both"/>
              <w:rPr>
                <w:szCs w:val="26"/>
              </w:rPr>
            </w:pPr>
            <w:r w:rsidRPr="00833388">
              <w:rPr>
                <w:szCs w:val="26"/>
              </w:rPr>
              <w:t>questionnaire_json</w:t>
            </w:r>
          </w:p>
        </w:tc>
        <w:tc>
          <w:tcPr>
            <w:tcW w:w="0" w:type="auto"/>
            <w:hideMark/>
          </w:tcPr>
          <w:p w14:paraId="6F96A903" w14:textId="77777777" w:rsidR="00673FF0" w:rsidRPr="00833388" w:rsidRDefault="00673FF0" w:rsidP="00F85BA6">
            <w:pPr>
              <w:spacing w:line="276" w:lineRule="auto"/>
              <w:jc w:val="both"/>
              <w:rPr>
                <w:szCs w:val="26"/>
              </w:rPr>
            </w:pPr>
            <w:r w:rsidRPr="00833388">
              <w:rPr>
                <w:szCs w:val="26"/>
              </w:rPr>
              <w:t>JSONB</w:t>
            </w:r>
          </w:p>
        </w:tc>
        <w:tc>
          <w:tcPr>
            <w:tcW w:w="0" w:type="auto"/>
            <w:hideMark/>
          </w:tcPr>
          <w:p w14:paraId="01DED513"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5CA0EC7A" w14:textId="77777777" w:rsidR="00673FF0" w:rsidRPr="00833388" w:rsidRDefault="00673FF0" w:rsidP="007C6C60">
            <w:pPr>
              <w:spacing w:line="276" w:lineRule="auto"/>
              <w:rPr>
                <w:szCs w:val="26"/>
              </w:rPr>
            </w:pPr>
            <w:r w:rsidRPr="00833388">
              <w:rPr>
                <w:szCs w:val="26"/>
              </w:rPr>
              <w:t>Dữ liệu câu trả lời trong biểu mẫu tư vấn</w:t>
            </w:r>
          </w:p>
        </w:tc>
      </w:tr>
      <w:tr w:rsidR="00673FF0" w:rsidRPr="00833388" w14:paraId="45B74B25" w14:textId="77777777" w:rsidTr="00023942">
        <w:tc>
          <w:tcPr>
            <w:tcW w:w="0" w:type="auto"/>
            <w:hideMark/>
          </w:tcPr>
          <w:p w14:paraId="3481AB5A" w14:textId="77777777" w:rsidR="00673FF0" w:rsidRPr="00833388" w:rsidRDefault="00673FF0" w:rsidP="00F85BA6">
            <w:pPr>
              <w:spacing w:line="276" w:lineRule="auto"/>
              <w:jc w:val="both"/>
              <w:rPr>
                <w:szCs w:val="26"/>
              </w:rPr>
            </w:pPr>
            <w:r w:rsidRPr="00833388">
              <w:rPr>
                <w:szCs w:val="26"/>
              </w:rPr>
              <w:lastRenderedPageBreak/>
              <w:t>expected_reply_at</w:t>
            </w:r>
          </w:p>
        </w:tc>
        <w:tc>
          <w:tcPr>
            <w:tcW w:w="0" w:type="auto"/>
            <w:hideMark/>
          </w:tcPr>
          <w:p w14:paraId="6D975C5B"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62BF05E5"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5551FF2D" w14:textId="77777777" w:rsidR="00673FF0" w:rsidRPr="00833388" w:rsidRDefault="00673FF0" w:rsidP="007C6C60">
            <w:pPr>
              <w:spacing w:line="276" w:lineRule="auto"/>
              <w:rPr>
                <w:szCs w:val="26"/>
              </w:rPr>
            </w:pPr>
            <w:r w:rsidRPr="00833388">
              <w:rPr>
                <w:szCs w:val="26"/>
              </w:rPr>
              <w:t>Thời gian dự kiến nhận được phản hồi</w:t>
            </w:r>
          </w:p>
        </w:tc>
      </w:tr>
      <w:tr w:rsidR="00673FF0" w:rsidRPr="00833388" w14:paraId="1F2AAB84" w14:textId="77777777" w:rsidTr="00023942">
        <w:tc>
          <w:tcPr>
            <w:tcW w:w="0" w:type="auto"/>
            <w:hideMark/>
          </w:tcPr>
          <w:p w14:paraId="23CAB691" w14:textId="77777777" w:rsidR="00673FF0" w:rsidRPr="00833388" w:rsidRDefault="00673FF0" w:rsidP="00F85BA6">
            <w:pPr>
              <w:spacing w:line="276" w:lineRule="auto"/>
              <w:jc w:val="both"/>
              <w:rPr>
                <w:szCs w:val="26"/>
              </w:rPr>
            </w:pPr>
            <w:r w:rsidRPr="00833388">
              <w:rPr>
                <w:szCs w:val="26"/>
              </w:rPr>
              <w:t>notify_email</w:t>
            </w:r>
          </w:p>
        </w:tc>
        <w:tc>
          <w:tcPr>
            <w:tcW w:w="0" w:type="auto"/>
            <w:hideMark/>
          </w:tcPr>
          <w:p w14:paraId="32CA9046" w14:textId="77777777" w:rsidR="00673FF0" w:rsidRPr="00833388" w:rsidRDefault="00673FF0" w:rsidP="00F85BA6">
            <w:pPr>
              <w:spacing w:line="276" w:lineRule="auto"/>
              <w:jc w:val="both"/>
              <w:rPr>
                <w:szCs w:val="26"/>
              </w:rPr>
            </w:pPr>
            <w:r w:rsidRPr="00833388">
              <w:rPr>
                <w:szCs w:val="26"/>
              </w:rPr>
              <w:t>BOOLEAN</w:t>
            </w:r>
          </w:p>
        </w:tc>
        <w:tc>
          <w:tcPr>
            <w:tcW w:w="0" w:type="auto"/>
            <w:hideMark/>
          </w:tcPr>
          <w:p w14:paraId="200D9EBB" w14:textId="77777777" w:rsidR="00673FF0" w:rsidRPr="00833388" w:rsidRDefault="00673FF0" w:rsidP="007C6C60">
            <w:pPr>
              <w:spacing w:line="276" w:lineRule="auto"/>
              <w:rPr>
                <w:szCs w:val="26"/>
              </w:rPr>
            </w:pPr>
            <w:r w:rsidRPr="00833388">
              <w:rPr>
                <w:szCs w:val="26"/>
              </w:rPr>
              <w:t>Mặc định false</w:t>
            </w:r>
          </w:p>
        </w:tc>
        <w:tc>
          <w:tcPr>
            <w:tcW w:w="0" w:type="auto"/>
            <w:hideMark/>
          </w:tcPr>
          <w:p w14:paraId="458F227B" w14:textId="77777777" w:rsidR="00673FF0" w:rsidRPr="00833388" w:rsidRDefault="00673FF0" w:rsidP="007C6C60">
            <w:pPr>
              <w:spacing w:line="276" w:lineRule="auto"/>
              <w:rPr>
                <w:szCs w:val="26"/>
              </w:rPr>
            </w:pPr>
            <w:r w:rsidRPr="00833388">
              <w:rPr>
                <w:szCs w:val="26"/>
              </w:rPr>
              <w:t>Trạng thái nhận thông báo qua email</w:t>
            </w:r>
          </w:p>
        </w:tc>
      </w:tr>
      <w:tr w:rsidR="00673FF0" w:rsidRPr="00833388" w14:paraId="74322FD4" w14:textId="77777777" w:rsidTr="00023942">
        <w:tc>
          <w:tcPr>
            <w:tcW w:w="0" w:type="auto"/>
            <w:hideMark/>
          </w:tcPr>
          <w:p w14:paraId="4302B0D5" w14:textId="77777777" w:rsidR="00673FF0" w:rsidRPr="00833388" w:rsidRDefault="00673FF0" w:rsidP="00F85BA6">
            <w:pPr>
              <w:spacing w:line="276" w:lineRule="auto"/>
              <w:jc w:val="both"/>
              <w:rPr>
                <w:szCs w:val="26"/>
              </w:rPr>
            </w:pPr>
            <w:r w:rsidRPr="00833388">
              <w:rPr>
                <w:szCs w:val="26"/>
              </w:rPr>
              <w:t>notify_local</w:t>
            </w:r>
          </w:p>
        </w:tc>
        <w:tc>
          <w:tcPr>
            <w:tcW w:w="0" w:type="auto"/>
            <w:hideMark/>
          </w:tcPr>
          <w:p w14:paraId="5946B8F7" w14:textId="77777777" w:rsidR="00673FF0" w:rsidRPr="00833388" w:rsidRDefault="00673FF0" w:rsidP="00F85BA6">
            <w:pPr>
              <w:spacing w:line="276" w:lineRule="auto"/>
              <w:jc w:val="both"/>
              <w:rPr>
                <w:szCs w:val="26"/>
              </w:rPr>
            </w:pPr>
            <w:r w:rsidRPr="00833388">
              <w:rPr>
                <w:szCs w:val="26"/>
              </w:rPr>
              <w:t>BOOLEAN</w:t>
            </w:r>
          </w:p>
        </w:tc>
        <w:tc>
          <w:tcPr>
            <w:tcW w:w="0" w:type="auto"/>
            <w:hideMark/>
          </w:tcPr>
          <w:p w14:paraId="0932B08E" w14:textId="77777777" w:rsidR="00673FF0" w:rsidRPr="00833388" w:rsidRDefault="00673FF0" w:rsidP="007C6C60">
            <w:pPr>
              <w:spacing w:line="276" w:lineRule="auto"/>
              <w:rPr>
                <w:szCs w:val="26"/>
              </w:rPr>
            </w:pPr>
            <w:r w:rsidRPr="00833388">
              <w:rPr>
                <w:szCs w:val="26"/>
              </w:rPr>
              <w:t>Mặc định false</w:t>
            </w:r>
          </w:p>
        </w:tc>
        <w:tc>
          <w:tcPr>
            <w:tcW w:w="0" w:type="auto"/>
            <w:hideMark/>
          </w:tcPr>
          <w:p w14:paraId="78ABDC5F" w14:textId="77777777" w:rsidR="00673FF0" w:rsidRPr="00833388" w:rsidRDefault="00673FF0" w:rsidP="007C6C60">
            <w:pPr>
              <w:spacing w:line="276" w:lineRule="auto"/>
              <w:rPr>
                <w:szCs w:val="26"/>
              </w:rPr>
            </w:pPr>
            <w:r w:rsidRPr="00833388">
              <w:rPr>
                <w:szCs w:val="26"/>
              </w:rPr>
              <w:t>Trạng thái nhận thông báo trên thiết bị</w:t>
            </w:r>
          </w:p>
        </w:tc>
      </w:tr>
      <w:tr w:rsidR="00673FF0" w:rsidRPr="00833388" w14:paraId="4A532EBD" w14:textId="77777777" w:rsidTr="00023942">
        <w:tc>
          <w:tcPr>
            <w:tcW w:w="0" w:type="auto"/>
            <w:hideMark/>
          </w:tcPr>
          <w:p w14:paraId="4461D9DE" w14:textId="77777777" w:rsidR="00673FF0" w:rsidRPr="00833388" w:rsidRDefault="00673FF0" w:rsidP="00F85BA6">
            <w:pPr>
              <w:spacing w:line="276" w:lineRule="auto"/>
              <w:jc w:val="both"/>
              <w:rPr>
                <w:szCs w:val="26"/>
              </w:rPr>
            </w:pPr>
            <w:r w:rsidRPr="00833388">
              <w:rPr>
                <w:szCs w:val="26"/>
              </w:rPr>
              <w:t>user_email</w:t>
            </w:r>
          </w:p>
        </w:tc>
        <w:tc>
          <w:tcPr>
            <w:tcW w:w="0" w:type="auto"/>
            <w:hideMark/>
          </w:tcPr>
          <w:p w14:paraId="78EFEB3E"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720A24F"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29FF830C" w14:textId="77777777" w:rsidR="00673FF0" w:rsidRPr="00833388" w:rsidRDefault="00673FF0" w:rsidP="007C6C60">
            <w:pPr>
              <w:spacing w:line="276" w:lineRule="auto"/>
              <w:rPr>
                <w:szCs w:val="26"/>
              </w:rPr>
            </w:pPr>
            <w:r w:rsidRPr="00833388">
              <w:rPr>
                <w:szCs w:val="26"/>
              </w:rPr>
              <w:t>Email liên hệ của người dùng</w:t>
            </w:r>
          </w:p>
        </w:tc>
      </w:tr>
      <w:tr w:rsidR="00673FF0" w:rsidRPr="00833388" w14:paraId="43EEA047" w14:textId="77777777" w:rsidTr="00023942">
        <w:tc>
          <w:tcPr>
            <w:tcW w:w="0" w:type="auto"/>
            <w:hideMark/>
          </w:tcPr>
          <w:p w14:paraId="7434D828" w14:textId="77777777" w:rsidR="00673FF0" w:rsidRPr="00833388" w:rsidRDefault="00673FF0" w:rsidP="00F85BA6">
            <w:pPr>
              <w:spacing w:line="276" w:lineRule="auto"/>
              <w:jc w:val="both"/>
              <w:rPr>
                <w:szCs w:val="26"/>
              </w:rPr>
            </w:pPr>
            <w:r w:rsidRPr="00833388">
              <w:rPr>
                <w:szCs w:val="26"/>
              </w:rPr>
              <w:t>diagnosis_context</w:t>
            </w:r>
          </w:p>
        </w:tc>
        <w:tc>
          <w:tcPr>
            <w:tcW w:w="0" w:type="auto"/>
            <w:hideMark/>
          </w:tcPr>
          <w:p w14:paraId="2A556C05" w14:textId="77777777" w:rsidR="00673FF0" w:rsidRPr="00833388" w:rsidRDefault="00673FF0" w:rsidP="00F85BA6">
            <w:pPr>
              <w:spacing w:line="276" w:lineRule="auto"/>
              <w:jc w:val="both"/>
              <w:rPr>
                <w:szCs w:val="26"/>
              </w:rPr>
            </w:pPr>
            <w:r w:rsidRPr="00833388">
              <w:rPr>
                <w:szCs w:val="26"/>
              </w:rPr>
              <w:t>JSONB</w:t>
            </w:r>
          </w:p>
        </w:tc>
        <w:tc>
          <w:tcPr>
            <w:tcW w:w="0" w:type="auto"/>
            <w:hideMark/>
          </w:tcPr>
          <w:p w14:paraId="2A1DCE77"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54866C1E" w14:textId="77777777" w:rsidR="00673FF0" w:rsidRPr="00833388" w:rsidRDefault="00673FF0" w:rsidP="007C6C60">
            <w:pPr>
              <w:spacing w:line="276" w:lineRule="auto"/>
              <w:rPr>
                <w:szCs w:val="26"/>
              </w:rPr>
            </w:pPr>
            <w:r w:rsidRPr="00833388">
              <w:rPr>
                <w:szCs w:val="26"/>
              </w:rPr>
              <w:t>Thông tin chẩn đoán được gửi kèm yêu cầu tư vấn</w:t>
            </w:r>
          </w:p>
        </w:tc>
      </w:tr>
    </w:tbl>
    <w:p w14:paraId="395818CB" w14:textId="1551CB1E" w:rsidR="007C6C60" w:rsidRDefault="007C6C60" w:rsidP="007C6C60">
      <w:pPr>
        <w:pStyle w:val="Caption"/>
        <w:rPr>
          <w:szCs w:val="26"/>
        </w:rPr>
      </w:pPr>
      <w:bookmarkStart w:id="172" w:name="_Toc232541220"/>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24</w:t>
      </w:r>
      <w:r w:rsidR="00982DA6">
        <w:rPr>
          <w:noProof/>
        </w:rPr>
        <w:fldChar w:fldCharType="end"/>
      </w:r>
      <w:r>
        <w:t xml:space="preserve"> </w:t>
      </w:r>
      <w:r w:rsidRPr="00833388">
        <w:rPr>
          <w:szCs w:val="26"/>
        </w:rPr>
        <w:t>Bảng Consultation_Requests</w:t>
      </w:r>
      <w:bookmarkEnd w:id="172"/>
    </w:p>
    <w:p w14:paraId="5055916E" w14:textId="5A318398" w:rsidR="00673FF0" w:rsidRPr="00833388" w:rsidRDefault="00673FF0" w:rsidP="00F85BA6">
      <w:pPr>
        <w:pStyle w:val="NormalWeb"/>
        <w:spacing w:before="0" w:beforeAutospacing="0" w:after="0" w:afterAutospacing="0" w:line="276" w:lineRule="auto"/>
        <w:jc w:val="both"/>
        <w:rPr>
          <w:sz w:val="26"/>
          <w:szCs w:val="26"/>
        </w:rPr>
      </w:pPr>
      <w:r w:rsidRPr="00833388">
        <w:rPr>
          <w:sz w:val="26"/>
          <w:szCs w:val="26"/>
        </w:rPr>
        <w:t>Bảng 5: Outbreak_Cases (Dữ liệu ca bệnh trên bản đồ vùng dịch)</w:t>
      </w:r>
    </w:p>
    <w:tbl>
      <w:tblPr>
        <w:tblStyle w:val="TableGrid"/>
        <w:tblW w:w="0" w:type="auto"/>
        <w:tblInd w:w="0" w:type="dxa"/>
        <w:tblLook w:val="04A0" w:firstRow="1" w:lastRow="0" w:firstColumn="1" w:lastColumn="0" w:noHBand="0" w:noVBand="1"/>
      </w:tblPr>
      <w:tblGrid>
        <w:gridCol w:w="1819"/>
        <w:gridCol w:w="2036"/>
        <w:gridCol w:w="2310"/>
        <w:gridCol w:w="2663"/>
      </w:tblGrid>
      <w:tr w:rsidR="00673FF0" w:rsidRPr="00833388" w14:paraId="459D23F5" w14:textId="77777777" w:rsidTr="00023942">
        <w:tc>
          <w:tcPr>
            <w:tcW w:w="0" w:type="auto"/>
            <w:hideMark/>
          </w:tcPr>
          <w:p w14:paraId="7DB90A84"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3ED556D3"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1970B3A6"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13A8965D"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012C5CBE" w14:textId="77777777" w:rsidTr="00023942">
        <w:tc>
          <w:tcPr>
            <w:tcW w:w="0" w:type="auto"/>
            <w:hideMark/>
          </w:tcPr>
          <w:p w14:paraId="3879545B"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21A6058C"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792F8135" w14:textId="77777777" w:rsidR="00673FF0" w:rsidRPr="00833388" w:rsidRDefault="00673FF0" w:rsidP="007C6C60">
            <w:pPr>
              <w:spacing w:line="276" w:lineRule="auto"/>
              <w:rPr>
                <w:szCs w:val="26"/>
              </w:rPr>
            </w:pPr>
            <w:r w:rsidRPr="00833388">
              <w:rPr>
                <w:szCs w:val="26"/>
              </w:rPr>
              <w:t>Khóa chính (PK)</w:t>
            </w:r>
          </w:p>
        </w:tc>
        <w:tc>
          <w:tcPr>
            <w:tcW w:w="0" w:type="auto"/>
            <w:hideMark/>
          </w:tcPr>
          <w:p w14:paraId="2E7CB4AF" w14:textId="77777777" w:rsidR="00673FF0" w:rsidRPr="00833388" w:rsidRDefault="00673FF0" w:rsidP="007C6C60">
            <w:pPr>
              <w:spacing w:line="276" w:lineRule="auto"/>
              <w:rPr>
                <w:szCs w:val="26"/>
              </w:rPr>
            </w:pPr>
            <w:r w:rsidRPr="00833388">
              <w:rPr>
                <w:szCs w:val="26"/>
              </w:rPr>
              <w:t>Mã định danh của ca bệnh trên bản đồ</w:t>
            </w:r>
          </w:p>
        </w:tc>
      </w:tr>
      <w:tr w:rsidR="00673FF0" w:rsidRPr="00833388" w14:paraId="20493D99" w14:textId="77777777" w:rsidTr="00023942">
        <w:tc>
          <w:tcPr>
            <w:tcW w:w="0" w:type="auto"/>
            <w:hideMark/>
          </w:tcPr>
          <w:p w14:paraId="1DEE9D39" w14:textId="77777777" w:rsidR="00673FF0" w:rsidRPr="00833388" w:rsidRDefault="00673FF0" w:rsidP="00F85BA6">
            <w:pPr>
              <w:spacing w:line="276" w:lineRule="auto"/>
              <w:jc w:val="both"/>
              <w:rPr>
                <w:szCs w:val="26"/>
              </w:rPr>
            </w:pPr>
            <w:r w:rsidRPr="00833388">
              <w:rPr>
                <w:szCs w:val="26"/>
              </w:rPr>
              <w:t>lat</w:t>
            </w:r>
          </w:p>
        </w:tc>
        <w:tc>
          <w:tcPr>
            <w:tcW w:w="0" w:type="auto"/>
            <w:hideMark/>
          </w:tcPr>
          <w:p w14:paraId="66125006" w14:textId="77777777" w:rsidR="00673FF0" w:rsidRPr="00833388" w:rsidRDefault="00673FF0" w:rsidP="00F85BA6">
            <w:pPr>
              <w:spacing w:line="276" w:lineRule="auto"/>
              <w:jc w:val="both"/>
              <w:rPr>
                <w:szCs w:val="26"/>
              </w:rPr>
            </w:pPr>
            <w:r w:rsidRPr="00833388">
              <w:rPr>
                <w:szCs w:val="26"/>
              </w:rPr>
              <w:t>FLOAT8</w:t>
            </w:r>
          </w:p>
        </w:tc>
        <w:tc>
          <w:tcPr>
            <w:tcW w:w="0" w:type="auto"/>
            <w:hideMark/>
          </w:tcPr>
          <w:p w14:paraId="6794E3FC"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55FB2F0F" w14:textId="77777777" w:rsidR="00673FF0" w:rsidRPr="00833388" w:rsidRDefault="00673FF0" w:rsidP="007C6C60">
            <w:pPr>
              <w:spacing w:line="276" w:lineRule="auto"/>
              <w:rPr>
                <w:szCs w:val="26"/>
              </w:rPr>
            </w:pPr>
            <w:r w:rsidRPr="00833388">
              <w:rPr>
                <w:szCs w:val="26"/>
              </w:rPr>
              <w:t>Vĩ độ của vị trí ghi nhận ca bệnh</w:t>
            </w:r>
          </w:p>
        </w:tc>
      </w:tr>
      <w:tr w:rsidR="00673FF0" w:rsidRPr="00833388" w14:paraId="3632ACE7" w14:textId="77777777" w:rsidTr="00023942">
        <w:tc>
          <w:tcPr>
            <w:tcW w:w="0" w:type="auto"/>
            <w:hideMark/>
          </w:tcPr>
          <w:p w14:paraId="34CCE6AE" w14:textId="77777777" w:rsidR="00673FF0" w:rsidRPr="00833388" w:rsidRDefault="00673FF0" w:rsidP="00F85BA6">
            <w:pPr>
              <w:spacing w:line="276" w:lineRule="auto"/>
              <w:jc w:val="both"/>
              <w:rPr>
                <w:szCs w:val="26"/>
              </w:rPr>
            </w:pPr>
            <w:r w:rsidRPr="00833388">
              <w:rPr>
                <w:szCs w:val="26"/>
              </w:rPr>
              <w:t>lng</w:t>
            </w:r>
          </w:p>
        </w:tc>
        <w:tc>
          <w:tcPr>
            <w:tcW w:w="0" w:type="auto"/>
            <w:hideMark/>
          </w:tcPr>
          <w:p w14:paraId="33BA81B8" w14:textId="77777777" w:rsidR="00673FF0" w:rsidRPr="00833388" w:rsidRDefault="00673FF0" w:rsidP="00F85BA6">
            <w:pPr>
              <w:spacing w:line="276" w:lineRule="auto"/>
              <w:jc w:val="both"/>
              <w:rPr>
                <w:szCs w:val="26"/>
              </w:rPr>
            </w:pPr>
            <w:r w:rsidRPr="00833388">
              <w:rPr>
                <w:szCs w:val="26"/>
              </w:rPr>
              <w:t>FLOAT8</w:t>
            </w:r>
          </w:p>
        </w:tc>
        <w:tc>
          <w:tcPr>
            <w:tcW w:w="0" w:type="auto"/>
            <w:hideMark/>
          </w:tcPr>
          <w:p w14:paraId="150F47E3"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0645935B" w14:textId="77777777" w:rsidR="00673FF0" w:rsidRPr="00833388" w:rsidRDefault="00673FF0" w:rsidP="007C6C60">
            <w:pPr>
              <w:spacing w:line="276" w:lineRule="auto"/>
              <w:rPr>
                <w:szCs w:val="26"/>
              </w:rPr>
            </w:pPr>
            <w:r w:rsidRPr="00833388">
              <w:rPr>
                <w:szCs w:val="26"/>
              </w:rPr>
              <w:t>Kinh độ của vị trí ghi nhận ca bệnh</w:t>
            </w:r>
          </w:p>
        </w:tc>
      </w:tr>
      <w:tr w:rsidR="00673FF0" w:rsidRPr="00833388" w14:paraId="20F6039C" w14:textId="77777777" w:rsidTr="00023942">
        <w:tc>
          <w:tcPr>
            <w:tcW w:w="0" w:type="auto"/>
            <w:hideMark/>
          </w:tcPr>
          <w:p w14:paraId="511FDF27" w14:textId="77777777" w:rsidR="00673FF0" w:rsidRPr="00833388" w:rsidRDefault="00673FF0" w:rsidP="00F85BA6">
            <w:pPr>
              <w:spacing w:line="276" w:lineRule="auto"/>
              <w:jc w:val="both"/>
              <w:rPr>
                <w:szCs w:val="26"/>
              </w:rPr>
            </w:pPr>
            <w:r w:rsidRPr="00833388">
              <w:rPr>
                <w:szCs w:val="26"/>
              </w:rPr>
              <w:t>disease</w:t>
            </w:r>
          </w:p>
        </w:tc>
        <w:tc>
          <w:tcPr>
            <w:tcW w:w="0" w:type="auto"/>
            <w:hideMark/>
          </w:tcPr>
          <w:p w14:paraId="4EC0AEB6"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50FB6A43"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582866A1" w14:textId="77777777" w:rsidR="00673FF0" w:rsidRPr="00833388" w:rsidRDefault="00673FF0" w:rsidP="007C6C60">
            <w:pPr>
              <w:spacing w:line="276" w:lineRule="auto"/>
              <w:rPr>
                <w:szCs w:val="26"/>
              </w:rPr>
            </w:pPr>
            <w:r w:rsidRPr="00833388">
              <w:rPr>
                <w:szCs w:val="26"/>
              </w:rPr>
              <w:t>Tên bệnh được ghi nhận</w:t>
            </w:r>
          </w:p>
        </w:tc>
      </w:tr>
      <w:tr w:rsidR="00673FF0" w:rsidRPr="00833388" w14:paraId="3B2CE3AA" w14:textId="77777777" w:rsidTr="00023942">
        <w:tc>
          <w:tcPr>
            <w:tcW w:w="0" w:type="auto"/>
            <w:hideMark/>
          </w:tcPr>
          <w:p w14:paraId="18F53856" w14:textId="77777777" w:rsidR="00673FF0" w:rsidRPr="00833388" w:rsidRDefault="00673FF0" w:rsidP="00F85BA6">
            <w:pPr>
              <w:spacing w:line="276" w:lineRule="auto"/>
              <w:jc w:val="both"/>
              <w:rPr>
                <w:szCs w:val="26"/>
              </w:rPr>
            </w:pPr>
            <w:r w:rsidRPr="00833388">
              <w:rPr>
                <w:szCs w:val="26"/>
              </w:rPr>
              <w:t>severity</w:t>
            </w:r>
          </w:p>
        </w:tc>
        <w:tc>
          <w:tcPr>
            <w:tcW w:w="0" w:type="auto"/>
            <w:hideMark/>
          </w:tcPr>
          <w:p w14:paraId="127F0BB8" w14:textId="77777777" w:rsidR="00673FF0" w:rsidRPr="00833388" w:rsidRDefault="00673FF0" w:rsidP="00F85BA6">
            <w:pPr>
              <w:spacing w:line="276" w:lineRule="auto"/>
              <w:jc w:val="both"/>
              <w:rPr>
                <w:szCs w:val="26"/>
              </w:rPr>
            </w:pPr>
            <w:r w:rsidRPr="00833388">
              <w:rPr>
                <w:szCs w:val="26"/>
              </w:rPr>
              <w:t>INT4</w:t>
            </w:r>
          </w:p>
        </w:tc>
        <w:tc>
          <w:tcPr>
            <w:tcW w:w="0" w:type="auto"/>
            <w:hideMark/>
          </w:tcPr>
          <w:p w14:paraId="2EF14878" w14:textId="77777777" w:rsidR="00673FF0" w:rsidRPr="00833388" w:rsidRDefault="00673FF0" w:rsidP="007C6C60">
            <w:pPr>
              <w:spacing w:line="276" w:lineRule="auto"/>
              <w:rPr>
                <w:szCs w:val="26"/>
              </w:rPr>
            </w:pPr>
            <w:r w:rsidRPr="00833388">
              <w:rPr>
                <w:szCs w:val="26"/>
              </w:rPr>
              <w:t>Giá trị mức độ</w:t>
            </w:r>
          </w:p>
        </w:tc>
        <w:tc>
          <w:tcPr>
            <w:tcW w:w="0" w:type="auto"/>
            <w:hideMark/>
          </w:tcPr>
          <w:p w14:paraId="7975E707" w14:textId="77777777" w:rsidR="00673FF0" w:rsidRPr="00833388" w:rsidRDefault="00673FF0" w:rsidP="007C6C60">
            <w:pPr>
              <w:spacing w:line="276" w:lineRule="auto"/>
              <w:rPr>
                <w:szCs w:val="26"/>
              </w:rPr>
            </w:pPr>
            <w:r w:rsidRPr="00833388">
              <w:rPr>
                <w:szCs w:val="26"/>
              </w:rPr>
              <w:t>Mức độ nghiêm trọng của ca bệnh</w:t>
            </w:r>
          </w:p>
        </w:tc>
      </w:tr>
      <w:tr w:rsidR="00673FF0" w:rsidRPr="00833388" w14:paraId="4A526145" w14:textId="77777777" w:rsidTr="00023942">
        <w:tc>
          <w:tcPr>
            <w:tcW w:w="0" w:type="auto"/>
            <w:hideMark/>
          </w:tcPr>
          <w:p w14:paraId="4426CECB" w14:textId="77777777" w:rsidR="00673FF0" w:rsidRPr="00833388" w:rsidRDefault="00673FF0" w:rsidP="00F85BA6">
            <w:pPr>
              <w:spacing w:line="276" w:lineRule="auto"/>
              <w:jc w:val="both"/>
              <w:rPr>
                <w:szCs w:val="26"/>
              </w:rPr>
            </w:pPr>
            <w:r w:rsidRPr="00833388">
              <w:rPr>
                <w:szCs w:val="26"/>
              </w:rPr>
              <w:t>reported_at</w:t>
            </w:r>
          </w:p>
        </w:tc>
        <w:tc>
          <w:tcPr>
            <w:tcW w:w="0" w:type="auto"/>
            <w:hideMark/>
          </w:tcPr>
          <w:p w14:paraId="1FD81A04"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406ABDE1"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5A0343F1" w14:textId="77777777" w:rsidR="00673FF0" w:rsidRPr="00833388" w:rsidRDefault="00673FF0" w:rsidP="007C6C60">
            <w:pPr>
              <w:spacing w:line="276" w:lineRule="auto"/>
              <w:rPr>
                <w:szCs w:val="26"/>
              </w:rPr>
            </w:pPr>
            <w:r w:rsidRPr="00833388">
              <w:rPr>
                <w:szCs w:val="26"/>
              </w:rPr>
              <w:t>Thời điểm ca bệnh được ghi nhận</w:t>
            </w:r>
          </w:p>
        </w:tc>
      </w:tr>
      <w:tr w:rsidR="00673FF0" w:rsidRPr="00833388" w14:paraId="0DC1D402" w14:textId="77777777" w:rsidTr="00023942">
        <w:tc>
          <w:tcPr>
            <w:tcW w:w="0" w:type="auto"/>
            <w:hideMark/>
          </w:tcPr>
          <w:p w14:paraId="556A8369" w14:textId="77777777" w:rsidR="00673FF0" w:rsidRPr="00833388" w:rsidRDefault="00673FF0" w:rsidP="00F85BA6">
            <w:pPr>
              <w:spacing w:line="276" w:lineRule="auto"/>
              <w:jc w:val="both"/>
              <w:rPr>
                <w:szCs w:val="26"/>
              </w:rPr>
            </w:pPr>
            <w:r w:rsidRPr="00833388">
              <w:rPr>
                <w:szCs w:val="26"/>
              </w:rPr>
              <w:t>note</w:t>
            </w:r>
          </w:p>
        </w:tc>
        <w:tc>
          <w:tcPr>
            <w:tcW w:w="0" w:type="auto"/>
            <w:hideMark/>
          </w:tcPr>
          <w:p w14:paraId="724029D5"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291D6A7"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4FE48B53" w14:textId="77777777" w:rsidR="00673FF0" w:rsidRPr="00833388" w:rsidRDefault="00673FF0" w:rsidP="007C6C60">
            <w:pPr>
              <w:spacing w:line="276" w:lineRule="auto"/>
              <w:rPr>
                <w:szCs w:val="26"/>
              </w:rPr>
            </w:pPr>
            <w:r w:rsidRPr="00833388">
              <w:rPr>
                <w:szCs w:val="26"/>
              </w:rPr>
              <w:t>Ghi chú bổ sung về ca bệnh</w:t>
            </w:r>
          </w:p>
        </w:tc>
      </w:tr>
      <w:tr w:rsidR="00673FF0" w:rsidRPr="00833388" w14:paraId="16BCDB59" w14:textId="77777777" w:rsidTr="00023942">
        <w:tc>
          <w:tcPr>
            <w:tcW w:w="0" w:type="auto"/>
            <w:hideMark/>
          </w:tcPr>
          <w:p w14:paraId="5FEF16EF" w14:textId="77777777" w:rsidR="00673FF0" w:rsidRPr="00833388" w:rsidRDefault="00673FF0" w:rsidP="00F85BA6">
            <w:pPr>
              <w:spacing w:line="276" w:lineRule="auto"/>
              <w:jc w:val="both"/>
              <w:rPr>
                <w:szCs w:val="26"/>
              </w:rPr>
            </w:pPr>
            <w:r w:rsidRPr="00833388">
              <w:rPr>
                <w:szCs w:val="26"/>
              </w:rPr>
              <w:t>source</w:t>
            </w:r>
          </w:p>
        </w:tc>
        <w:tc>
          <w:tcPr>
            <w:tcW w:w="0" w:type="auto"/>
            <w:hideMark/>
          </w:tcPr>
          <w:p w14:paraId="724FB03A"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7628A65D"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10834363" w14:textId="77777777" w:rsidR="00673FF0" w:rsidRPr="00833388" w:rsidRDefault="00673FF0" w:rsidP="007C6C60">
            <w:pPr>
              <w:spacing w:line="276" w:lineRule="auto"/>
              <w:rPr>
                <w:szCs w:val="26"/>
              </w:rPr>
            </w:pPr>
            <w:r w:rsidRPr="00833388">
              <w:rPr>
                <w:szCs w:val="26"/>
              </w:rPr>
              <w:t>Nguồn dữ liệu của ca bệnh</w:t>
            </w:r>
          </w:p>
        </w:tc>
      </w:tr>
      <w:tr w:rsidR="00673FF0" w:rsidRPr="00833388" w14:paraId="21AEFF72" w14:textId="77777777" w:rsidTr="00023942">
        <w:tc>
          <w:tcPr>
            <w:tcW w:w="0" w:type="auto"/>
            <w:hideMark/>
          </w:tcPr>
          <w:p w14:paraId="6637A984"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006F1209"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40139805"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4ABBCCDC" w14:textId="77777777" w:rsidR="00673FF0" w:rsidRPr="00833388" w:rsidRDefault="00673FF0" w:rsidP="007C6C60">
            <w:pPr>
              <w:spacing w:line="276" w:lineRule="auto"/>
              <w:rPr>
                <w:szCs w:val="26"/>
              </w:rPr>
            </w:pPr>
            <w:r w:rsidRPr="00833388">
              <w:rPr>
                <w:szCs w:val="26"/>
              </w:rPr>
              <w:t>Thời điểm dữ liệu được lưu vào hệ thống</w:t>
            </w:r>
          </w:p>
        </w:tc>
      </w:tr>
      <w:tr w:rsidR="00673FF0" w:rsidRPr="00833388" w14:paraId="5EB8F473" w14:textId="77777777" w:rsidTr="00023942">
        <w:tc>
          <w:tcPr>
            <w:tcW w:w="0" w:type="auto"/>
            <w:hideMark/>
          </w:tcPr>
          <w:p w14:paraId="518A84FD" w14:textId="77777777" w:rsidR="00673FF0" w:rsidRPr="00833388" w:rsidRDefault="00673FF0" w:rsidP="00F85BA6">
            <w:pPr>
              <w:spacing w:line="276" w:lineRule="auto"/>
              <w:jc w:val="both"/>
              <w:rPr>
                <w:szCs w:val="26"/>
              </w:rPr>
            </w:pPr>
            <w:r w:rsidRPr="00833388">
              <w:rPr>
                <w:szCs w:val="26"/>
              </w:rPr>
              <w:t>plant</w:t>
            </w:r>
          </w:p>
        </w:tc>
        <w:tc>
          <w:tcPr>
            <w:tcW w:w="0" w:type="auto"/>
            <w:hideMark/>
          </w:tcPr>
          <w:p w14:paraId="4A1CD02D"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4E6B2843"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7FF46AFA" w14:textId="77777777" w:rsidR="00673FF0" w:rsidRPr="00833388" w:rsidRDefault="00673FF0" w:rsidP="007C6C60">
            <w:pPr>
              <w:spacing w:line="276" w:lineRule="auto"/>
              <w:rPr>
                <w:szCs w:val="26"/>
              </w:rPr>
            </w:pPr>
            <w:r w:rsidRPr="00833388">
              <w:rPr>
                <w:szCs w:val="26"/>
              </w:rPr>
              <w:t>Tên loại cây bị bệnh</w:t>
            </w:r>
          </w:p>
        </w:tc>
      </w:tr>
      <w:tr w:rsidR="00673FF0" w:rsidRPr="00833388" w14:paraId="6D30F644" w14:textId="77777777" w:rsidTr="00023942">
        <w:tc>
          <w:tcPr>
            <w:tcW w:w="0" w:type="auto"/>
            <w:hideMark/>
          </w:tcPr>
          <w:p w14:paraId="7886D4BD" w14:textId="77777777" w:rsidR="00673FF0" w:rsidRPr="00833388" w:rsidRDefault="00673FF0" w:rsidP="00F85BA6">
            <w:pPr>
              <w:spacing w:line="276" w:lineRule="auto"/>
              <w:jc w:val="both"/>
              <w:rPr>
                <w:szCs w:val="26"/>
              </w:rPr>
            </w:pPr>
            <w:r w:rsidRPr="00833388">
              <w:rPr>
                <w:szCs w:val="26"/>
              </w:rPr>
              <w:lastRenderedPageBreak/>
              <w:t>confidence</w:t>
            </w:r>
          </w:p>
        </w:tc>
        <w:tc>
          <w:tcPr>
            <w:tcW w:w="0" w:type="auto"/>
            <w:hideMark/>
          </w:tcPr>
          <w:p w14:paraId="679C4541" w14:textId="77777777" w:rsidR="00673FF0" w:rsidRPr="00833388" w:rsidRDefault="00673FF0" w:rsidP="00F85BA6">
            <w:pPr>
              <w:spacing w:line="276" w:lineRule="auto"/>
              <w:jc w:val="both"/>
              <w:rPr>
                <w:szCs w:val="26"/>
              </w:rPr>
            </w:pPr>
            <w:r w:rsidRPr="00833388">
              <w:rPr>
                <w:szCs w:val="26"/>
              </w:rPr>
              <w:t>FLOAT8</w:t>
            </w:r>
          </w:p>
        </w:tc>
        <w:tc>
          <w:tcPr>
            <w:tcW w:w="0" w:type="auto"/>
            <w:hideMark/>
          </w:tcPr>
          <w:p w14:paraId="7119AC59"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00F5B517" w14:textId="77777777" w:rsidR="00673FF0" w:rsidRPr="00833388" w:rsidRDefault="00673FF0" w:rsidP="007C6C60">
            <w:pPr>
              <w:spacing w:line="276" w:lineRule="auto"/>
              <w:rPr>
                <w:szCs w:val="26"/>
              </w:rPr>
            </w:pPr>
            <w:r w:rsidRPr="00833388">
              <w:rPr>
                <w:szCs w:val="26"/>
              </w:rPr>
              <w:t>Độ tin cậy của kết quả nhận diện</w:t>
            </w:r>
          </w:p>
        </w:tc>
      </w:tr>
      <w:tr w:rsidR="00673FF0" w:rsidRPr="00833388" w14:paraId="151E2A27" w14:textId="77777777" w:rsidTr="00023942">
        <w:tc>
          <w:tcPr>
            <w:tcW w:w="0" w:type="auto"/>
            <w:hideMark/>
          </w:tcPr>
          <w:p w14:paraId="0A64706A" w14:textId="77777777" w:rsidR="00673FF0" w:rsidRPr="00833388" w:rsidRDefault="00673FF0" w:rsidP="00F85BA6">
            <w:pPr>
              <w:spacing w:line="276" w:lineRule="auto"/>
              <w:jc w:val="both"/>
              <w:rPr>
                <w:szCs w:val="26"/>
              </w:rPr>
            </w:pPr>
            <w:r w:rsidRPr="00833388">
              <w:rPr>
                <w:szCs w:val="26"/>
              </w:rPr>
              <w:t>image_url</w:t>
            </w:r>
          </w:p>
        </w:tc>
        <w:tc>
          <w:tcPr>
            <w:tcW w:w="0" w:type="auto"/>
            <w:hideMark/>
          </w:tcPr>
          <w:p w14:paraId="4A394C21"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32A5B9E"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5B0976C4" w14:textId="77777777" w:rsidR="00673FF0" w:rsidRPr="00833388" w:rsidRDefault="00673FF0" w:rsidP="007C6C60">
            <w:pPr>
              <w:spacing w:line="276" w:lineRule="auto"/>
              <w:rPr>
                <w:szCs w:val="26"/>
              </w:rPr>
            </w:pPr>
            <w:r w:rsidRPr="00833388">
              <w:rPr>
                <w:szCs w:val="26"/>
              </w:rPr>
              <w:t>Đường dẫn đến ảnh cây bị bệnh</w:t>
            </w:r>
          </w:p>
        </w:tc>
      </w:tr>
      <w:tr w:rsidR="00673FF0" w:rsidRPr="00833388" w14:paraId="157A0355" w14:textId="77777777" w:rsidTr="00023942">
        <w:tc>
          <w:tcPr>
            <w:tcW w:w="0" w:type="auto"/>
            <w:hideMark/>
          </w:tcPr>
          <w:p w14:paraId="4143D1B1" w14:textId="77777777" w:rsidR="00673FF0" w:rsidRPr="00833388" w:rsidRDefault="00673FF0" w:rsidP="00F85BA6">
            <w:pPr>
              <w:spacing w:line="276" w:lineRule="auto"/>
              <w:jc w:val="both"/>
              <w:rPr>
                <w:szCs w:val="26"/>
              </w:rPr>
            </w:pPr>
            <w:r w:rsidRPr="00833388">
              <w:rPr>
                <w:szCs w:val="26"/>
              </w:rPr>
              <w:t>history_id</w:t>
            </w:r>
          </w:p>
        </w:tc>
        <w:tc>
          <w:tcPr>
            <w:tcW w:w="0" w:type="auto"/>
            <w:hideMark/>
          </w:tcPr>
          <w:p w14:paraId="61D03DA1"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0CD92A86" w14:textId="77777777" w:rsidR="00673FF0" w:rsidRPr="00833388" w:rsidRDefault="00673FF0" w:rsidP="007C6C60">
            <w:pPr>
              <w:spacing w:line="276" w:lineRule="auto"/>
              <w:rPr>
                <w:szCs w:val="26"/>
              </w:rPr>
            </w:pPr>
            <w:r w:rsidRPr="00833388">
              <w:rPr>
                <w:szCs w:val="26"/>
              </w:rPr>
              <w:t>Liên kết logic với bảng history</w:t>
            </w:r>
          </w:p>
        </w:tc>
        <w:tc>
          <w:tcPr>
            <w:tcW w:w="0" w:type="auto"/>
            <w:hideMark/>
          </w:tcPr>
          <w:p w14:paraId="024112C7" w14:textId="77777777" w:rsidR="00673FF0" w:rsidRPr="00833388" w:rsidRDefault="00673FF0" w:rsidP="007C6C60">
            <w:pPr>
              <w:spacing w:line="276" w:lineRule="auto"/>
              <w:rPr>
                <w:szCs w:val="26"/>
              </w:rPr>
            </w:pPr>
            <w:r w:rsidRPr="00833388">
              <w:rPr>
                <w:szCs w:val="26"/>
              </w:rPr>
              <w:t>Mã lịch sử chẩn đoán liên quan</w:t>
            </w:r>
          </w:p>
        </w:tc>
      </w:tr>
      <w:tr w:rsidR="00673FF0" w:rsidRPr="00833388" w14:paraId="220EE609" w14:textId="77777777" w:rsidTr="00023942">
        <w:tc>
          <w:tcPr>
            <w:tcW w:w="0" w:type="auto"/>
            <w:hideMark/>
          </w:tcPr>
          <w:p w14:paraId="04DE9FB6"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6BA1CCB3"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3936E916" w14:textId="77777777" w:rsidR="00673FF0" w:rsidRPr="00833388" w:rsidRDefault="00673FF0" w:rsidP="007C6C60">
            <w:pPr>
              <w:spacing w:line="276" w:lineRule="auto"/>
              <w:rPr>
                <w:szCs w:val="26"/>
              </w:rPr>
            </w:pPr>
            <w:r w:rsidRPr="00833388">
              <w:rPr>
                <w:szCs w:val="26"/>
              </w:rPr>
              <w:t>Khóa ngoại (FK) → profiles.id</w:t>
            </w:r>
          </w:p>
        </w:tc>
        <w:tc>
          <w:tcPr>
            <w:tcW w:w="0" w:type="auto"/>
            <w:hideMark/>
          </w:tcPr>
          <w:p w14:paraId="0A98C6CA" w14:textId="77777777" w:rsidR="00673FF0" w:rsidRPr="00833388" w:rsidRDefault="00673FF0" w:rsidP="007C6C60">
            <w:pPr>
              <w:spacing w:line="276" w:lineRule="auto"/>
              <w:rPr>
                <w:szCs w:val="26"/>
              </w:rPr>
            </w:pPr>
            <w:r w:rsidRPr="00833388">
              <w:rPr>
                <w:szCs w:val="26"/>
              </w:rPr>
              <w:t>Người dùng ghi nhận ca bệnh</w:t>
            </w:r>
          </w:p>
        </w:tc>
      </w:tr>
      <w:tr w:rsidR="00673FF0" w:rsidRPr="00833388" w14:paraId="7FD45EB4" w14:textId="77777777" w:rsidTr="00023942">
        <w:tc>
          <w:tcPr>
            <w:tcW w:w="0" w:type="auto"/>
            <w:hideMark/>
          </w:tcPr>
          <w:p w14:paraId="309BB904" w14:textId="77777777" w:rsidR="00673FF0" w:rsidRPr="00833388" w:rsidRDefault="00673FF0" w:rsidP="00F85BA6">
            <w:pPr>
              <w:spacing w:line="276" w:lineRule="auto"/>
              <w:jc w:val="both"/>
              <w:rPr>
                <w:szCs w:val="26"/>
              </w:rPr>
            </w:pPr>
            <w:r w:rsidRPr="00833388">
              <w:rPr>
                <w:szCs w:val="26"/>
              </w:rPr>
              <w:t>review_status</w:t>
            </w:r>
          </w:p>
        </w:tc>
        <w:tc>
          <w:tcPr>
            <w:tcW w:w="0" w:type="auto"/>
            <w:hideMark/>
          </w:tcPr>
          <w:p w14:paraId="6115AECF"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7E02BAB" w14:textId="77777777" w:rsidR="00673FF0" w:rsidRPr="00833388" w:rsidRDefault="00673FF0" w:rsidP="007C6C60">
            <w:pPr>
              <w:spacing w:line="276" w:lineRule="auto"/>
              <w:rPr>
                <w:szCs w:val="26"/>
              </w:rPr>
            </w:pPr>
            <w:r w:rsidRPr="00833388">
              <w:rPr>
                <w:szCs w:val="26"/>
              </w:rPr>
              <w:t>Trạng thái nghiệp vụ</w:t>
            </w:r>
          </w:p>
        </w:tc>
        <w:tc>
          <w:tcPr>
            <w:tcW w:w="0" w:type="auto"/>
            <w:hideMark/>
          </w:tcPr>
          <w:p w14:paraId="0DF80B40" w14:textId="77777777" w:rsidR="00673FF0" w:rsidRPr="00833388" w:rsidRDefault="00673FF0" w:rsidP="007C6C60">
            <w:pPr>
              <w:spacing w:line="276" w:lineRule="auto"/>
              <w:rPr>
                <w:szCs w:val="26"/>
              </w:rPr>
            </w:pPr>
            <w:r w:rsidRPr="00833388">
              <w:rPr>
                <w:szCs w:val="26"/>
              </w:rPr>
              <w:t>Trạng thái kiểm duyệt ca bệnh</w:t>
            </w:r>
          </w:p>
        </w:tc>
      </w:tr>
      <w:tr w:rsidR="00673FF0" w:rsidRPr="00833388" w14:paraId="214DFC01" w14:textId="77777777" w:rsidTr="00023942">
        <w:tc>
          <w:tcPr>
            <w:tcW w:w="0" w:type="auto"/>
            <w:hideMark/>
          </w:tcPr>
          <w:p w14:paraId="11421209" w14:textId="77777777" w:rsidR="00673FF0" w:rsidRPr="00833388" w:rsidRDefault="00673FF0" w:rsidP="00F85BA6">
            <w:pPr>
              <w:spacing w:line="276" w:lineRule="auto"/>
              <w:jc w:val="both"/>
              <w:rPr>
                <w:szCs w:val="26"/>
              </w:rPr>
            </w:pPr>
            <w:r w:rsidRPr="00833388">
              <w:rPr>
                <w:szCs w:val="26"/>
              </w:rPr>
              <w:t>province_id</w:t>
            </w:r>
          </w:p>
        </w:tc>
        <w:tc>
          <w:tcPr>
            <w:tcW w:w="0" w:type="auto"/>
            <w:hideMark/>
          </w:tcPr>
          <w:p w14:paraId="2EBA934D"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46B1B502"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2A79E4DF" w14:textId="77777777" w:rsidR="00673FF0" w:rsidRPr="00833388" w:rsidRDefault="00673FF0" w:rsidP="007C6C60">
            <w:pPr>
              <w:spacing w:line="276" w:lineRule="auto"/>
              <w:rPr>
                <w:szCs w:val="26"/>
              </w:rPr>
            </w:pPr>
            <w:r w:rsidRPr="00833388">
              <w:rPr>
                <w:szCs w:val="26"/>
              </w:rPr>
              <w:t>Mã tỉnh hoặc thành phố</w:t>
            </w:r>
          </w:p>
        </w:tc>
      </w:tr>
      <w:tr w:rsidR="00673FF0" w:rsidRPr="00833388" w14:paraId="694A6FD8" w14:textId="77777777" w:rsidTr="00023942">
        <w:tc>
          <w:tcPr>
            <w:tcW w:w="0" w:type="auto"/>
            <w:hideMark/>
          </w:tcPr>
          <w:p w14:paraId="47C986A8" w14:textId="77777777" w:rsidR="00673FF0" w:rsidRPr="00833388" w:rsidRDefault="00673FF0" w:rsidP="00F85BA6">
            <w:pPr>
              <w:spacing w:line="276" w:lineRule="auto"/>
              <w:jc w:val="both"/>
              <w:rPr>
                <w:szCs w:val="26"/>
              </w:rPr>
            </w:pPr>
            <w:r w:rsidRPr="00833388">
              <w:rPr>
                <w:szCs w:val="26"/>
              </w:rPr>
              <w:t>province_name</w:t>
            </w:r>
          </w:p>
        </w:tc>
        <w:tc>
          <w:tcPr>
            <w:tcW w:w="0" w:type="auto"/>
            <w:hideMark/>
          </w:tcPr>
          <w:p w14:paraId="193FC223"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3E0769CB"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3D72699D" w14:textId="77777777" w:rsidR="00673FF0" w:rsidRPr="00833388" w:rsidRDefault="00673FF0" w:rsidP="007C6C60">
            <w:pPr>
              <w:spacing w:line="276" w:lineRule="auto"/>
              <w:rPr>
                <w:szCs w:val="26"/>
              </w:rPr>
            </w:pPr>
            <w:r w:rsidRPr="00833388">
              <w:rPr>
                <w:szCs w:val="26"/>
              </w:rPr>
              <w:t>Tên tỉnh hoặc thành phố</w:t>
            </w:r>
          </w:p>
        </w:tc>
      </w:tr>
      <w:tr w:rsidR="00673FF0" w:rsidRPr="00833388" w14:paraId="4A798EE3" w14:textId="77777777" w:rsidTr="00023942">
        <w:tc>
          <w:tcPr>
            <w:tcW w:w="0" w:type="auto"/>
            <w:hideMark/>
          </w:tcPr>
          <w:p w14:paraId="67B19A11" w14:textId="77777777" w:rsidR="00673FF0" w:rsidRPr="00833388" w:rsidRDefault="00673FF0" w:rsidP="00F85BA6">
            <w:pPr>
              <w:spacing w:line="276" w:lineRule="auto"/>
              <w:jc w:val="both"/>
              <w:rPr>
                <w:szCs w:val="26"/>
              </w:rPr>
            </w:pPr>
            <w:r w:rsidRPr="00833388">
              <w:rPr>
                <w:szCs w:val="26"/>
              </w:rPr>
              <w:t>location_label</w:t>
            </w:r>
          </w:p>
        </w:tc>
        <w:tc>
          <w:tcPr>
            <w:tcW w:w="0" w:type="auto"/>
            <w:hideMark/>
          </w:tcPr>
          <w:p w14:paraId="23706DE5"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B34BD5D"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21516417" w14:textId="77777777" w:rsidR="00673FF0" w:rsidRPr="00833388" w:rsidRDefault="00673FF0" w:rsidP="007C6C60">
            <w:pPr>
              <w:spacing w:line="276" w:lineRule="auto"/>
              <w:rPr>
                <w:szCs w:val="26"/>
              </w:rPr>
            </w:pPr>
            <w:r w:rsidRPr="00833388">
              <w:rPr>
                <w:szCs w:val="26"/>
              </w:rPr>
              <w:t>Tên vị trí hiển thị trên bản đồ</w:t>
            </w:r>
          </w:p>
        </w:tc>
      </w:tr>
    </w:tbl>
    <w:p w14:paraId="5C3E2BF7" w14:textId="29517B9D" w:rsidR="007C6C60" w:rsidRDefault="007C6C60" w:rsidP="007C6C60">
      <w:pPr>
        <w:pStyle w:val="Caption"/>
        <w:rPr>
          <w:szCs w:val="26"/>
        </w:rPr>
      </w:pPr>
      <w:bookmarkStart w:id="173" w:name="_Toc232541221"/>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25</w:t>
      </w:r>
      <w:r w:rsidR="00982DA6">
        <w:rPr>
          <w:noProof/>
        </w:rPr>
        <w:fldChar w:fldCharType="end"/>
      </w:r>
      <w:r w:rsidRPr="00833388">
        <w:rPr>
          <w:szCs w:val="26"/>
        </w:rPr>
        <w:t xml:space="preserve"> Bảng Outbreak_Cases</w:t>
      </w:r>
      <w:bookmarkEnd w:id="173"/>
    </w:p>
    <w:p w14:paraId="7557EBA5" w14:textId="77777777" w:rsidR="007C6C60" w:rsidRDefault="007C6C60" w:rsidP="007C6C60">
      <w:pPr>
        <w:pStyle w:val="NormalWeb"/>
        <w:spacing w:before="0" w:beforeAutospacing="0" w:after="0" w:afterAutospacing="0" w:line="276" w:lineRule="auto"/>
        <w:jc w:val="both"/>
        <w:rPr>
          <w:sz w:val="26"/>
          <w:szCs w:val="26"/>
        </w:rPr>
      </w:pPr>
    </w:p>
    <w:p w14:paraId="6CCA8193" w14:textId="77777777" w:rsidR="007C6C60" w:rsidRDefault="007C6C60" w:rsidP="007C6C60">
      <w:pPr>
        <w:pStyle w:val="NormalWeb"/>
        <w:spacing w:before="0" w:beforeAutospacing="0" w:after="0" w:afterAutospacing="0" w:line="276" w:lineRule="auto"/>
        <w:jc w:val="both"/>
        <w:rPr>
          <w:sz w:val="26"/>
          <w:szCs w:val="26"/>
        </w:rPr>
      </w:pPr>
    </w:p>
    <w:p w14:paraId="51C2A70E" w14:textId="77777777" w:rsidR="007C6C60" w:rsidRDefault="007C6C60" w:rsidP="007C6C60">
      <w:pPr>
        <w:pStyle w:val="NormalWeb"/>
        <w:spacing w:before="0" w:beforeAutospacing="0" w:after="0" w:afterAutospacing="0" w:line="276" w:lineRule="auto"/>
        <w:jc w:val="both"/>
        <w:rPr>
          <w:sz w:val="26"/>
          <w:szCs w:val="26"/>
        </w:rPr>
      </w:pPr>
    </w:p>
    <w:p w14:paraId="2B9B5161" w14:textId="77777777" w:rsidR="007C6C60" w:rsidRDefault="007C6C60" w:rsidP="007C6C60">
      <w:pPr>
        <w:pStyle w:val="NormalWeb"/>
        <w:spacing w:before="0" w:beforeAutospacing="0" w:after="0" w:afterAutospacing="0" w:line="276" w:lineRule="auto"/>
        <w:jc w:val="both"/>
        <w:rPr>
          <w:sz w:val="26"/>
          <w:szCs w:val="26"/>
        </w:rPr>
      </w:pPr>
    </w:p>
    <w:p w14:paraId="185CB164" w14:textId="338FB83A" w:rsidR="00673FF0" w:rsidRPr="00833388" w:rsidRDefault="00673FF0" w:rsidP="007C6C60">
      <w:pPr>
        <w:pStyle w:val="NormalWeb"/>
        <w:spacing w:before="0" w:beforeAutospacing="0" w:after="0" w:afterAutospacing="0" w:line="276" w:lineRule="auto"/>
        <w:jc w:val="both"/>
        <w:rPr>
          <w:sz w:val="26"/>
          <w:szCs w:val="26"/>
        </w:rPr>
      </w:pPr>
      <w:r w:rsidRPr="00833388">
        <w:rPr>
          <w:sz w:val="26"/>
          <w:szCs w:val="26"/>
        </w:rPr>
        <w:t>Bảng 6: LLM_Advice_Cache (Bộ nhớ đệm nội dung tư vấn AI)</w:t>
      </w:r>
    </w:p>
    <w:tbl>
      <w:tblPr>
        <w:tblStyle w:val="TableGrid"/>
        <w:tblW w:w="0" w:type="auto"/>
        <w:tblInd w:w="0" w:type="dxa"/>
        <w:tblLook w:val="04A0" w:firstRow="1" w:lastRow="0" w:firstColumn="1" w:lastColumn="0" w:noHBand="0" w:noVBand="1"/>
      </w:tblPr>
      <w:tblGrid>
        <w:gridCol w:w="1545"/>
        <w:gridCol w:w="2036"/>
        <w:gridCol w:w="2023"/>
        <w:gridCol w:w="3224"/>
      </w:tblGrid>
      <w:tr w:rsidR="00673FF0" w:rsidRPr="00833388" w14:paraId="5E34B645" w14:textId="77777777" w:rsidTr="00023942">
        <w:tc>
          <w:tcPr>
            <w:tcW w:w="0" w:type="auto"/>
            <w:hideMark/>
          </w:tcPr>
          <w:p w14:paraId="370E0DBD"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3131DF48"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614F9BE7"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461CE973"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5B7198B4" w14:textId="77777777" w:rsidTr="00023942">
        <w:tc>
          <w:tcPr>
            <w:tcW w:w="0" w:type="auto"/>
            <w:hideMark/>
          </w:tcPr>
          <w:p w14:paraId="27415893"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10EFBB46"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57F024ED" w14:textId="77777777" w:rsidR="00673FF0" w:rsidRPr="00833388" w:rsidRDefault="00673FF0" w:rsidP="007C6C60">
            <w:pPr>
              <w:spacing w:line="276" w:lineRule="auto"/>
              <w:rPr>
                <w:szCs w:val="26"/>
              </w:rPr>
            </w:pPr>
            <w:r w:rsidRPr="00833388">
              <w:rPr>
                <w:szCs w:val="26"/>
              </w:rPr>
              <w:t>Khóa chính (PK)</w:t>
            </w:r>
          </w:p>
        </w:tc>
        <w:tc>
          <w:tcPr>
            <w:tcW w:w="0" w:type="auto"/>
            <w:hideMark/>
          </w:tcPr>
          <w:p w14:paraId="32C5704A" w14:textId="77777777" w:rsidR="00673FF0" w:rsidRPr="00833388" w:rsidRDefault="00673FF0" w:rsidP="007C6C60">
            <w:pPr>
              <w:spacing w:line="276" w:lineRule="auto"/>
              <w:rPr>
                <w:szCs w:val="26"/>
              </w:rPr>
            </w:pPr>
            <w:r w:rsidRPr="00833388">
              <w:rPr>
                <w:szCs w:val="26"/>
              </w:rPr>
              <w:t>Mã định danh của nội dung được lưu cache</w:t>
            </w:r>
          </w:p>
        </w:tc>
      </w:tr>
      <w:tr w:rsidR="00673FF0" w:rsidRPr="00833388" w14:paraId="6B988527" w14:textId="77777777" w:rsidTr="00023942">
        <w:tc>
          <w:tcPr>
            <w:tcW w:w="0" w:type="auto"/>
            <w:hideMark/>
          </w:tcPr>
          <w:p w14:paraId="2FFC18B8" w14:textId="77777777" w:rsidR="00673FF0" w:rsidRPr="00833388" w:rsidRDefault="00673FF0" w:rsidP="00F85BA6">
            <w:pPr>
              <w:spacing w:line="276" w:lineRule="auto"/>
              <w:jc w:val="both"/>
              <w:rPr>
                <w:szCs w:val="26"/>
              </w:rPr>
            </w:pPr>
            <w:r w:rsidRPr="00833388">
              <w:rPr>
                <w:szCs w:val="26"/>
              </w:rPr>
              <w:t>kind</w:t>
            </w:r>
          </w:p>
        </w:tc>
        <w:tc>
          <w:tcPr>
            <w:tcW w:w="0" w:type="auto"/>
            <w:hideMark/>
          </w:tcPr>
          <w:p w14:paraId="754D10D3"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88B6185"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0628F054" w14:textId="77777777" w:rsidR="00673FF0" w:rsidRPr="00833388" w:rsidRDefault="00673FF0" w:rsidP="007C6C60">
            <w:pPr>
              <w:spacing w:line="276" w:lineRule="auto"/>
              <w:rPr>
                <w:szCs w:val="26"/>
              </w:rPr>
            </w:pPr>
            <w:r w:rsidRPr="00833388">
              <w:rPr>
                <w:szCs w:val="26"/>
              </w:rPr>
              <w:t>Loại nội dung tư vấn</w:t>
            </w:r>
          </w:p>
        </w:tc>
      </w:tr>
      <w:tr w:rsidR="00673FF0" w:rsidRPr="000327AB" w14:paraId="0290AE7F" w14:textId="77777777" w:rsidTr="00023942">
        <w:tc>
          <w:tcPr>
            <w:tcW w:w="0" w:type="auto"/>
            <w:hideMark/>
          </w:tcPr>
          <w:p w14:paraId="553923AD" w14:textId="77777777" w:rsidR="00673FF0" w:rsidRPr="00833388" w:rsidRDefault="00673FF0" w:rsidP="00F85BA6">
            <w:pPr>
              <w:spacing w:line="276" w:lineRule="auto"/>
              <w:jc w:val="both"/>
              <w:rPr>
                <w:szCs w:val="26"/>
              </w:rPr>
            </w:pPr>
            <w:r w:rsidRPr="00833388">
              <w:rPr>
                <w:szCs w:val="26"/>
              </w:rPr>
              <w:t>input_hash</w:t>
            </w:r>
          </w:p>
        </w:tc>
        <w:tc>
          <w:tcPr>
            <w:tcW w:w="0" w:type="auto"/>
            <w:hideMark/>
          </w:tcPr>
          <w:p w14:paraId="0C1A7D17"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F3D9BA4" w14:textId="77777777" w:rsidR="00673FF0" w:rsidRPr="00F73A50" w:rsidRDefault="00673FF0" w:rsidP="007C6C60">
            <w:pPr>
              <w:spacing w:line="276" w:lineRule="auto"/>
              <w:rPr>
                <w:szCs w:val="26"/>
                <w:lang w:val="fr-FR"/>
              </w:rPr>
            </w:pPr>
            <w:r w:rsidRPr="00F73A50">
              <w:rPr>
                <w:szCs w:val="26"/>
                <w:lang w:val="fr-FR"/>
              </w:rPr>
              <w:t>Dùng để tra cứu cache</w:t>
            </w:r>
          </w:p>
        </w:tc>
        <w:tc>
          <w:tcPr>
            <w:tcW w:w="0" w:type="auto"/>
            <w:hideMark/>
          </w:tcPr>
          <w:p w14:paraId="2988DCF0" w14:textId="77777777" w:rsidR="00673FF0" w:rsidRPr="00F73A50" w:rsidRDefault="00673FF0" w:rsidP="007C6C60">
            <w:pPr>
              <w:spacing w:line="276" w:lineRule="auto"/>
              <w:rPr>
                <w:szCs w:val="26"/>
                <w:lang w:val="fr-FR"/>
              </w:rPr>
            </w:pPr>
            <w:r w:rsidRPr="00F73A50">
              <w:rPr>
                <w:szCs w:val="26"/>
                <w:lang w:val="fr-FR"/>
              </w:rPr>
              <w:t>Mã băm được tạo từ dữ liệu đầu vào</w:t>
            </w:r>
          </w:p>
        </w:tc>
      </w:tr>
      <w:tr w:rsidR="00673FF0" w:rsidRPr="00833388" w14:paraId="23FB707A" w14:textId="77777777" w:rsidTr="00023942">
        <w:tc>
          <w:tcPr>
            <w:tcW w:w="0" w:type="auto"/>
            <w:hideMark/>
          </w:tcPr>
          <w:p w14:paraId="0382E04F" w14:textId="77777777" w:rsidR="00673FF0" w:rsidRPr="00833388" w:rsidRDefault="00673FF0" w:rsidP="00F85BA6">
            <w:pPr>
              <w:spacing w:line="276" w:lineRule="auto"/>
              <w:jc w:val="both"/>
              <w:rPr>
                <w:szCs w:val="26"/>
              </w:rPr>
            </w:pPr>
            <w:r w:rsidRPr="00833388">
              <w:rPr>
                <w:szCs w:val="26"/>
              </w:rPr>
              <w:t>lang</w:t>
            </w:r>
          </w:p>
        </w:tc>
        <w:tc>
          <w:tcPr>
            <w:tcW w:w="0" w:type="auto"/>
            <w:hideMark/>
          </w:tcPr>
          <w:p w14:paraId="4EE3E395"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79EB467"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3E7B871E" w14:textId="77777777" w:rsidR="00673FF0" w:rsidRPr="00833388" w:rsidRDefault="00673FF0" w:rsidP="007C6C60">
            <w:pPr>
              <w:spacing w:line="276" w:lineRule="auto"/>
              <w:rPr>
                <w:szCs w:val="26"/>
              </w:rPr>
            </w:pPr>
            <w:r w:rsidRPr="00833388">
              <w:rPr>
                <w:szCs w:val="26"/>
              </w:rPr>
              <w:t>Ngôn ngữ của nội dung tư vấn</w:t>
            </w:r>
          </w:p>
        </w:tc>
      </w:tr>
      <w:tr w:rsidR="00673FF0" w:rsidRPr="00833388" w14:paraId="27C06586" w14:textId="77777777" w:rsidTr="00023942">
        <w:tc>
          <w:tcPr>
            <w:tcW w:w="0" w:type="auto"/>
            <w:hideMark/>
          </w:tcPr>
          <w:p w14:paraId="0016C55A" w14:textId="77777777" w:rsidR="00673FF0" w:rsidRPr="00833388" w:rsidRDefault="00673FF0" w:rsidP="00F85BA6">
            <w:pPr>
              <w:spacing w:line="276" w:lineRule="auto"/>
              <w:jc w:val="both"/>
              <w:rPr>
                <w:szCs w:val="26"/>
              </w:rPr>
            </w:pPr>
            <w:r w:rsidRPr="00833388">
              <w:rPr>
                <w:szCs w:val="26"/>
              </w:rPr>
              <w:t>model</w:t>
            </w:r>
          </w:p>
        </w:tc>
        <w:tc>
          <w:tcPr>
            <w:tcW w:w="0" w:type="auto"/>
            <w:hideMark/>
          </w:tcPr>
          <w:p w14:paraId="049DB6AF"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317618C4"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1AA0D963" w14:textId="77777777" w:rsidR="00673FF0" w:rsidRPr="00833388" w:rsidRDefault="00673FF0" w:rsidP="007C6C60">
            <w:pPr>
              <w:spacing w:line="276" w:lineRule="auto"/>
              <w:rPr>
                <w:szCs w:val="26"/>
              </w:rPr>
            </w:pPr>
            <w:r w:rsidRPr="00833388">
              <w:rPr>
                <w:szCs w:val="26"/>
              </w:rPr>
              <w:t>Tên mô hình AI đã tạo nội dung</w:t>
            </w:r>
          </w:p>
        </w:tc>
      </w:tr>
      <w:tr w:rsidR="00673FF0" w:rsidRPr="00833388" w14:paraId="0B5AA259" w14:textId="77777777" w:rsidTr="00023942">
        <w:tc>
          <w:tcPr>
            <w:tcW w:w="0" w:type="auto"/>
            <w:hideMark/>
          </w:tcPr>
          <w:p w14:paraId="1B038A81" w14:textId="77777777" w:rsidR="00673FF0" w:rsidRPr="00833388" w:rsidRDefault="00673FF0" w:rsidP="00F85BA6">
            <w:pPr>
              <w:spacing w:line="276" w:lineRule="auto"/>
              <w:jc w:val="both"/>
              <w:rPr>
                <w:szCs w:val="26"/>
              </w:rPr>
            </w:pPr>
            <w:r w:rsidRPr="00833388">
              <w:rPr>
                <w:szCs w:val="26"/>
              </w:rPr>
              <w:t>content_json</w:t>
            </w:r>
          </w:p>
        </w:tc>
        <w:tc>
          <w:tcPr>
            <w:tcW w:w="0" w:type="auto"/>
            <w:hideMark/>
          </w:tcPr>
          <w:p w14:paraId="71E53743" w14:textId="77777777" w:rsidR="00673FF0" w:rsidRPr="00833388" w:rsidRDefault="00673FF0" w:rsidP="00F85BA6">
            <w:pPr>
              <w:spacing w:line="276" w:lineRule="auto"/>
              <w:jc w:val="both"/>
              <w:rPr>
                <w:szCs w:val="26"/>
              </w:rPr>
            </w:pPr>
            <w:r w:rsidRPr="00833388">
              <w:rPr>
                <w:szCs w:val="26"/>
              </w:rPr>
              <w:t>JSONB</w:t>
            </w:r>
          </w:p>
        </w:tc>
        <w:tc>
          <w:tcPr>
            <w:tcW w:w="0" w:type="auto"/>
            <w:hideMark/>
          </w:tcPr>
          <w:p w14:paraId="0185F6F9"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0B60604A" w14:textId="77777777" w:rsidR="00673FF0" w:rsidRPr="00833388" w:rsidRDefault="00673FF0" w:rsidP="007C6C60">
            <w:pPr>
              <w:spacing w:line="276" w:lineRule="auto"/>
              <w:rPr>
                <w:szCs w:val="26"/>
              </w:rPr>
            </w:pPr>
            <w:r w:rsidRPr="00833388">
              <w:rPr>
                <w:szCs w:val="26"/>
              </w:rPr>
              <w:t>Nội dung phản hồi có cấu trúc JSON</w:t>
            </w:r>
          </w:p>
        </w:tc>
      </w:tr>
      <w:tr w:rsidR="00673FF0" w:rsidRPr="00833388" w14:paraId="52A273D4" w14:textId="77777777" w:rsidTr="00023942">
        <w:tc>
          <w:tcPr>
            <w:tcW w:w="0" w:type="auto"/>
            <w:hideMark/>
          </w:tcPr>
          <w:p w14:paraId="2F12D66F" w14:textId="77777777" w:rsidR="00673FF0" w:rsidRPr="00833388" w:rsidRDefault="00673FF0" w:rsidP="00F85BA6">
            <w:pPr>
              <w:spacing w:line="276" w:lineRule="auto"/>
              <w:jc w:val="both"/>
              <w:rPr>
                <w:szCs w:val="26"/>
              </w:rPr>
            </w:pPr>
            <w:r w:rsidRPr="00833388">
              <w:rPr>
                <w:szCs w:val="26"/>
              </w:rPr>
              <w:lastRenderedPageBreak/>
              <w:t>content_text</w:t>
            </w:r>
          </w:p>
        </w:tc>
        <w:tc>
          <w:tcPr>
            <w:tcW w:w="0" w:type="auto"/>
            <w:hideMark/>
          </w:tcPr>
          <w:p w14:paraId="00B934F6"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5C3167EB"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6E6C7A73" w14:textId="77777777" w:rsidR="00673FF0" w:rsidRPr="00833388" w:rsidRDefault="00673FF0" w:rsidP="007C6C60">
            <w:pPr>
              <w:spacing w:line="276" w:lineRule="auto"/>
              <w:rPr>
                <w:szCs w:val="26"/>
              </w:rPr>
            </w:pPr>
            <w:r w:rsidRPr="00833388">
              <w:rPr>
                <w:szCs w:val="26"/>
              </w:rPr>
              <w:t>Nội dung phản hồi dưới dạng văn bản</w:t>
            </w:r>
          </w:p>
        </w:tc>
      </w:tr>
      <w:tr w:rsidR="00673FF0" w:rsidRPr="00833388" w14:paraId="464E8407" w14:textId="77777777" w:rsidTr="00023942">
        <w:tc>
          <w:tcPr>
            <w:tcW w:w="0" w:type="auto"/>
            <w:hideMark/>
          </w:tcPr>
          <w:p w14:paraId="3D4274FE"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398EFA1B"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3D1DC2BD"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39C499D6" w14:textId="77777777" w:rsidR="00673FF0" w:rsidRPr="00833388" w:rsidRDefault="00673FF0" w:rsidP="007C6C60">
            <w:pPr>
              <w:spacing w:line="276" w:lineRule="auto"/>
              <w:rPr>
                <w:szCs w:val="26"/>
              </w:rPr>
            </w:pPr>
            <w:r w:rsidRPr="00833388">
              <w:rPr>
                <w:szCs w:val="26"/>
              </w:rPr>
              <w:t>Thời điểm nội dung cache được tạo</w:t>
            </w:r>
          </w:p>
        </w:tc>
      </w:tr>
      <w:tr w:rsidR="00673FF0" w:rsidRPr="00833388" w14:paraId="571C70A4" w14:textId="77777777" w:rsidTr="00023942">
        <w:tc>
          <w:tcPr>
            <w:tcW w:w="0" w:type="auto"/>
            <w:hideMark/>
          </w:tcPr>
          <w:p w14:paraId="4D2BDFDA" w14:textId="77777777" w:rsidR="00673FF0" w:rsidRPr="00833388" w:rsidRDefault="00673FF0" w:rsidP="00F85BA6">
            <w:pPr>
              <w:spacing w:line="276" w:lineRule="auto"/>
              <w:jc w:val="both"/>
              <w:rPr>
                <w:szCs w:val="26"/>
              </w:rPr>
            </w:pPr>
            <w:r w:rsidRPr="00833388">
              <w:rPr>
                <w:szCs w:val="26"/>
              </w:rPr>
              <w:t>updated_at</w:t>
            </w:r>
          </w:p>
        </w:tc>
        <w:tc>
          <w:tcPr>
            <w:tcW w:w="0" w:type="auto"/>
            <w:hideMark/>
          </w:tcPr>
          <w:p w14:paraId="273789D6"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18AF8FD7"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222DEE51" w14:textId="77777777" w:rsidR="00673FF0" w:rsidRPr="00833388" w:rsidRDefault="00673FF0" w:rsidP="007C6C60">
            <w:pPr>
              <w:spacing w:line="276" w:lineRule="auto"/>
              <w:rPr>
                <w:szCs w:val="26"/>
              </w:rPr>
            </w:pPr>
            <w:r w:rsidRPr="00833388">
              <w:rPr>
                <w:szCs w:val="26"/>
              </w:rPr>
              <w:t>Thời điểm nội dung cache được cập nhật gần nhất</w:t>
            </w:r>
          </w:p>
        </w:tc>
      </w:tr>
    </w:tbl>
    <w:p w14:paraId="5996FD0A" w14:textId="5F078162" w:rsidR="007C6C60" w:rsidRDefault="007C6C60" w:rsidP="007C6C60">
      <w:pPr>
        <w:pStyle w:val="Caption"/>
        <w:rPr>
          <w:szCs w:val="26"/>
        </w:rPr>
      </w:pPr>
      <w:bookmarkStart w:id="174" w:name="_Toc232541222"/>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26</w:t>
      </w:r>
      <w:r w:rsidR="00982DA6">
        <w:rPr>
          <w:noProof/>
        </w:rPr>
        <w:fldChar w:fldCharType="end"/>
      </w:r>
      <w:r>
        <w:t xml:space="preserve"> </w:t>
      </w:r>
      <w:r w:rsidRPr="00833388">
        <w:rPr>
          <w:szCs w:val="26"/>
        </w:rPr>
        <w:t>Bảng LLM_Advice_Cache</w:t>
      </w:r>
      <w:bookmarkEnd w:id="174"/>
    </w:p>
    <w:p w14:paraId="7C5FC716" w14:textId="0E8837F9" w:rsidR="00673FF0" w:rsidRDefault="00673FF0" w:rsidP="00F85BA6">
      <w:pPr>
        <w:pStyle w:val="NormalWeb"/>
        <w:spacing w:before="0" w:beforeAutospacing="0" w:after="0" w:afterAutospacing="0" w:line="276" w:lineRule="auto"/>
        <w:jc w:val="both"/>
        <w:rPr>
          <w:sz w:val="26"/>
          <w:szCs w:val="26"/>
        </w:rPr>
      </w:pPr>
      <w:r w:rsidRPr="00833388">
        <w:rPr>
          <w:sz w:val="26"/>
          <w:szCs w:val="26"/>
        </w:rPr>
        <w:t>Bảng 7: AI_Feedback_Cases (Dữ liệu phản hồi phục vụ cải thiện mô hình AI)</w:t>
      </w:r>
    </w:p>
    <w:tbl>
      <w:tblPr>
        <w:tblStyle w:val="TableGrid"/>
        <w:tblW w:w="0" w:type="auto"/>
        <w:tblInd w:w="0" w:type="dxa"/>
        <w:tblLook w:val="04A0" w:firstRow="1" w:lastRow="0" w:firstColumn="1" w:lastColumn="0" w:noHBand="0" w:noVBand="1"/>
      </w:tblPr>
      <w:tblGrid>
        <w:gridCol w:w="2382"/>
        <w:gridCol w:w="2112"/>
        <w:gridCol w:w="2026"/>
        <w:gridCol w:w="1978"/>
      </w:tblGrid>
      <w:tr w:rsidR="007C6C60" w14:paraId="2E5F7205" w14:textId="77777777" w:rsidTr="007C6C60">
        <w:tc>
          <w:tcPr>
            <w:tcW w:w="2382" w:type="dxa"/>
          </w:tcPr>
          <w:p w14:paraId="6994BABF" w14:textId="1883E1EA" w:rsidR="007C6C60" w:rsidRDefault="007C6C60" w:rsidP="007C6C60">
            <w:pPr>
              <w:pStyle w:val="NormalWeb"/>
              <w:spacing w:before="0" w:beforeAutospacing="0" w:after="0" w:afterAutospacing="0" w:line="276" w:lineRule="auto"/>
              <w:jc w:val="both"/>
              <w:rPr>
                <w:sz w:val="26"/>
                <w:szCs w:val="26"/>
              </w:rPr>
            </w:pPr>
            <w:r w:rsidRPr="00833388">
              <w:rPr>
                <w:b/>
                <w:bCs/>
                <w:sz w:val="26"/>
                <w:szCs w:val="26"/>
              </w:rPr>
              <w:t>Tên cột</w:t>
            </w:r>
          </w:p>
        </w:tc>
        <w:tc>
          <w:tcPr>
            <w:tcW w:w="2112" w:type="dxa"/>
          </w:tcPr>
          <w:p w14:paraId="09CD2E12" w14:textId="167E8F20" w:rsidR="007C6C60" w:rsidRDefault="007C6C60" w:rsidP="007C6C60">
            <w:pPr>
              <w:pStyle w:val="NormalWeb"/>
              <w:spacing w:before="0" w:beforeAutospacing="0" w:after="0" w:afterAutospacing="0" w:line="276" w:lineRule="auto"/>
              <w:jc w:val="both"/>
              <w:rPr>
                <w:sz w:val="26"/>
                <w:szCs w:val="26"/>
              </w:rPr>
            </w:pPr>
            <w:r w:rsidRPr="00833388">
              <w:rPr>
                <w:b/>
                <w:bCs/>
                <w:sz w:val="26"/>
                <w:szCs w:val="26"/>
              </w:rPr>
              <w:t>Kiểu dữ liệu</w:t>
            </w:r>
          </w:p>
        </w:tc>
        <w:tc>
          <w:tcPr>
            <w:tcW w:w="2026" w:type="dxa"/>
          </w:tcPr>
          <w:p w14:paraId="1F6D259C" w14:textId="10456C2F" w:rsidR="007C6C60" w:rsidRDefault="007C6C60" w:rsidP="007C6C60">
            <w:pPr>
              <w:pStyle w:val="NormalWeb"/>
              <w:spacing w:before="0" w:beforeAutospacing="0" w:after="0" w:afterAutospacing="0" w:line="276" w:lineRule="auto"/>
              <w:jc w:val="both"/>
              <w:rPr>
                <w:sz w:val="26"/>
                <w:szCs w:val="26"/>
              </w:rPr>
            </w:pPr>
            <w:r w:rsidRPr="00833388">
              <w:rPr>
                <w:b/>
                <w:bCs/>
                <w:sz w:val="26"/>
                <w:szCs w:val="26"/>
              </w:rPr>
              <w:t>Ràng buộc</w:t>
            </w:r>
          </w:p>
        </w:tc>
        <w:tc>
          <w:tcPr>
            <w:tcW w:w="1978" w:type="dxa"/>
          </w:tcPr>
          <w:p w14:paraId="39488692" w14:textId="52540B55" w:rsidR="007C6C60" w:rsidRDefault="007C6C60" w:rsidP="007C6C60">
            <w:pPr>
              <w:pStyle w:val="NormalWeb"/>
              <w:spacing w:before="0" w:beforeAutospacing="0" w:after="0" w:afterAutospacing="0" w:line="276" w:lineRule="auto"/>
              <w:jc w:val="both"/>
              <w:rPr>
                <w:sz w:val="26"/>
                <w:szCs w:val="26"/>
              </w:rPr>
            </w:pPr>
            <w:r w:rsidRPr="00833388">
              <w:rPr>
                <w:b/>
                <w:bCs/>
                <w:sz w:val="26"/>
                <w:szCs w:val="26"/>
              </w:rPr>
              <w:t>Mô tả</w:t>
            </w:r>
          </w:p>
        </w:tc>
      </w:tr>
      <w:tr w:rsidR="007C6C60" w:rsidRPr="007C6C60" w14:paraId="475F2BE4" w14:textId="77777777" w:rsidTr="007C6C60">
        <w:tc>
          <w:tcPr>
            <w:tcW w:w="2382" w:type="dxa"/>
          </w:tcPr>
          <w:p w14:paraId="1EA601A2" w14:textId="7D43A7EC" w:rsidR="007C6C60" w:rsidRDefault="007C6C60" w:rsidP="007C6C60">
            <w:pPr>
              <w:pStyle w:val="NormalWeb"/>
              <w:spacing w:before="0" w:beforeAutospacing="0" w:after="0" w:afterAutospacing="0" w:line="276" w:lineRule="auto"/>
              <w:jc w:val="both"/>
              <w:rPr>
                <w:sz w:val="26"/>
                <w:szCs w:val="26"/>
              </w:rPr>
            </w:pPr>
            <w:r w:rsidRPr="00833388">
              <w:rPr>
                <w:sz w:val="26"/>
                <w:szCs w:val="26"/>
              </w:rPr>
              <w:t>id</w:t>
            </w:r>
          </w:p>
        </w:tc>
        <w:tc>
          <w:tcPr>
            <w:tcW w:w="2112" w:type="dxa"/>
          </w:tcPr>
          <w:p w14:paraId="61997931" w14:textId="278E0617" w:rsidR="007C6C60" w:rsidRDefault="007C6C60" w:rsidP="007C6C60">
            <w:pPr>
              <w:pStyle w:val="NormalWeb"/>
              <w:spacing w:before="0" w:beforeAutospacing="0" w:after="0" w:afterAutospacing="0" w:line="276" w:lineRule="auto"/>
              <w:jc w:val="both"/>
              <w:rPr>
                <w:sz w:val="26"/>
                <w:szCs w:val="26"/>
              </w:rPr>
            </w:pPr>
            <w:r w:rsidRPr="00833388">
              <w:rPr>
                <w:sz w:val="26"/>
                <w:szCs w:val="26"/>
              </w:rPr>
              <w:t>UUID</w:t>
            </w:r>
          </w:p>
        </w:tc>
        <w:tc>
          <w:tcPr>
            <w:tcW w:w="2026" w:type="dxa"/>
          </w:tcPr>
          <w:p w14:paraId="57CB48BB" w14:textId="0E8C75DA" w:rsidR="007C6C60" w:rsidRDefault="007C6C60" w:rsidP="007C6C60">
            <w:pPr>
              <w:pStyle w:val="NormalWeb"/>
              <w:spacing w:before="0" w:beforeAutospacing="0" w:after="0" w:afterAutospacing="0" w:line="276" w:lineRule="auto"/>
              <w:jc w:val="both"/>
              <w:rPr>
                <w:sz w:val="26"/>
                <w:szCs w:val="26"/>
              </w:rPr>
            </w:pPr>
            <w:r w:rsidRPr="00833388">
              <w:rPr>
                <w:sz w:val="26"/>
                <w:szCs w:val="26"/>
              </w:rPr>
              <w:t>Khóa chính (PK)</w:t>
            </w:r>
          </w:p>
        </w:tc>
        <w:tc>
          <w:tcPr>
            <w:tcW w:w="1978" w:type="dxa"/>
          </w:tcPr>
          <w:p w14:paraId="2CB21868" w14:textId="3D91E956" w:rsidR="007C6C60" w:rsidRDefault="007C6C60" w:rsidP="007C6C60">
            <w:pPr>
              <w:pStyle w:val="NormalWeb"/>
              <w:spacing w:before="0" w:beforeAutospacing="0" w:after="0" w:afterAutospacing="0" w:line="276" w:lineRule="auto"/>
              <w:jc w:val="both"/>
              <w:rPr>
                <w:sz w:val="26"/>
                <w:szCs w:val="26"/>
              </w:rPr>
            </w:pPr>
            <w:r w:rsidRPr="00833388">
              <w:rPr>
                <w:sz w:val="26"/>
                <w:szCs w:val="26"/>
              </w:rPr>
              <w:t>Mã định danh của trường hợp phản hồi AI</w:t>
            </w:r>
          </w:p>
        </w:tc>
      </w:tr>
      <w:tr w:rsidR="007C6C60" w:rsidRPr="007C6C60" w14:paraId="3D634CDF" w14:textId="77777777" w:rsidTr="007C6C60">
        <w:tc>
          <w:tcPr>
            <w:tcW w:w="2382" w:type="dxa"/>
          </w:tcPr>
          <w:p w14:paraId="2923A910" w14:textId="21B16A7A" w:rsidR="007C6C60" w:rsidRDefault="007C6C60" w:rsidP="007C6C60">
            <w:pPr>
              <w:pStyle w:val="NormalWeb"/>
              <w:spacing w:before="0" w:beforeAutospacing="0" w:after="0" w:afterAutospacing="0" w:line="276" w:lineRule="auto"/>
              <w:jc w:val="both"/>
              <w:rPr>
                <w:sz w:val="26"/>
                <w:szCs w:val="26"/>
              </w:rPr>
            </w:pPr>
            <w:r w:rsidRPr="00833388">
              <w:rPr>
                <w:sz w:val="26"/>
                <w:szCs w:val="26"/>
              </w:rPr>
              <w:t>created_at</w:t>
            </w:r>
          </w:p>
        </w:tc>
        <w:tc>
          <w:tcPr>
            <w:tcW w:w="2112" w:type="dxa"/>
          </w:tcPr>
          <w:p w14:paraId="58199F7B" w14:textId="2E4E82D1" w:rsidR="007C6C60" w:rsidRDefault="007C6C60" w:rsidP="007C6C60">
            <w:pPr>
              <w:pStyle w:val="NormalWeb"/>
              <w:spacing w:before="0" w:beforeAutospacing="0" w:after="0" w:afterAutospacing="0" w:line="276" w:lineRule="auto"/>
              <w:jc w:val="both"/>
              <w:rPr>
                <w:sz w:val="26"/>
                <w:szCs w:val="26"/>
              </w:rPr>
            </w:pPr>
            <w:r w:rsidRPr="00833388">
              <w:rPr>
                <w:sz w:val="26"/>
                <w:szCs w:val="26"/>
              </w:rPr>
              <w:t>TIMESTAMPTZ</w:t>
            </w:r>
          </w:p>
        </w:tc>
        <w:tc>
          <w:tcPr>
            <w:tcW w:w="2026" w:type="dxa"/>
          </w:tcPr>
          <w:p w14:paraId="6A081543" w14:textId="14FD641F" w:rsidR="007C6C60" w:rsidRDefault="007C6C60" w:rsidP="007C6C60">
            <w:pPr>
              <w:pStyle w:val="NormalWeb"/>
              <w:spacing w:before="0" w:beforeAutospacing="0" w:after="0" w:afterAutospacing="0" w:line="276" w:lineRule="auto"/>
              <w:jc w:val="both"/>
              <w:rPr>
                <w:sz w:val="26"/>
                <w:szCs w:val="26"/>
              </w:rPr>
            </w:pPr>
            <w:r w:rsidRPr="00833388">
              <w:rPr>
                <w:sz w:val="26"/>
                <w:szCs w:val="26"/>
              </w:rPr>
              <w:t>Mặc định thời gian hiện tại</w:t>
            </w:r>
          </w:p>
        </w:tc>
        <w:tc>
          <w:tcPr>
            <w:tcW w:w="1978" w:type="dxa"/>
          </w:tcPr>
          <w:p w14:paraId="5324948A" w14:textId="57F6A4B8" w:rsidR="007C6C60" w:rsidRDefault="007C6C60" w:rsidP="007C6C60">
            <w:pPr>
              <w:pStyle w:val="NormalWeb"/>
              <w:spacing w:before="0" w:beforeAutospacing="0" w:after="0" w:afterAutospacing="0" w:line="276" w:lineRule="auto"/>
              <w:jc w:val="both"/>
              <w:rPr>
                <w:sz w:val="26"/>
                <w:szCs w:val="26"/>
              </w:rPr>
            </w:pPr>
            <w:r w:rsidRPr="00833388">
              <w:rPr>
                <w:sz w:val="26"/>
                <w:szCs w:val="26"/>
              </w:rPr>
              <w:t>Thời điểm dữ liệu phản hồi được tạo</w:t>
            </w:r>
          </w:p>
        </w:tc>
      </w:tr>
      <w:tr w:rsidR="007C6C60" w:rsidRPr="007C6C60" w14:paraId="5F1D4966" w14:textId="77777777" w:rsidTr="007C6C60">
        <w:tc>
          <w:tcPr>
            <w:tcW w:w="2382" w:type="dxa"/>
          </w:tcPr>
          <w:p w14:paraId="2588DF94" w14:textId="2C1A0E2C" w:rsidR="007C6C60" w:rsidRDefault="007C6C60" w:rsidP="007C6C60">
            <w:pPr>
              <w:pStyle w:val="NormalWeb"/>
              <w:spacing w:before="0" w:beforeAutospacing="0" w:after="0" w:afterAutospacing="0" w:line="276" w:lineRule="auto"/>
              <w:jc w:val="both"/>
              <w:rPr>
                <w:sz w:val="26"/>
                <w:szCs w:val="26"/>
              </w:rPr>
            </w:pPr>
            <w:r w:rsidRPr="00833388">
              <w:rPr>
                <w:sz w:val="26"/>
                <w:szCs w:val="26"/>
              </w:rPr>
              <w:t>updated_at</w:t>
            </w:r>
          </w:p>
        </w:tc>
        <w:tc>
          <w:tcPr>
            <w:tcW w:w="2112" w:type="dxa"/>
          </w:tcPr>
          <w:p w14:paraId="0EF5FF12" w14:textId="7E9E73F7" w:rsidR="007C6C60" w:rsidRDefault="007C6C60" w:rsidP="007C6C60">
            <w:pPr>
              <w:pStyle w:val="NormalWeb"/>
              <w:spacing w:before="0" w:beforeAutospacing="0" w:after="0" w:afterAutospacing="0" w:line="276" w:lineRule="auto"/>
              <w:jc w:val="both"/>
              <w:rPr>
                <w:sz w:val="26"/>
                <w:szCs w:val="26"/>
              </w:rPr>
            </w:pPr>
            <w:r w:rsidRPr="00833388">
              <w:rPr>
                <w:sz w:val="26"/>
                <w:szCs w:val="26"/>
              </w:rPr>
              <w:t>TIMESTAMPTZ</w:t>
            </w:r>
          </w:p>
        </w:tc>
        <w:tc>
          <w:tcPr>
            <w:tcW w:w="2026" w:type="dxa"/>
          </w:tcPr>
          <w:p w14:paraId="0E4701E6" w14:textId="1FD3BD99" w:rsidR="007C6C60" w:rsidRDefault="007C6C60" w:rsidP="007C6C60">
            <w:pPr>
              <w:pStyle w:val="NormalWeb"/>
              <w:spacing w:before="0" w:beforeAutospacing="0" w:after="0" w:afterAutospacing="0" w:line="276" w:lineRule="auto"/>
              <w:jc w:val="both"/>
              <w:rPr>
                <w:sz w:val="26"/>
                <w:szCs w:val="26"/>
              </w:rPr>
            </w:pPr>
            <w:r w:rsidRPr="00833388">
              <w:rPr>
                <w:sz w:val="26"/>
                <w:szCs w:val="26"/>
              </w:rPr>
              <w:t>Mặc định thời gian hiện tại</w:t>
            </w:r>
          </w:p>
        </w:tc>
        <w:tc>
          <w:tcPr>
            <w:tcW w:w="1978" w:type="dxa"/>
          </w:tcPr>
          <w:p w14:paraId="55209C69" w14:textId="191D5B98" w:rsidR="007C6C60" w:rsidRDefault="007C6C60" w:rsidP="007C6C60">
            <w:pPr>
              <w:pStyle w:val="NormalWeb"/>
              <w:spacing w:before="0" w:beforeAutospacing="0" w:after="0" w:afterAutospacing="0" w:line="276" w:lineRule="auto"/>
              <w:jc w:val="both"/>
              <w:rPr>
                <w:sz w:val="26"/>
                <w:szCs w:val="26"/>
              </w:rPr>
            </w:pPr>
            <w:r w:rsidRPr="00833388">
              <w:rPr>
                <w:sz w:val="26"/>
                <w:szCs w:val="26"/>
              </w:rPr>
              <w:t>Thời điểm dữ liệu được cập nhật gần nhất</w:t>
            </w:r>
          </w:p>
        </w:tc>
      </w:tr>
      <w:tr w:rsidR="007C6C60" w:rsidRPr="007C6C60" w14:paraId="3E72C741" w14:textId="77777777" w:rsidTr="007C6C60">
        <w:tc>
          <w:tcPr>
            <w:tcW w:w="2382" w:type="dxa"/>
          </w:tcPr>
          <w:p w14:paraId="0195C56B" w14:textId="164F94DD" w:rsidR="007C6C60" w:rsidRDefault="007C6C60" w:rsidP="007C6C60">
            <w:pPr>
              <w:pStyle w:val="NormalWeb"/>
              <w:spacing w:before="0" w:beforeAutospacing="0" w:after="0" w:afterAutospacing="0" w:line="276" w:lineRule="auto"/>
              <w:jc w:val="both"/>
              <w:rPr>
                <w:sz w:val="26"/>
                <w:szCs w:val="26"/>
              </w:rPr>
            </w:pPr>
            <w:r w:rsidRPr="00833388">
              <w:rPr>
                <w:sz w:val="26"/>
                <w:szCs w:val="26"/>
              </w:rPr>
              <w:t>created_by</w:t>
            </w:r>
          </w:p>
        </w:tc>
        <w:tc>
          <w:tcPr>
            <w:tcW w:w="2112" w:type="dxa"/>
          </w:tcPr>
          <w:p w14:paraId="69C35AE8" w14:textId="060E9012" w:rsidR="007C6C60" w:rsidRDefault="007C6C60" w:rsidP="007C6C60">
            <w:pPr>
              <w:pStyle w:val="NormalWeb"/>
              <w:spacing w:before="0" w:beforeAutospacing="0" w:after="0" w:afterAutospacing="0" w:line="276" w:lineRule="auto"/>
              <w:jc w:val="both"/>
              <w:rPr>
                <w:sz w:val="26"/>
                <w:szCs w:val="26"/>
              </w:rPr>
            </w:pPr>
            <w:r w:rsidRPr="00833388">
              <w:rPr>
                <w:sz w:val="26"/>
                <w:szCs w:val="26"/>
              </w:rPr>
              <w:t>UUID</w:t>
            </w:r>
          </w:p>
        </w:tc>
        <w:tc>
          <w:tcPr>
            <w:tcW w:w="2026" w:type="dxa"/>
          </w:tcPr>
          <w:p w14:paraId="0683699A" w14:textId="77B9B556" w:rsidR="007C6C60" w:rsidRDefault="007C6C60" w:rsidP="007C6C60">
            <w:pPr>
              <w:pStyle w:val="NormalWeb"/>
              <w:spacing w:before="0" w:beforeAutospacing="0" w:after="0" w:afterAutospacing="0" w:line="276" w:lineRule="auto"/>
              <w:jc w:val="both"/>
              <w:rPr>
                <w:sz w:val="26"/>
                <w:szCs w:val="26"/>
              </w:rPr>
            </w:pPr>
            <w:r w:rsidRPr="00833388">
              <w:rPr>
                <w:sz w:val="26"/>
                <w:szCs w:val="26"/>
              </w:rPr>
              <w:t>Khóa ngoại (FK) → profiles.id</w:t>
            </w:r>
          </w:p>
        </w:tc>
        <w:tc>
          <w:tcPr>
            <w:tcW w:w="1978" w:type="dxa"/>
          </w:tcPr>
          <w:p w14:paraId="7A76E66C" w14:textId="2A6EAA4A" w:rsidR="007C6C60" w:rsidRDefault="007C6C60" w:rsidP="007C6C60">
            <w:pPr>
              <w:pStyle w:val="NormalWeb"/>
              <w:spacing w:before="0" w:beforeAutospacing="0" w:after="0" w:afterAutospacing="0" w:line="276" w:lineRule="auto"/>
              <w:jc w:val="both"/>
              <w:rPr>
                <w:sz w:val="26"/>
                <w:szCs w:val="26"/>
              </w:rPr>
            </w:pPr>
            <w:r w:rsidRPr="00833388">
              <w:rPr>
                <w:sz w:val="26"/>
                <w:szCs w:val="26"/>
              </w:rPr>
              <w:t>Người dùng gửi dữ liệu phản hồi</w:t>
            </w:r>
          </w:p>
        </w:tc>
      </w:tr>
      <w:tr w:rsidR="007C6C60" w:rsidRPr="007C6C60" w14:paraId="36CE4F38" w14:textId="77777777" w:rsidTr="007C6C60">
        <w:tc>
          <w:tcPr>
            <w:tcW w:w="2382" w:type="dxa"/>
          </w:tcPr>
          <w:p w14:paraId="492610E4" w14:textId="7287B112" w:rsidR="007C6C60" w:rsidRDefault="007C6C60" w:rsidP="007C6C60">
            <w:pPr>
              <w:pStyle w:val="NormalWeb"/>
              <w:spacing w:before="0" w:beforeAutospacing="0" w:after="0" w:afterAutospacing="0" w:line="276" w:lineRule="auto"/>
              <w:jc w:val="both"/>
              <w:rPr>
                <w:sz w:val="26"/>
                <w:szCs w:val="26"/>
              </w:rPr>
            </w:pPr>
            <w:r w:rsidRPr="00833388">
              <w:rPr>
                <w:sz w:val="26"/>
                <w:szCs w:val="26"/>
              </w:rPr>
              <w:t>plant</w:t>
            </w:r>
          </w:p>
        </w:tc>
        <w:tc>
          <w:tcPr>
            <w:tcW w:w="2112" w:type="dxa"/>
          </w:tcPr>
          <w:p w14:paraId="5462C47B" w14:textId="5AA0F7B9"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6C1891BA" w14:textId="6C4C5B88" w:rsidR="007C6C60" w:rsidRDefault="007C6C60" w:rsidP="007C6C60">
            <w:pPr>
              <w:pStyle w:val="NormalWeb"/>
              <w:spacing w:before="0" w:beforeAutospacing="0" w:after="0" w:afterAutospacing="0" w:line="276" w:lineRule="auto"/>
              <w:jc w:val="both"/>
              <w:rPr>
                <w:sz w:val="26"/>
                <w:szCs w:val="26"/>
              </w:rPr>
            </w:pPr>
            <w:r w:rsidRPr="00833388">
              <w:rPr>
                <w:sz w:val="26"/>
                <w:szCs w:val="26"/>
              </w:rPr>
              <w:t>Không được để trống</w:t>
            </w:r>
          </w:p>
        </w:tc>
        <w:tc>
          <w:tcPr>
            <w:tcW w:w="1978" w:type="dxa"/>
          </w:tcPr>
          <w:p w14:paraId="059B6DC2" w14:textId="48605CC1" w:rsidR="007C6C60" w:rsidRDefault="007C6C60" w:rsidP="007C6C60">
            <w:pPr>
              <w:pStyle w:val="NormalWeb"/>
              <w:spacing w:before="0" w:beforeAutospacing="0" w:after="0" w:afterAutospacing="0" w:line="276" w:lineRule="auto"/>
              <w:jc w:val="both"/>
              <w:rPr>
                <w:sz w:val="26"/>
                <w:szCs w:val="26"/>
              </w:rPr>
            </w:pPr>
            <w:r w:rsidRPr="00833388">
              <w:rPr>
                <w:sz w:val="26"/>
                <w:szCs w:val="26"/>
              </w:rPr>
              <w:t>Tên loại cây được nhận diện</w:t>
            </w:r>
          </w:p>
        </w:tc>
      </w:tr>
      <w:tr w:rsidR="007C6C60" w:rsidRPr="007C6C60" w14:paraId="421A2A8B" w14:textId="77777777" w:rsidTr="007C6C60">
        <w:tc>
          <w:tcPr>
            <w:tcW w:w="2382" w:type="dxa"/>
          </w:tcPr>
          <w:p w14:paraId="23C1E379" w14:textId="33D324C4" w:rsidR="007C6C60" w:rsidRDefault="007C6C60" w:rsidP="007C6C60">
            <w:pPr>
              <w:pStyle w:val="NormalWeb"/>
              <w:spacing w:before="0" w:beforeAutospacing="0" w:after="0" w:afterAutospacing="0" w:line="276" w:lineRule="auto"/>
              <w:jc w:val="both"/>
              <w:rPr>
                <w:sz w:val="26"/>
                <w:szCs w:val="26"/>
              </w:rPr>
            </w:pPr>
            <w:r w:rsidRPr="00833388">
              <w:rPr>
                <w:sz w:val="26"/>
                <w:szCs w:val="26"/>
              </w:rPr>
              <w:t>predicted_disease</w:t>
            </w:r>
          </w:p>
        </w:tc>
        <w:tc>
          <w:tcPr>
            <w:tcW w:w="2112" w:type="dxa"/>
          </w:tcPr>
          <w:p w14:paraId="60406169" w14:textId="46364613"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20E5EBC9" w14:textId="2B2B1CB2" w:rsidR="007C6C60" w:rsidRDefault="007C6C60" w:rsidP="007C6C60">
            <w:pPr>
              <w:pStyle w:val="NormalWeb"/>
              <w:spacing w:before="0" w:beforeAutospacing="0" w:after="0" w:afterAutospacing="0" w:line="276" w:lineRule="auto"/>
              <w:jc w:val="both"/>
              <w:rPr>
                <w:sz w:val="26"/>
                <w:szCs w:val="26"/>
              </w:rPr>
            </w:pPr>
            <w:r w:rsidRPr="00833388">
              <w:rPr>
                <w:sz w:val="26"/>
                <w:szCs w:val="26"/>
              </w:rPr>
              <w:t>Không được để trống</w:t>
            </w:r>
          </w:p>
        </w:tc>
        <w:tc>
          <w:tcPr>
            <w:tcW w:w="1978" w:type="dxa"/>
          </w:tcPr>
          <w:p w14:paraId="2F93546A" w14:textId="2FF8B1AE" w:rsidR="007C6C60" w:rsidRDefault="007C6C60" w:rsidP="007C6C60">
            <w:pPr>
              <w:pStyle w:val="NormalWeb"/>
              <w:spacing w:before="0" w:beforeAutospacing="0" w:after="0" w:afterAutospacing="0" w:line="276" w:lineRule="auto"/>
              <w:jc w:val="both"/>
              <w:rPr>
                <w:sz w:val="26"/>
                <w:szCs w:val="26"/>
              </w:rPr>
            </w:pPr>
            <w:r w:rsidRPr="00833388">
              <w:rPr>
                <w:sz w:val="26"/>
                <w:szCs w:val="26"/>
              </w:rPr>
              <w:t>Tên bệnh do mô hình AI dự đoán</w:t>
            </w:r>
          </w:p>
        </w:tc>
      </w:tr>
      <w:tr w:rsidR="007C6C60" w:rsidRPr="007C6C60" w14:paraId="61E3FAC5" w14:textId="77777777" w:rsidTr="007C6C60">
        <w:tc>
          <w:tcPr>
            <w:tcW w:w="2382" w:type="dxa"/>
          </w:tcPr>
          <w:p w14:paraId="00DEEDA4" w14:textId="72C531F4" w:rsidR="007C6C60" w:rsidRDefault="007C6C60" w:rsidP="007C6C60">
            <w:pPr>
              <w:pStyle w:val="NormalWeb"/>
              <w:spacing w:before="0" w:beforeAutospacing="0" w:after="0" w:afterAutospacing="0" w:line="276" w:lineRule="auto"/>
              <w:jc w:val="both"/>
              <w:rPr>
                <w:sz w:val="26"/>
                <w:szCs w:val="26"/>
              </w:rPr>
            </w:pPr>
            <w:r w:rsidRPr="00833388">
              <w:rPr>
                <w:sz w:val="26"/>
                <w:szCs w:val="26"/>
              </w:rPr>
              <w:t>confidence</w:t>
            </w:r>
          </w:p>
        </w:tc>
        <w:tc>
          <w:tcPr>
            <w:tcW w:w="2112" w:type="dxa"/>
          </w:tcPr>
          <w:p w14:paraId="034F6993" w14:textId="121A645D" w:rsidR="007C6C60" w:rsidRDefault="007C6C60" w:rsidP="007C6C60">
            <w:pPr>
              <w:pStyle w:val="NormalWeb"/>
              <w:spacing w:before="0" w:beforeAutospacing="0" w:after="0" w:afterAutospacing="0" w:line="276" w:lineRule="auto"/>
              <w:jc w:val="both"/>
              <w:rPr>
                <w:sz w:val="26"/>
                <w:szCs w:val="26"/>
              </w:rPr>
            </w:pPr>
            <w:r w:rsidRPr="00833388">
              <w:rPr>
                <w:sz w:val="26"/>
                <w:szCs w:val="26"/>
              </w:rPr>
              <w:t>FLOAT8</w:t>
            </w:r>
          </w:p>
        </w:tc>
        <w:tc>
          <w:tcPr>
            <w:tcW w:w="2026" w:type="dxa"/>
          </w:tcPr>
          <w:p w14:paraId="1891DA56" w14:textId="19890E0B" w:rsidR="007C6C60" w:rsidRDefault="007C6C60" w:rsidP="007C6C60">
            <w:pPr>
              <w:pStyle w:val="NormalWeb"/>
              <w:spacing w:before="0" w:beforeAutospacing="0" w:after="0" w:afterAutospacing="0" w:line="276" w:lineRule="auto"/>
              <w:jc w:val="both"/>
              <w:rPr>
                <w:sz w:val="26"/>
                <w:szCs w:val="26"/>
              </w:rPr>
            </w:pPr>
            <w:r w:rsidRPr="00833388">
              <w:rPr>
                <w:sz w:val="26"/>
                <w:szCs w:val="26"/>
              </w:rPr>
              <w:t>Giá trị từ 0 đến 1</w:t>
            </w:r>
          </w:p>
        </w:tc>
        <w:tc>
          <w:tcPr>
            <w:tcW w:w="1978" w:type="dxa"/>
          </w:tcPr>
          <w:p w14:paraId="2E71E17B" w14:textId="39EC6FB3" w:rsidR="007C6C60" w:rsidRDefault="007C6C60" w:rsidP="007C6C60">
            <w:pPr>
              <w:pStyle w:val="NormalWeb"/>
              <w:spacing w:before="0" w:beforeAutospacing="0" w:after="0" w:afterAutospacing="0" w:line="276" w:lineRule="auto"/>
              <w:jc w:val="both"/>
              <w:rPr>
                <w:sz w:val="26"/>
                <w:szCs w:val="26"/>
              </w:rPr>
            </w:pPr>
            <w:r w:rsidRPr="00833388">
              <w:rPr>
                <w:sz w:val="26"/>
                <w:szCs w:val="26"/>
              </w:rPr>
              <w:t>Độ tin cậy của kết quả dự đoán</w:t>
            </w:r>
          </w:p>
        </w:tc>
      </w:tr>
      <w:tr w:rsidR="007C6C60" w:rsidRPr="007C6C60" w14:paraId="473FBBA9" w14:textId="77777777" w:rsidTr="007C6C60">
        <w:tc>
          <w:tcPr>
            <w:tcW w:w="2382" w:type="dxa"/>
          </w:tcPr>
          <w:p w14:paraId="5BFE6E73" w14:textId="3E85E63E" w:rsidR="007C6C60" w:rsidRDefault="007C6C60" w:rsidP="007C6C60">
            <w:pPr>
              <w:pStyle w:val="NormalWeb"/>
              <w:spacing w:before="0" w:beforeAutospacing="0" w:after="0" w:afterAutospacing="0" w:line="276" w:lineRule="auto"/>
              <w:jc w:val="both"/>
              <w:rPr>
                <w:sz w:val="26"/>
                <w:szCs w:val="26"/>
              </w:rPr>
            </w:pPr>
            <w:r w:rsidRPr="00833388">
              <w:rPr>
                <w:sz w:val="26"/>
                <w:szCs w:val="26"/>
              </w:rPr>
              <w:t>image_url</w:t>
            </w:r>
          </w:p>
        </w:tc>
        <w:tc>
          <w:tcPr>
            <w:tcW w:w="2112" w:type="dxa"/>
          </w:tcPr>
          <w:p w14:paraId="4AE02B63" w14:textId="31DEA58D"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14ED473D" w14:textId="4581E192" w:rsidR="007C6C60" w:rsidRDefault="007C6C60" w:rsidP="007C6C60">
            <w:pPr>
              <w:pStyle w:val="NormalWeb"/>
              <w:spacing w:before="0" w:beforeAutospacing="0" w:after="0" w:afterAutospacing="0" w:line="276" w:lineRule="auto"/>
              <w:jc w:val="both"/>
              <w:rPr>
                <w:sz w:val="26"/>
                <w:szCs w:val="26"/>
              </w:rPr>
            </w:pPr>
            <w:r w:rsidRPr="00833388">
              <w:rPr>
                <w:sz w:val="26"/>
                <w:szCs w:val="26"/>
              </w:rPr>
              <w:t>Có thể để trống</w:t>
            </w:r>
          </w:p>
        </w:tc>
        <w:tc>
          <w:tcPr>
            <w:tcW w:w="1978" w:type="dxa"/>
          </w:tcPr>
          <w:p w14:paraId="6DD2B391" w14:textId="22B78598" w:rsidR="007C6C60" w:rsidRDefault="007C6C60" w:rsidP="007C6C60">
            <w:pPr>
              <w:pStyle w:val="NormalWeb"/>
              <w:spacing w:before="0" w:beforeAutospacing="0" w:after="0" w:afterAutospacing="0" w:line="276" w:lineRule="auto"/>
              <w:jc w:val="both"/>
              <w:rPr>
                <w:sz w:val="26"/>
                <w:szCs w:val="26"/>
              </w:rPr>
            </w:pPr>
            <w:r w:rsidRPr="00833388">
              <w:rPr>
                <w:sz w:val="26"/>
                <w:szCs w:val="26"/>
              </w:rPr>
              <w:t>Đường dẫn đến hình ảnh dùng để đánh giá</w:t>
            </w:r>
          </w:p>
        </w:tc>
      </w:tr>
      <w:tr w:rsidR="007C6C60" w:rsidRPr="007C6C60" w14:paraId="7116D0D9" w14:textId="77777777" w:rsidTr="007C6C60">
        <w:tc>
          <w:tcPr>
            <w:tcW w:w="2382" w:type="dxa"/>
          </w:tcPr>
          <w:p w14:paraId="730F1124" w14:textId="758CCCBE" w:rsidR="007C6C60" w:rsidRDefault="007C6C60" w:rsidP="007C6C60">
            <w:pPr>
              <w:pStyle w:val="NormalWeb"/>
              <w:spacing w:before="0" w:beforeAutospacing="0" w:after="0" w:afterAutospacing="0" w:line="276" w:lineRule="auto"/>
              <w:jc w:val="both"/>
              <w:rPr>
                <w:sz w:val="26"/>
                <w:szCs w:val="26"/>
              </w:rPr>
            </w:pPr>
            <w:r w:rsidRPr="00833388">
              <w:rPr>
                <w:sz w:val="26"/>
                <w:szCs w:val="26"/>
              </w:rPr>
              <w:t>source</w:t>
            </w:r>
          </w:p>
        </w:tc>
        <w:tc>
          <w:tcPr>
            <w:tcW w:w="2112" w:type="dxa"/>
          </w:tcPr>
          <w:p w14:paraId="24118E9C" w14:textId="35977B87"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5098CC50" w14:textId="0F6AB01B" w:rsidR="007C6C60" w:rsidRDefault="007C6C60" w:rsidP="007C6C60">
            <w:pPr>
              <w:pStyle w:val="NormalWeb"/>
              <w:spacing w:before="0" w:beforeAutospacing="0" w:after="0" w:afterAutospacing="0" w:line="276" w:lineRule="auto"/>
              <w:jc w:val="both"/>
              <w:rPr>
                <w:sz w:val="26"/>
                <w:szCs w:val="26"/>
              </w:rPr>
            </w:pPr>
            <w:r w:rsidRPr="00833388">
              <w:rPr>
                <w:sz w:val="26"/>
                <w:szCs w:val="26"/>
              </w:rPr>
              <w:t>Có thể để trống</w:t>
            </w:r>
          </w:p>
        </w:tc>
        <w:tc>
          <w:tcPr>
            <w:tcW w:w="1978" w:type="dxa"/>
          </w:tcPr>
          <w:p w14:paraId="10E30A82" w14:textId="0AF2A8EB" w:rsidR="007C6C60" w:rsidRDefault="007C6C60" w:rsidP="007C6C60">
            <w:pPr>
              <w:pStyle w:val="NormalWeb"/>
              <w:spacing w:before="0" w:beforeAutospacing="0" w:after="0" w:afterAutospacing="0" w:line="276" w:lineRule="auto"/>
              <w:jc w:val="both"/>
              <w:rPr>
                <w:sz w:val="26"/>
                <w:szCs w:val="26"/>
              </w:rPr>
            </w:pPr>
            <w:r w:rsidRPr="00833388">
              <w:rPr>
                <w:sz w:val="26"/>
                <w:szCs w:val="26"/>
              </w:rPr>
              <w:t>Nguồn tạo trường hợp phản hồi</w:t>
            </w:r>
          </w:p>
        </w:tc>
      </w:tr>
      <w:tr w:rsidR="007C6C60" w:rsidRPr="007C6C60" w14:paraId="6FE3E175" w14:textId="77777777" w:rsidTr="007C6C60">
        <w:tc>
          <w:tcPr>
            <w:tcW w:w="2382" w:type="dxa"/>
          </w:tcPr>
          <w:p w14:paraId="13571ACF" w14:textId="1A470030" w:rsidR="007C6C60" w:rsidRDefault="007C6C60" w:rsidP="007C6C60">
            <w:pPr>
              <w:pStyle w:val="NormalWeb"/>
              <w:spacing w:before="0" w:beforeAutospacing="0" w:after="0" w:afterAutospacing="0" w:line="276" w:lineRule="auto"/>
              <w:jc w:val="both"/>
              <w:rPr>
                <w:sz w:val="26"/>
                <w:szCs w:val="26"/>
              </w:rPr>
            </w:pPr>
            <w:r w:rsidRPr="00833388">
              <w:rPr>
                <w:sz w:val="26"/>
                <w:szCs w:val="26"/>
              </w:rPr>
              <w:t>reason</w:t>
            </w:r>
          </w:p>
        </w:tc>
        <w:tc>
          <w:tcPr>
            <w:tcW w:w="2112" w:type="dxa"/>
          </w:tcPr>
          <w:p w14:paraId="0FAC21FD" w14:textId="30DEE97C"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59A08F85" w14:textId="72B00ECA" w:rsidR="007C6C60" w:rsidRDefault="007C6C60" w:rsidP="007C6C60">
            <w:pPr>
              <w:pStyle w:val="NormalWeb"/>
              <w:spacing w:before="0" w:beforeAutospacing="0" w:after="0" w:afterAutospacing="0" w:line="276" w:lineRule="auto"/>
              <w:jc w:val="both"/>
              <w:rPr>
                <w:sz w:val="26"/>
                <w:szCs w:val="26"/>
              </w:rPr>
            </w:pPr>
            <w:r w:rsidRPr="00833388">
              <w:rPr>
                <w:sz w:val="26"/>
                <w:szCs w:val="26"/>
              </w:rPr>
              <w:t>Có thể để trống</w:t>
            </w:r>
          </w:p>
        </w:tc>
        <w:tc>
          <w:tcPr>
            <w:tcW w:w="1978" w:type="dxa"/>
          </w:tcPr>
          <w:p w14:paraId="7FAECC63" w14:textId="673445EE" w:rsidR="007C6C60" w:rsidRDefault="007C6C60" w:rsidP="007C6C60">
            <w:pPr>
              <w:pStyle w:val="NormalWeb"/>
              <w:spacing w:before="0" w:beforeAutospacing="0" w:after="0" w:afterAutospacing="0" w:line="276" w:lineRule="auto"/>
              <w:jc w:val="both"/>
              <w:rPr>
                <w:sz w:val="26"/>
                <w:szCs w:val="26"/>
              </w:rPr>
            </w:pPr>
            <w:r w:rsidRPr="00833388">
              <w:rPr>
                <w:sz w:val="26"/>
                <w:szCs w:val="26"/>
              </w:rPr>
              <w:t>Lý do trường hợp được đưa vào danh sách đánh giá</w:t>
            </w:r>
          </w:p>
        </w:tc>
      </w:tr>
      <w:tr w:rsidR="007C6C60" w:rsidRPr="007C6C60" w14:paraId="4FB2829F" w14:textId="77777777" w:rsidTr="007C6C60">
        <w:tc>
          <w:tcPr>
            <w:tcW w:w="2382" w:type="dxa"/>
          </w:tcPr>
          <w:p w14:paraId="144D2A23" w14:textId="5B6BA0B0" w:rsidR="007C6C60" w:rsidRDefault="007C6C60" w:rsidP="007C6C60">
            <w:pPr>
              <w:pStyle w:val="NormalWeb"/>
              <w:spacing w:before="0" w:beforeAutospacing="0" w:after="0" w:afterAutospacing="0" w:line="276" w:lineRule="auto"/>
              <w:jc w:val="both"/>
              <w:rPr>
                <w:sz w:val="26"/>
                <w:szCs w:val="26"/>
              </w:rPr>
            </w:pPr>
            <w:r w:rsidRPr="00833388">
              <w:rPr>
                <w:sz w:val="26"/>
                <w:szCs w:val="26"/>
              </w:rPr>
              <w:lastRenderedPageBreak/>
              <w:t>user_correct_disease</w:t>
            </w:r>
          </w:p>
        </w:tc>
        <w:tc>
          <w:tcPr>
            <w:tcW w:w="2112" w:type="dxa"/>
          </w:tcPr>
          <w:p w14:paraId="6F563217" w14:textId="4B0068FD"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58CC9118" w14:textId="69C87EB6" w:rsidR="007C6C60" w:rsidRDefault="007C6C60" w:rsidP="007C6C60">
            <w:pPr>
              <w:pStyle w:val="NormalWeb"/>
              <w:spacing w:before="0" w:beforeAutospacing="0" w:after="0" w:afterAutospacing="0" w:line="276" w:lineRule="auto"/>
              <w:jc w:val="both"/>
              <w:rPr>
                <w:sz w:val="26"/>
                <w:szCs w:val="26"/>
              </w:rPr>
            </w:pPr>
            <w:r w:rsidRPr="00833388">
              <w:rPr>
                <w:sz w:val="26"/>
                <w:szCs w:val="26"/>
              </w:rPr>
              <w:t>Có thể để trống</w:t>
            </w:r>
          </w:p>
        </w:tc>
        <w:tc>
          <w:tcPr>
            <w:tcW w:w="1978" w:type="dxa"/>
          </w:tcPr>
          <w:p w14:paraId="3AE71F8F" w14:textId="4BB1ECED" w:rsidR="007C6C60" w:rsidRDefault="007C6C60" w:rsidP="007C6C60">
            <w:pPr>
              <w:pStyle w:val="NormalWeb"/>
              <w:spacing w:before="0" w:beforeAutospacing="0" w:after="0" w:afterAutospacing="0" w:line="276" w:lineRule="auto"/>
              <w:jc w:val="both"/>
              <w:rPr>
                <w:sz w:val="26"/>
                <w:szCs w:val="26"/>
              </w:rPr>
            </w:pPr>
            <w:r w:rsidRPr="00833388">
              <w:rPr>
                <w:sz w:val="26"/>
                <w:szCs w:val="26"/>
              </w:rPr>
              <w:t>Tên bệnh người dùng cho là chính xác</w:t>
            </w:r>
          </w:p>
        </w:tc>
      </w:tr>
      <w:tr w:rsidR="007C6C60" w:rsidRPr="007C6C60" w14:paraId="0F544D37" w14:textId="77777777" w:rsidTr="007C6C60">
        <w:tc>
          <w:tcPr>
            <w:tcW w:w="2382" w:type="dxa"/>
          </w:tcPr>
          <w:p w14:paraId="0E49E728" w14:textId="03DB0DA7" w:rsidR="007C6C60" w:rsidRDefault="007C6C60" w:rsidP="007C6C60">
            <w:pPr>
              <w:pStyle w:val="NormalWeb"/>
              <w:spacing w:before="0" w:beforeAutospacing="0" w:after="0" w:afterAutospacing="0" w:line="276" w:lineRule="auto"/>
              <w:jc w:val="both"/>
              <w:rPr>
                <w:sz w:val="26"/>
                <w:szCs w:val="26"/>
              </w:rPr>
            </w:pPr>
            <w:r w:rsidRPr="00833388">
              <w:rPr>
                <w:sz w:val="26"/>
                <w:szCs w:val="26"/>
              </w:rPr>
              <w:t>user_note</w:t>
            </w:r>
          </w:p>
        </w:tc>
        <w:tc>
          <w:tcPr>
            <w:tcW w:w="2112" w:type="dxa"/>
          </w:tcPr>
          <w:p w14:paraId="44359165" w14:textId="05A77313"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56179B71" w14:textId="03F6443F" w:rsidR="007C6C60" w:rsidRDefault="007C6C60" w:rsidP="007C6C60">
            <w:pPr>
              <w:pStyle w:val="NormalWeb"/>
              <w:spacing w:before="0" w:beforeAutospacing="0" w:after="0" w:afterAutospacing="0" w:line="276" w:lineRule="auto"/>
              <w:jc w:val="both"/>
              <w:rPr>
                <w:sz w:val="26"/>
                <w:szCs w:val="26"/>
              </w:rPr>
            </w:pPr>
            <w:r w:rsidRPr="00833388">
              <w:rPr>
                <w:sz w:val="26"/>
                <w:szCs w:val="26"/>
              </w:rPr>
              <w:t>Có thể để trống</w:t>
            </w:r>
          </w:p>
        </w:tc>
        <w:tc>
          <w:tcPr>
            <w:tcW w:w="1978" w:type="dxa"/>
          </w:tcPr>
          <w:p w14:paraId="62B33064" w14:textId="19A4DC09" w:rsidR="007C6C60" w:rsidRDefault="007C6C60" w:rsidP="007C6C60">
            <w:pPr>
              <w:pStyle w:val="NormalWeb"/>
              <w:spacing w:before="0" w:beforeAutospacing="0" w:after="0" w:afterAutospacing="0" w:line="276" w:lineRule="auto"/>
              <w:jc w:val="both"/>
              <w:rPr>
                <w:sz w:val="26"/>
                <w:szCs w:val="26"/>
              </w:rPr>
            </w:pPr>
            <w:r w:rsidRPr="00833388">
              <w:rPr>
                <w:sz w:val="26"/>
                <w:szCs w:val="26"/>
              </w:rPr>
              <w:t>Ghi chú của người dùng</w:t>
            </w:r>
          </w:p>
        </w:tc>
      </w:tr>
      <w:tr w:rsidR="007C6C60" w:rsidRPr="007C6C60" w14:paraId="23AF1005" w14:textId="77777777" w:rsidTr="007C6C60">
        <w:tc>
          <w:tcPr>
            <w:tcW w:w="2382" w:type="dxa"/>
          </w:tcPr>
          <w:p w14:paraId="3022E523" w14:textId="649A131E" w:rsidR="007C6C60" w:rsidRDefault="007C6C60" w:rsidP="007C6C60">
            <w:pPr>
              <w:pStyle w:val="NormalWeb"/>
              <w:spacing w:before="0" w:beforeAutospacing="0" w:after="0" w:afterAutospacing="0" w:line="276" w:lineRule="auto"/>
              <w:jc w:val="both"/>
              <w:rPr>
                <w:sz w:val="26"/>
                <w:szCs w:val="26"/>
              </w:rPr>
            </w:pPr>
            <w:r w:rsidRPr="00833388">
              <w:rPr>
                <w:sz w:val="26"/>
                <w:szCs w:val="26"/>
              </w:rPr>
              <w:t>review_status</w:t>
            </w:r>
          </w:p>
        </w:tc>
        <w:tc>
          <w:tcPr>
            <w:tcW w:w="2112" w:type="dxa"/>
          </w:tcPr>
          <w:p w14:paraId="45BD455C" w14:textId="05DC5B8A"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091AA581" w14:textId="71B07759" w:rsidR="007C6C60" w:rsidRDefault="007C6C60" w:rsidP="007C6C60">
            <w:pPr>
              <w:pStyle w:val="NormalWeb"/>
              <w:spacing w:before="0" w:beforeAutospacing="0" w:after="0" w:afterAutospacing="0" w:line="276" w:lineRule="auto"/>
              <w:jc w:val="both"/>
              <w:rPr>
                <w:sz w:val="26"/>
                <w:szCs w:val="26"/>
              </w:rPr>
            </w:pPr>
            <w:r w:rsidRPr="00833388">
              <w:rPr>
                <w:sz w:val="26"/>
                <w:szCs w:val="26"/>
              </w:rPr>
              <w:t>Trạng thái nghiệp vụ</w:t>
            </w:r>
          </w:p>
        </w:tc>
        <w:tc>
          <w:tcPr>
            <w:tcW w:w="1978" w:type="dxa"/>
          </w:tcPr>
          <w:p w14:paraId="5E4BF97D" w14:textId="19DF96B5" w:rsidR="007C6C60" w:rsidRDefault="007C6C60" w:rsidP="007C6C60">
            <w:pPr>
              <w:pStyle w:val="NormalWeb"/>
              <w:spacing w:before="0" w:beforeAutospacing="0" w:after="0" w:afterAutospacing="0" w:line="276" w:lineRule="auto"/>
              <w:jc w:val="both"/>
              <w:rPr>
                <w:sz w:val="26"/>
                <w:szCs w:val="26"/>
              </w:rPr>
            </w:pPr>
            <w:r w:rsidRPr="00833388">
              <w:rPr>
                <w:sz w:val="26"/>
                <w:szCs w:val="26"/>
              </w:rPr>
              <w:t>Trạng thái thẩm định dữ liệu</w:t>
            </w:r>
          </w:p>
        </w:tc>
      </w:tr>
      <w:tr w:rsidR="007C6C60" w:rsidRPr="007C6C60" w14:paraId="7031920C" w14:textId="77777777" w:rsidTr="007C6C60">
        <w:tc>
          <w:tcPr>
            <w:tcW w:w="2382" w:type="dxa"/>
          </w:tcPr>
          <w:p w14:paraId="0E0660F8" w14:textId="31A55D85" w:rsidR="007C6C60" w:rsidRDefault="007C6C60" w:rsidP="007C6C60">
            <w:pPr>
              <w:pStyle w:val="NormalWeb"/>
              <w:spacing w:before="0" w:beforeAutospacing="0" w:after="0" w:afterAutospacing="0" w:line="276" w:lineRule="auto"/>
              <w:jc w:val="both"/>
              <w:rPr>
                <w:sz w:val="26"/>
                <w:szCs w:val="26"/>
              </w:rPr>
            </w:pPr>
            <w:r w:rsidRPr="00833388">
              <w:rPr>
                <w:sz w:val="26"/>
                <w:szCs w:val="26"/>
              </w:rPr>
              <w:t>reviewed_by</w:t>
            </w:r>
          </w:p>
        </w:tc>
        <w:tc>
          <w:tcPr>
            <w:tcW w:w="2112" w:type="dxa"/>
          </w:tcPr>
          <w:p w14:paraId="25C2B2B5" w14:textId="300180E6" w:rsidR="007C6C60" w:rsidRDefault="007C6C60" w:rsidP="007C6C60">
            <w:pPr>
              <w:pStyle w:val="NormalWeb"/>
              <w:spacing w:before="0" w:beforeAutospacing="0" w:after="0" w:afterAutospacing="0" w:line="276" w:lineRule="auto"/>
              <w:jc w:val="both"/>
              <w:rPr>
                <w:sz w:val="26"/>
                <w:szCs w:val="26"/>
              </w:rPr>
            </w:pPr>
            <w:r w:rsidRPr="00833388">
              <w:rPr>
                <w:sz w:val="26"/>
                <w:szCs w:val="26"/>
              </w:rPr>
              <w:t>UUID</w:t>
            </w:r>
          </w:p>
        </w:tc>
        <w:tc>
          <w:tcPr>
            <w:tcW w:w="2026" w:type="dxa"/>
          </w:tcPr>
          <w:p w14:paraId="394E8E77" w14:textId="44BAB944" w:rsidR="007C6C60" w:rsidRDefault="007C6C60" w:rsidP="007C6C60">
            <w:pPr>
              <w:pStyle w:val="NormalWeb"/>
              <w:spacing w:before="0" w:beforeAutospacing="0" w:after="0" w:afterAutospacing="0" w:line="276" w:lineRule="auto"/>
              <w:jc w:val="both"/>
              <w:rPr>
                <w:sz w:val="26"/>
                <w:szCs w:val="26"/>
              </w:rPr>
            </w:pPr>
            <w:r w:rsidRPr="00833388">
              <w:rPr>
                <w:sz w:val="26"/>
                <w:szCs w:val="26"/>
              </w:rPr>
              <w:t>Khóa ngoại (FK) → profiles.id, có thể để trống</w:t>
            </w:r>
          </w:p>
        </w:tc>
        <w:tc>
          <w:tcPr>
            <w:tcW w:w="1978" w:type="dxa"/>
          </w:tcPr>
          <w:p w14:paraId="15BC345D" w14:textId="4A624B02" w:rsidR="007C6C60" w:rsidRDefault="007C6C60" w:rsidP="007C6C60">
            <w:pPr>
              <w:pStyle w:val="NormalWeb"/>
              <w:spacing w:before="0" w:beforeAutospacing="0" w:after="0" w:afterAutospacing="0" w:line="276" w:lineRule="auto"/>
              <w:jc w:val="both"/>
              <w:rPr>
                <w:sz w:val="26"/>
                <w:szCs w:val="26"/>
              </w:rPr>
            </w:pPr>
            <w:r w:rsidRPr="00833388">
              <w:rPr>
                <w:sz w:val="26"/>
                <w:szCs w:val="26"/>
              </w:rPr>
              <w:t>Người thẩm định trường hợp phản hồi</w:t>
            </w:r>
          </w:p>
        </w:tc>
      </w:tr>
      <w:tr w:rsidR="007C6C60" w:rsidRPr="007C6C60" w14:paraId="4D33A4F7" w14:textId="77777777" w:rsidTr="007C6C60">
        <w:tc>
          <w:tcPr>
            <w:tcW w:w="2382" w:type="dxa"/>
          </w:tcPr>
          <w:p w14:paraId="38BCD464" w14:textId="37E45562" w:rsidR="007C6C60" w:rsidRDefault="007C6C60" w:rsidP="007C6C60">
            <w:pPr>
              <w:pStyle w:val="NormalWeb"/>
              <w:spacing w:before="0" w:beforeAutospacing="0" w:after="0" w:afterAutospacing="0" w:line="276" w:lineRule="auto"/>
              <w:jc w:val="both"/>
              <w:rPr>
                <w:sz w:val="26"/>
                <w:szCs w:val="26"/>
              </w:rPr>
            </w:pPr>
            <w:r w:rsidRPr="00833388">
              <w:rPr>
                <w:sz w:val="26"/>
                <w:szCs w:val="26"/>
              </w:rPr>
              <w:t>expert_label</w:t>
            </w:r>
          </w:p>
        </w:tc>
        <w:tc>
          <w:tcPr>
            <w:tcW w:w="2112" w:type="dxa"/>
          </w:tcPr>
          <w:p w14:paraId="3F2CC7E3" w14:textId="4DAC5948"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33FD14D9" w14:textId="67EA0056" w:rsidR="007C6C60" w:rsidRDefault="007C6C60" w:rsidP="007C6C60">
            <w:pPr>
              <w:pStyle w:val="NormalWeb"/>
              <w:spacing w:before="0" w:beforeAutospacing="0" w:after="0" w:afterAutospacing="0" w:line="276" w:lineRule="auto"/>
              <w:jc w:val="both"/>
              <w:rPr>
                <w:sz w:val="26"/>
                <w:szCs w:val="26"/>
              </w:rPr>
            </w:pPr>
            <w:r w:rsidRPr="00833388">
              <w:rPr>
                <w:sz w:val="26"/>
                <w:szCs w:val="26"/>
              </w:rPr>
              <w:t>Có thể để trống</w:t>
            </w:r>
          </w:p>
        </w:tc>
        <w:tc>
          <w:tcPr>
            <w:tcW w:w="1978" w:type="dxa"/>
          </w:tcPr>
          <w:p w14:paraId="0F15AA51" w14:textId="171BD3A3" w:rsidR="007C6C60" w:rsidRDefault="007C6C60" w:rsidP="007C6C60">
            <w:pPr>
              <w:pStyle w:val="NormalWeb"/>
              <w:spacing w:before="0" w:beforeAutospacing="0" w:after="0" w:afterAutospacing="0" w:line="276" w:lineRule="auto"/>
              <w:jc w:val="both"/>
              <w:rPr>
                <w:sz w:val="26"/>
                <w:szCs w:val="26"/>
              </w:rPr>
            </w:pPr>
            <w:r w:rsidRPr="00833388">
              <w:rPr>
                <w:sz w:val="26"/>
                <w:szCs w:val="26"/>
              </w:rPr>
              <w:t>Nhãn bệnh được chuyên gia xác nhận</w:t>
            </w:r>
          </w:p>
        </w:tc>
      </w:tr>
      <w:tr w:rsidR="007C6C60" w14:paraId="685D9962" w14:textId="77777777" w:rsidTr="007C6C60">
        <w:tc>
          <w:tcPr>
            <w:tcW w:w="2382" w:type="dxa"/>
          </w:tcPr>
          <w:p w14:paraId="021839EA" w14:textId="2192D960" w:rsidR="007C6C60" w:rsidRDefault="007C6C60" w:rsidP="007C6C60">
            <w:pPr>
              <w:pStyle w:val="NormalWeb"/>
              <w:spacing w:before="0" w:beforeAutospacing="0" w:after="0" w:afterAutospacing="0" w:line="276" w:lineRule="auto"/>
              <w:jc w:val="both"/>
              <w:rPr>
                <w:sz w:val="26"/>
                <w:szCs w:val="26"/>
              </w:rPr>
            </w:pPr>
            <w:r w:rsidRPr="00833388">
              <w:rPr>
                <w:sz w:val="26"/>
                <w:szCs w:val="26"/>
              </w:rPr>
              <w:t>expert_note</w:t>
            </w:r>
          </w:p>
        </w:tc>
        <w:tc>
          <w:tcPr>
            <w:tcW w:w="2112" w:type="dxa"/>
          </w:tcPr>
          <w:p w14:paraId="767275CF" w14:textId="19AA0474" w:rsidR="007C6C60" w:rsidRDefault="007C6C60" w:rsidP="007C6C60">
            <w:pPr>
              <w:pStyle w:val="NormalWeb"/>
              <w:spacing w:before="0" w:beforeAutospacing="0" w:after="0" w:afterAutospacing="0" w:line="276" w:lineRule="auto"/>
              <w:jc w:val="both"/>
              <w:rPr>
                <w:sz w:val="26"/>
                <w:szCs w:val="26"/>
              </w:rPr>
            </w:pPr>
            <w:r w:rsidRPr="00833388">
              <w:rPr>
                <w:sz w:val="26"/>
                <w:szCs w:val="26"/>
              </w:rPr>
              <w:t>TEXT</w:t>
            </w:r>
          </w:p>
        </w:tc>
        <w:tc>
          <w:tcPr>
            <w:tcW w:w="2026" w:type="dxa"/>
          </w:tcPr>
          <w:p w14:paraId="201E820F" w14:textId="2A79A20B" w:rsidR="007C6C60" w:rsidRDefault="007C6C60" w:rsidP="007C6C60">
            <w:pPr>
              <w:pStyle w:val="NormalWeb"/>
              <w:spacing w:before="0" w:beforeAutospacing="0" w:after="0" w:afterAutospacing="0" w:line="276" w:lineRule="auto"/>
              <w:jc w:val="both"/>
              <w:rPr>
                <w:sz w:val="26"/>
                <w:szCs w:val="26"/>
              </w:rPr>
            </w:pPr>
            <w:r w:rsidRPr="00833388">
              <w:rPr>
                <w:sz w:val="26"/>
                <w:szCs w:val="26"/>
              </w:rPr>
              <w:t>Có thể để trống</w:t>
            </w:r>
          </w:p>
        </w:tc>
        <w:tc>
          <w:tcPr>
            <w:tcW w:w="1978" w:type="dxa"/>
          </w:tcPr>
          <w:p w14:paraId="4D704D98" w14:textId="174A59EA" w:rsidR="007C6C60" w:rsidRDefault="007C6C60" w:rsidP="007C6C60">
            <w:pPr>
              <w:pStyle w:val="NormalWeb"/>
              <w:spacing w:before="0" w:beforeAutospacing="0" w:after="0" w:afterAutospacing="0" w:line="276" w:lineRule="auto"/>
              <w:jc w:val="both"/>
              <w:rPr>
                <w:sz w:val="26"/>
                <w:szCs w:val="26"/>
              </w:rPr>
            </w:pPr>
            <w:r w:rsidRPr="00833388">
              <w:rPr>
                <w:sz w:val="26"/>
                <w:szCs w:val="26"/>
              </w:rPr>
              <w:t>Ghi chú chuyên môn của chuyên gia</w:t>
            </w:r>
          </w:p>
        </w:tc>
      </w:tr>
    </w:tbl>
    <w:p w14:paraId="7961A1D6" w14:textId="395DA5EF" w:rsidR="007C6C60" w:rsidRDefault="007C6C60" w:rsidP="007C6C60">
      <w:pPr>
        <w:pStyle w:val="Caption"/>
        <w:rPr>
          <w:szCs w:val="26"/>
        </w:rPr>
      </w:pPr>
      <w:bookmarkStart w:id="175" w:name="_Toc232541223"/>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27</w:t>
      </w:r>
      <w:r w:rsidR="00982DA6">
        <w:rPr>
          <w:noProof/>
        </w:rPr>
        <w:fldChar w:fldCharType="end"/>
      </w:r>
      <w:r w:rsidRPr="00833388">
        <w:rPr>
          <w:szCs w:val="26"/>
        </w:rPr>
        <w:t xml:space="preserve"> Bảng AI_Feedback_Cases</w:t>
      </w:r>
      <w:bookmarkEnd w:id="175"/>
    </w:p>
    <w:p w14:paraId="55BCB867" w14:textId="7EB0703F" w:rsidR="00673FF0" w:rsidRPr="00833388" w:rsidRDefault="00673FF0" w:rsidP="00F85BA6">
      <w:pPr>
        <w:pStyle w:val="NormalWeb"/>
        <w:spacing w:before="0" w:beforeAutospacing="0" w:after="0" w:afterAutospacing="0" w:line="276" w:lineRule="auto"/>
        <w:jc w:val="both"/>
        <w:rPr>
          <w:sz w:val="26"/>
          <w:szCs w:val="26"/>
        </w:rPr>
      </w:pPr>
      <w:r w:rsidRPr="00833388">
        <w:rPr>
          <w:sz w:val="26"/>
          <w:szCs w:val="26"/>
        </w:rPr>
        <w:t>Bảng 8: App_Feedback (Phản hồi và báo cáo về ứng dụng)</w:t>
      </w:r>
    </w:p>
    <w:tbl>
      <w:tblPr>
        <w:tblStyle w:val="TableGrid"/>
        <w:tblW w:w="0" w:type="auto"/>
        <w:tblInd w:w="0" w:type="dxa"/>
        <w:tblLook w:val="04A0" w:firstRow="1" w:lastRow="0" w:firstColumn="1" w:lastColumn="0" w:noHBand="0" w:noVBand="1"/>
      </w:tblPr>
      <w:tblGrid>
        <w:gridCol w:w="1559"/>
        <w:gridCol w:w="2036"/>
        <w:gridCol w:w="2805"/>
        <w:gridCol w:w="2428"/>
      </w:tblGrid>
      <w:tr w:rsidR="00673FF0" w:rsidRPr="00833388" w14:paraId="733945A0" w14:textId="77777777" w:rsidTr="00023942">
        <w:tc>
          <w:tcPr>
            <w:tcW w:w="0" w:type="auto"/>
            <w:hideMark/>
          </w:tcPr>
          <w:p w14:paraId="43FB34F7"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172BB0A3"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02242CF1"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40DCD738"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44CA831C" w14:textId="77777777" w:rsidTr="00023942">
        <w:tc>
          <w:tcPr>
            <w:tcW w:w="0" w:type="auto"/>
            <w:hideMark/>
          </w:tcPr>
          <w:p w14:paraId="77310A80"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2F6CC89D"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7B58E91A" w14:textId="77777777" w:rsidR="00673FF0" w:rsidRPr="00833388" w:rsidRDefault="00673FF0" w:rsidP="007C6C60">
            <w:pPr>
              <w:spacing w:line="276" w:lineRule="auto"/>
              <w:rPr>
                <w:szCs w:val="26"/>
              </w:rPr>
            </w:pPr>
            <w:r w:rsidRPr="00833388">
              <w:rPr>
                <w:szCs w:val="26"/>
              </w:rPr>
              <w:t>Khóa chính (PK)</w:t>
            </w:r>
          </w:p>
        </w:tc>
        <w:tc>
          <w:tcPr>
            <w:tcW w:w="0" w:type="auto"/>
            <w:hideMark/>
          </w:tcPr>
          <w:p w14:paraId="1CF381E2" w14:textId="77777777" w:rsidR="00673FF0" w:rsidRPr="00833388" w:rsidRDefault="00673FF0" w:rsidP="007C6C60">
            <w:pPr>
              <w:spacing w:line="276" w:lineRule="auto"/>
              <w:rPr>
                <w:szCs w:val="26"/>
              </w:rPr>
            </w:pPr>
            <w:r w:rsidRPr="00833388">
              <w:rPr>
                <w:szCs w:val="26"/>
              </w:rPr>
              <w:t>Mã định danh của phản hồi</w:t>
            </w:r>
          </w:p>
        </w:tc>
      </w:tr>
      <w:tr w:rsidR="00673FF0" w:rsidRPr="00833388" w14:paraId="7004A075" w14:textId="77777777" w:rsidTr="00023942">
        <w:tc>
          <w:tcPr>
            <w:tcW w:w="0" w:type="auto"/>
            <w:hideMark/>
          </w:tcPr>
          <w:p w14:paraId="28149201"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3831F91F"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702EDC0C"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50BCA4A1" w14:textId="77777777" w:rsidR="00673FF0" w:rsidRPr="00833388" w:rsidRDefault="00673FF0" w:rsidP="007C6C60">
            <w:pPr>
              <w:spacing w:line="276" w:lineRule="auto"/>
              <w:rPr>
                <w:szCs w:val="26"/>
              </w:rPr>
            </w:pPr>
            <w:r w:rsidRPr="00833388">
              <w:rPr>
                <w:szCs w:val="26"/>
              </w:rPr>
              <w:t>Thời điểm người dùng gửi phản hồi</w:t>
            </w:r>
          </w:p>
        </w:tc>
      </w:tr>
      <w:tr w:rsidR="00673FF0" w:rsidRPr="00833388" w14:paraId="5A231205" w14:textId="77777777" w:rsidTr="00023942">
        <w:tc>
          <w:tcPr>
            <w:tcW w:w="0" w:type="auto"/>
            <w:hideMark/>
          </w:tcPr>
          <w:p w14:paraId="7C8C9EE3" w14:textId="77777777" w:rsidR="00673FF0" w:rsidRPr="00833388" w:rsidRDefault="00673FF0" w:rsidP="00F85BA6">
            <w:pPr>
              <w:spacing w:line="276" w:lineRule="auto"/>
              <w:jc w:val="both"/>
              <w:rPr>
                <w:szCs w:val="26"/>
              </w:rPr>
            </w:pPr>
            <w:r w:rsidRPr="00833388">
              <w:rPr>
                <w:szCs w:val="26"/>
              </w:rPr>
              <w:t>updated_at</w:t>
            </w:r>
          </w:p>
        </w:tc>
        <w:tc>
          <w:tcPr>
            <w:tcW w:w="0" w:type="auto"/>
            <w:hideMark/>
          </w:tcPr>
          <w:p w14:paraId="39B86A5E"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72D57462"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01DEC473" w14:textId="77777777" w:rsidR="00673FF0" w:rsidRPr="00833388" w:rsidRDefault="00673FF0" w:rsidP="007C6C60">
            <w:pPr>
              <w:spacing w:line="276" w:lineRule="auto"/>
              <w:rPr>
                <w:szCs w:val="26"/>
              </w:rPr>
            </w:pPr>
            <w:r w:rsidRPr="00833388">
              <w:rPr>
                <w:szCs w:val="26"/>
              </w:rPr>
              <w:t>Thời điểm phản hồi được cập nhật gần nhất</w:t>
            </w:r>
          </w:p>
        </w:tc>
      </w:tr>
      <w:tr w:rsidR="00673FF0" w:rsidRPr="00833388" w14:paraId="7D9965F2" w14:textId="77777777" w:rsidTr="00023942">
        <w:tc>
          <w:tcPr>
            <w:tcW w:w="0" w:type="auto"/>
            <w:hideMark/>
          </w:tcPr>
          <w:p w14:paraId="0E772409"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0BAE2C10"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33DD1D88" w14:textId="77777777" w:rsidR="00673FF0" w:rsidRPr="00833388" w:rsidRDefault="00673FF0" w:rsidP="007C6C60">
            <w:pPr>
              <w:spacing w:line="276" w:lineRule="auto"/>
              <w:rPr>
                <w:szCs w:val="26"/>
              </w:rPr>
            </w:pPr>
            <w:r w:rsidRPr="00833388">
              <w:rPr>
                <w:szCs w:val="26"/>
              </w:rPr>
              <w:t>Khóa ngoại (FK) → profiles.id</w:t>
            </w:r>
          </w:p>
        </w:tc>
        <w:tc>
          <w:tcPr>
            <w:tcW w:w="0" w:type="auto"/>
            <w:hideMark/>
          </w:tcPr>
          <w:p w14:paraId="44C2BB54" w14:textId="77777777" w:rsidR="00673FF0" w:rsidRPr="00833388" w:rsidRDefault="00673FF0" w:rsidP="007C6C60">
            <w:pPr>
              <w:spacing w:line="276" w:lineRule="auto"/>
              <w:rPr>
                <w:szCs w:val="26"/>
              </w:rPr>
            </w:pPr>
            <w:r w:rsidRPr="00833388">
              <w:rPr>
                <w:szCs w:val="26"/>
              </w:rPr>
              <w:t>Người dùng gửi phản hồi</w:t>
            </w:r>
          </w:p>
        </w:tc>
      </w:tr>
      <w:tr w:rsidR="00673FF0" w:rsidRPr="00833388" w14:paraId="161A352A" w14:textId="77777777" w:rsidTr="00023942">
        <w:tc>
          <w:tcPr>
            <w:tcW w:w="0" w:type="auto"/>
            <w:hideMark/>
          </w:tcPr>
          <w:p w14:paraId="00E8EC5B" w14:textId="77777777" w:rsidR="00673FF0" w:rsidRPr="00833388" w:rsidRDefault="00673FF0" w:rsidP="00F85BA6">
            <w:pPr>
              <w:spacing w:line="276" w:lineRule="auto"/>
              <w:jc w:val="both"/>
              <w:rPr>
                <w:szCs w:val="26"/>
              </w:rPr>
            </w:pPr>
            <w:r w:rsidRPr="00833388">
              <w:rPr>
                <w:szCs w:val="26"/>
              </w:rPr>
              <w:t>category</w:t>
            </w:r>
          </w:p>
        </w:tc>
        <w:tc>
          <w:tcPr>
            <w:tcW w:w="0" w:type="auto"/>
            <w:hideMark/>
          </w:tcPr>
          <w:p w14:paraId="02C000B5"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AE7C23A"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4812D8F6" w14:textId="77777777" w:rsidR="00673FF0" w:rsidRPr="00833388" w:rsidRDefault="00673FF0" w:rsidP="007C6C60">
            <w:pPr>
              <w:spacing w:line="276" w:lineRule="auto"/>
              <w:rPr>
                <w:szCs w:val="26"/>
              </w:rPr>
            </w:pPr>
            <w:r w:rsidRPr="00833388">
              <w:rPr>
                <w:szCs w:val="26"/>
              </w:rPr>
              <w:t>Danh mục phản hồi hoặc báo cáo</w:t>
            </w:r>
          </w:p>
        </w:tc>
      </w:tr>
      <w:tr w:rsidR="00673FF0" w:rsidRPr="00833388" w14:paraId="185CC7D2" w14:textId="77777777" w:rsidTr="00023942">
        <w:tc>
          <w:tcPr>
            <w:tcW w:w="0" w:type="auto"/>
            <w:hideMark/>
          </w:tcPr>
          <w:p w14:paraId="06765BB0" w14:textId="77777777" w:rsidR="00673FF0" w:rsidRPr="00833388" w:rsidRDefault="00673FF0" w:rsidP="00F85BA6">
            <w:pPr>
              <w:spacing w:line="276" w:lineRule="auto"/>
              <w:jc w:val="both"/>
              <w:rPr>
                <w:szCs w:val="26"/>
              </w:rPr>
            </w:pPr>
            <w:r w:rsidRPr="00833388">
              <w:rPr>
                <w:szCs w:val="26"/>
              </w:rPr>
              <w:t>message</w:t>
            </w:r>
          </w:p>
        </w:tc>
        <w:tc>
          <w:tcPr>
            <w:tcW w:w="0" w:type="auto"/>
            <w:hideMark/>
          </w:tcPr>
          <w:p w14:paraId="05A810BC"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B96ACB4"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7E6C35E7" w14:textId="77777777" w:rsidR="00673FF0" w:rsidRPr="00833388" w:rsidRDefault="00673FF0" w:rsidP="007C6C60">
            <w:pPr>
              <w:spacing w:line="276" w:lineRule="auto"/>
              <w:rPr>
                <w:szCs w:val="26"/>
              </w:rPr>
            </w:pPr>
            <w:r w:rsidRPr="00833388">
              <w:rPr>
                <w:szCs w:val="26"/>
              </w:rPr>
              <w:t>Nội dung phản hồi của người dùng</w:t>
            </w:r>
          </w:p>
        </w:tc>
      </w:tr>
      <w:tr w:rsidR="00673FF0" w:rsidRPr="00833388" w14:paraId="310800CD" w14:textId="77777777" w:rsidTr="00023942">
        <w:tc>
          <w:tcPr>
            <w:tcW w:w="0" w:type="auto"/>
            <w:hideMark/>
          </w:tcPr>
          <w:p w14:paraId="3A6A8228" w14:textId="77777777" w:rsidR="00673FF0" w:rsidRPr="00833388" w:rsidRDefault="00673FF0" w:rsidP="00F85BA6">
            <w:pPr>
              <w:spacing w:line="276" w:lineRule="auto"/>
              <w:jc w:val="both"/>
              <w:rPr>
                <w:szCs w:val="26"/>
              </w:rPr>
            </w:pPr>
            <w:r w:rsidRPr="00833388">
              <w:rPr>
                <w:szCs w:val="26"/>
              </w:rPr>
              <w:t>context_json</w:t>
            </w:r>
          </w:p>
        </w:tc>
        <w:tc>
          <w:tcPr>
            <w:tcW w:w="0" w:type="auto"/>
            <w:hideMark/>
          </w:tcPr>
          <w:p w14:paraId="230FFB38" w14:textId="77777777" w:rsidR="00673FF0" w:rsidRPr="00833388" w:rsidRDefault="00673FF0" w:rsidP="00F85BA6">
            <w:pPr>
              <w:spacing w:line="276" w:lineRule="auto"/>
              <w:jc w:val="both"/>
              <w:rPr>
                <w:szCs w:val="26"/>
              </w:rPr>
            </w:pPr>
            <w:r w:rsidRPr="00833388">
              <w:rPr>
                <w:szCs w:val="26"/>
              </w:rPr>
              <w:t>JSONB</w:t>
            </w:r>
          </w:p>
        </w:tc>
        <w:tc>
          <w:tcPr>
            <w:tcW w:w="0" w:type="auto"/>
            <w:hideMark/>
          </w:tcPr>
          <w:p w14:paraId="37256025"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2FE64C40" w14:textId="77777777" w:rsidR="00673FF0" w:rsidRPr="00833388" w:rsidRDefault="00673FF0" w:rsidP="007C6C60">
            <w:pPr>
              <w:spacing w:line="276" w:lineRule="auto"/>
              <w:rPr>
                <w:szCs w:val="26"/>
              </w:rPr>
            </w:pPr>
            <w:r w:rsidRPr="00833388">
              <w:rPr>
                <w:szCs w:val="26"/>
              </w:rPr>
              <w:t>Dữ liệu ngữ cảnh liên quan đến phản hồi</w:t>
            </w:r>
          </w:p>
        </w:tc>
      </w:tr>
      <w:tr w:rsidR="00673FF0" w:rsidRPr="00833388" w14:paraId="068C1AA5" w14:textId="77777777" w:rsidTr="00023942">
        <w:tc>
          <w:tcPr>
            <w:tcW w:w="0" w:type="auto"/>
            <w:hideMark/>
          </w:tcPr>
          <w:p w14:paraId="1B13923D" w14:textId="77777777" w:rsidR="00673FF0" w:rsidRPr="00833388" w:rsidRDefault="00673FF0" w:rsidP="00F85BA6">
            <w:pPr>
              <w:spacing w:line="276" w:lineRule="auto"/>
              <w:jc w:val="both"/>
              <w:rPr>
                <w:szCs w:val="26"/>
              </w:rPr>
            </w:pPr>
            <w:r w:rsidRPr="00833388">
              <w:rPr>
                <w:szCs w:val="26"/>
              </w:rPr>
              <w:lastRenderedPageBreak/>
              <w:t>status</w:t>
            </w:r>
          </w:p>
        </w:tc>
        <w:tc>
          <w:tcPr>
            <w:tcW w:w="0" w:type="auto"/>
            <w:hideMark/>
          </w:tcPr>
          <w:p w14:paraId="58DDF8DD"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56A113CB" w14:textId="77777777" w:rsidR="00673FF0" w:rsidRPr="00833388" w:rsidRDefault="00673FF0" w:rsidP="007C6C60">
            <w:pPr>
              <w:spacing w:line="276" w:lineRule="auto"/>
              <w:rPr>
                <w:szCs w:val="26"/>
              </w:rPr>
            </w:pPr>
            <w:r w:rsidRPr="00833388">
              <w:rPr>
                <w:szCs w:val="26"/>
              </w:rPr>
              <w:t>Trạng thái nghiệp vụ</w:t>
            </w:r>
          </w:p>
        </w:tc>
        <w:tc>
          <w:tcPr>
            <w:tcW w:w="0" w:type="auto"/>
            <w:hideMark/>
          </w:tcPr>
          <w:p w14:paraId="7C8146F5" w14:textId="77777777" w:rsidR="00673FF0" w:rsidRPr="00833388" w:rsidRDefault="00673FF0" w:rsidP="007C6C60">
            <w:pPr>
              <w:spacing w:line="276" w:lineRule="auto"/>
              <w:rPr>
                <w:szCs w:val="26"/>
              </w:rPr>
            </w:pPr>
            <w:r w:rsidRPr="00833388">
              <w:rPr>
                <w:szCs w:val="26"/>
              </w:rPr>
              <w:t>Trạng thái xử lý phản hồi</w:t>
            </w:r>
          </w:p>
        </w:tc>
      </w:tr>
      <w:tr w:rsidR="00673FF0" w:rsidRPr="00833388" w14:paraId="372086E7" w14:textId="77777777" w:rsidTr="00023942">
        <w:tc>
          <w:tcPr>
            <w:tcW w:w="0" w:type="auto"/>
            <w:hideMark/>
          </w:tcPr>
          <w:p w14:paraId="47E6E629" w14:textId="77777777" w:rsidR="00673FF0" w:rsidRPr="00833388" w:rsidRDefault="00673FF0" w:rsidP="00F85BA6">
            <w:pPr>
              <w:spacing w:line="276" w:lineRule="auto"/>
              <w:jc w:val="both"/>
              <w:rPr>
                <w:szCs w:val="26"/>
              </w:rPr>
            </w:pPr>
            <w:r w:rsidRPr="00833388">
              <w:rPr>
                <w:szCs w:val="26"/>
              </w:rPr>
              <w:t>reviewed_by</w:t>
            </w:r>
          </w:p>
        </w:tc>
        <w:tc>
          <w:tcPr>
            <w:tcW w:w="0" w:type="auto"/>
            <w:hideMark/>
          </w:tcPr>
          <w:p w14:paraId="001891E8"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49A2310C" w14:textId="77777777" w:rsidR="00673FF0" w:rsidRPr="00833388" w:rsidRDefault="00673FF0" w:rsidP="007C6C60">
            <w:pPr>
              <w:spacing w:line="276" w:lineRule="auto"/>
              <w:rPr>
                <w:szCs w:val="26"/>
              </w:rPr>
            </w:pPr>
            <w:r w:rsidRPr="00833388">
              <w:rPr>
                <w:szCs w:val="26"/>
              </w:rPr>
              <w:t>Khóa ngoại (FK) → profiles.id, có thể để trống</w:t>
            </w:r>
          </w:p>
        </w:tc>
        <w:tc>
          <w:tcPr>
            <w:tcW w:w="0" w:type="auto"/>
            <w:hideMark/>
          </w:tcPr>
          <w:p w14:paraId="6E4062F0" w14:textId="77777777" w:rsidR="00673FF0" w:rsidRPr="00833388" w:rsidRDefault="00673FF0" w:rsidP="007C6C60">
            <w:pPr>
              <w:spacing w:line="276" w:lineRule="auto"/>
              <w:rPr>
                <w:szCs w:val="26"/>
              </w:rPr>
            </w:pPr>
            <w:r w:rsidRPr="00833388">
              <w:rPr>
                <w:szCs w:val="26"/>
              </w:rPr>
              <w:t>Người kiểm duyệt phản hồi</w:t>
            </w:r>
          </w:p>
        </w:tc>
      </w:tr>
      <w:tr w:rsidR="00673FF0" w:rsidRPr="00833388" w14:paraId="75F43F0C" w14:textId="77777777" w:rsidTr="00023942">
        <w:tc>
          <w:tcPr>
            <w:tcW w:w="0" w:type="auto"/>
            <w:hideMark/>
          </w:tcPr>
          <w:p w14:paraId="75E40D2D" w14:textId="77777777" w:rsidR="00673FF0" w:rsidRPr="00833388" w:rsidRDefault="00673FF0" w:rsidP="00F85BA6">
            <w:pPr>
              <w:spacing w:line="276" w:lineRule="auto"/>
              <w:jc w:val="both"/>
              <w:rPr>
                <w:szCs w:val="26"/>
              </w:rPr>
            </w:pPr>
            <w:r w:rsidRPr="00833388">
              <w:rPr>
                <w:szCs w:val="26"/>
              </w:rPr>
              <w:t>admin_note</w:t>
            </w:r>
          </w:p>
        </w:tc>
        <w:tc>
          <w:tcPr>
            <w:tcW w:w="0" w:type="auto"/>
            <w:hideMark/>
          </w:tcPr>
          <w:p w14:paraId="48DA7F91"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015CC010" w14:textId="77777777" w:rsidR="00673FF0" w:rsidRPr="00833388" w:rsidRDefault="00673FF0" w:rsidP="007C6C60">
            <w:pPr>
              <w:spacing w:line="276" w:lineRule="auto"/>
              <w:rPr>
                <w:szCs w:val="26"/>
              </w:rPr>
            </w:pPr>
            <w:r w:rsidRPr="00833388">
              <w:rPr>
                <w:szCs w:val="26"/>
              </w:rPr>
              <w:t>Có thể để trống</w:t>
            </w:r>
          </w:p>
        </w:tc>
        <w:tc>
          <w:tcPr>
            <w:tcW w:w="0" w:type="auto"/>
            <w:hideMark/>
          </w:tcPr>
          <w:p w14:paraId="5E40C5E1" w14:textId="77777777" w:rsidR="00673FF0" w:rsidRPr="00833388" w:rsidRDefault="00673FF0" w:rsidP="007C6C60">
            <w:pPr>
              <w:spacing w:line="276" w:lineRule="auto"/>
              <w:rPr>
                <w:szCs w:val="26"/>
              </w:rPr>
            </w:pPr>
            <w:r w:rsidRPr="00833388">
              <w:rPr>
                <w:szCs w:val="26"/>
              </w:rPr>
              <w:t>Ghi chú của quản trị viên hoặc chuyên gia</w:t>
            </w:r>
          </w:p>
        </w:tc>
      </w:tr>
    </w:tbl>
    <w:p w14:paraId="13BF0F50" w14:textId="37D8889E" w:rsidR="007C6C60" w:rsidRDefault="007C6C60" w:rsidP="007C6C60">
      <w:pPr>
        <w:pStyle w:val="Caption"/>
        <w:rPr>
          <w:szCs w:val="26"/>
        </w:rPr>
      </w:pPr>
      <w:bookmarkStart w:id="176" w:name="_Toc232541224"/>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28</w:t>
      </w:r>
      <w:r w:rsidR="00982DA6">
        <w:rPr>
          <w:noProof/>
        </w:rPr>
        <w:fldChar w:fldCharType="end"/>
      </w:r>
      <w:r>
        <w:t xml:space="preserve"> </w:t>
      </w:r>
      <w:r w:rsidRPr="00833388">
        <w:rPr>
          <w:szCs w:val="26"/>
        </w:rPr>
        <w:t>Bảng App_Feedback</w:t>
      </w:r>
      <w:bookmarkEnd w:id="176"/>
    </w:p>
    <w:p w14:paraId="12B3F1D2" w14:textId="0270ACA1" w:rsidR="00673FF0" w:rsidRPr="00833388" w:rsidRDefault="00673FF0" w:rsidP="007C6C60">
      <w:pPr>
        <w:pStyle w:val="NormalWeb"/>
        <w:spacing w:before="0" w:beforeAutospacing="0" w:after="0" w:afterAutospacing="0" w:line="276" w:lineRule="auto"/>
        <w:jc w:val="both"/>
        <w:rPr>
          <w:sz w:val="26"/>
          <w:szCs w:val="26"/>
        </w:rPr>
      </w:pPr>
      <w:r w:rsidRPr="00833388">
        <w:rPr>
          <w:sz w:val="26"/>
          <w:szCs w:val="26"/>
        </w:rPr>
        <w:t>Bảng 9: Chat_Sessions (Quản lý phiên trò chuyện với trợ lý AI)</w:t>
      </w:r>
    </w:p>
    <w:tbl>
      <w:tblPr>
        <w:tblStyle w:val="TableGrid"/>
        <w:tblW w:w="0" w:type="auto"/>
        <w:tblInd w:w="0" w:type="dxa"/>
        <w:tblLook w:val="04A0" w:firstRow="1" w:lastRow="0" w:firstColumn="1" w:lastColumn="0" w:noHBand="0" w:noVBand="1"/>
      </w:tblPr>
      <w:tblGrid>
        <w:gridCol w:w="1892"/>
        <w:gridCol w:w="2036"/>
        <w:gridCol w:w="2125"/>
        <w:gridCol w:w="2775"/>
      </w:tblGrid>
      <w:tr w:rsidR="00673FF0" w:rsidRPr="00833388" w14:paraId="1EB478DE" w14:textId="77777777" w:rsidTr="00023942">
        <w:tc>
          <w:tcPr>
            <w:tcW w:w="0" w:type="auto"/>
            <w:hideMark/>
          </w:tcPr>
          <w:p w14:paraId="1C50BEB0"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60B01EA8"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5F950020"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7232B772"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277D05F0" w14:textId="77777777" w:rsidTr="00023942">
        <w:tc>
          <w:tcPr>
            <w:tcW w:w="0" w:type="auto"/>
            <w:hideMark/>
          </w:tcPr>
          <w:p w14:paraId="0C8D9812"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2F0F9F97"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056A2E6A" w14:textId="77777777" w:rsidR="00673FF0" w:rsidRPr="00833388" w:rsidRDefault="00673FF0" w:rsidP="00F85BA6">
            <w:pPr>
              <w:spacing w:line="276" w:lineRule="auto"/>
              <w:jc w:val="both"/>
              <w:rPr>
                <w:szCs w:val="26"/>
              </w:rPr>
            </w:pPr>
            <w:r w:rsidRPr="00833388">
              <w:rPr>
                <w:szCs w:val="26"/>
              </w:rPr>
              <w:t>Khóa chính (PK)</w:t>
            </w:r>
          </w:p>
        </w:tc>
        <w:tc>
          <w:tcPr>
            <w:tcW w:w="0" w:type="auto"/>
            <w:hideMark/>
          </w:tcPr>
          <w:p w14:paraId="558341B8" w14:textId="77777777" w:rsidR="00673FF0" w:rsidRPr="00833388" w:rsidRDefault="00673FF0" w:rsidP="00F85BA6">
            <w:pPr>
              <w:spacing w:line="276" w:lineRule="auto"/>
              <w:jc w:val="both"/>
              <w:rPr>
                <w:szCs w:val="26"/>
              </w:rPr>
            </w:pPr>
            <w:r w:rsidRPr="00833388">
              <w:rPr>
                <w:szCs w:val="26"/>
              </w:rPr>
              <w:t>Mã định danh của phiên trò chuyện</w:t>
            </w:r>
          </w:p>
        </w:tc>
      </w:tr>
      <w:tr w:rsidR="00673FF0" w:rsidRPr="00833388" w14:paraId="22A5D6FE" w14:textId="77777777" w:rsidTr="00023942">
        <w:tc>
          <w:tcPr>
            <w:tcW w:w="0" w:type="auto"/>
            <w:hideMark/>
          </w:tcPr>
          <w:p w14:paraId="025996B7"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41F7ABBE"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558479E2" w14:textId="77777777" w:rsidR="00673FF0" w:rsidRPr="00833388" w:rsidRDefault="00673FF0" w:rsidP="00F85BA6">
            <w:pPr>
              <w:spacing w:line="276" w:lineRule="auto"/>
              <w:jc w:val="both"/>
              <w:rPr>
                <w:szCs w:val="26"/>
              </w:rPr>
            </w:pPr>
            <w:r w:rsidRPr="00833388">
              <w:rPr>
                <w:szCs w:val="26"/>
              </w:rPr>
              <w:t>Mặc định thời gian hiện tại</w:t>
            </w:r>
          </w:p>
        </w:tc>
        <w:tc>
          <w:tcPr>
            <w:tcW w:w="0" w:type="auto"/>
            <w:hideMark/>
          </w:tcPr>
          <w:p w14:paraId="5644A61F" w14:textId="77777777" w:rsidR="00673FF0" w:rsidRPr="00833388" w:rsidRDefault="00673FF0" w:rsidP="00F85BA6">
            <w:pPr>
              <w:spacing w:line="276" w:lineRule="auto"/>
              <w:jc w:val="both"/>
              <w:rPr>
                <w:szCs w:val="26"/>
              </w:rPr>
            </w:pPr>
            <w:r w:rsidRPr="00833388">
              <w:rPr>
                <w:szCs w:val="26"/>
              </w:rPr>
              <w:t>Thời điểm phiên trò chuyện được tạo</w:t>
            </w:r>
          </w:p>
        </w:tc>
      </w:tr>
      <w:tr w:rsidR="00673FF0" w:rsidRPr="00833388" w14:paraId="09E06DBB" w14:textId="77777777" w:rsidTr="00023942">
        <w:tc>
          <w:tcPr>
            <w:tcW w:w="0" w:type="auto"/>
            <w:hideMark/>
          </w:tcPr>
          <w:p w14:paraId="4F359F0C" w14:textId="77777777" w:rsidR="00673FF0" w:rsidRPr="00833388" w:rsidRDefault="00673FF0" w:rsidP="00F85BA6">
            <w:pPr>
              <w:spacing w:line="276" w:lineRule="auto"/>
              <w:jc w:val="both"/>
              <w:rPr>
                <w:szCs w:val="26"/>
              </w:rPr>
            </w:pPr>
            <w:r w:rsidRPr="00833388">
              <w:rPr>
                <w:szCs w:val="26"/>
              </w:rPr>
              <w:t>updated_at</w:t>
            </w:r>
          </w:p>
        </w:tc>
        <w:tc>
          <w:tcPr>
            <w:tcW w:w="0" w:type="auto"/>
            <w:hideMark/>
          </w:tcPr>
          <w:p w14:paraId="572361DB"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036DE7E1" w14:textId="77777777" w:rsidR="00673FF0" w:rsidRPr="00833388" w:rsidRDefault="00673FF0" w:rsidP="00F85BA6">
            <w:pPr>
              <w:spacing w:line="276" w:lineRule="auto"/>
              <w:jc w:val="both"/>
              <w:rPr>
                <w:szCs w:val="26"/>
              </w:rPr>
            </w:pPr>
            <w:r w:rsidRPr="00833388">
              <w:rPr>
                <w:szCs w:val="26"/>
              </w:rPr>
              <w:t>Mặc định thời gian hiện tại</w:t>
            </w:r>
          </w:p>
        </w:tc>
        <w:tc>
          <w:tcPr>
            <w:tcW w:w="0" w:type="auto"/>
            <w:hideMark/>
          </w:tcPr>
          <w:p w14:paraId="2A6543A2" w14:textId="77777777" w:rsidR="00673FF0" w:rsidRPr="00833388" w:rsidRDefault="00673FF0" w:rsidP="00F85BA6">
            <w:pPr>
              <w:spacing w:line="276" w:lineRule="auto"/>
              <w:jc w:val="both"/>
              <w:rPr>
                <w:szCs w:val="26"/>
              </w:rPr>
            </w:pPr>
            <w:r w:rsidRPr="00833388">
              <w:rPr>
                <w:szCs w:val="26"/>
              </w:rPr>
              <w:t>Thời điểm phiên trò chuyện được cập nhật gần nhất</w:t>
            </w:r>
          </w:p>
        </w:tc>
      </w:tr>
      <w:tr w:rsidR="00673FF0" w:rsidRPr="00833388" w14:paraId="0BB0759D" w14:textId="77777777" w:rsidTr="00023942">
        <w:tc>
          <w:tcPr>
            <w:tcW w:w="0" w:type="auto"/>
            <w:hideMark/>
          </w:tcPr>
          <w:p w14:paraId="01DE442D"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46EA3063"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214F2F18" w14:textId="77777777" w:rsidR="00673FF0" w:rsidRPr="00833388" w:rsidRDefault="00673FF0" w:rsidP="00F85BA6">
            <w:pPr>
              <w:spacing w:line="276" w:lineRule="auto"/>
              <w:jc w:val="both"/>
              <w:rPr>
                <w:szCs w:val="26"/>
              </w:rPr>
            </w:pPr>
            <w:r w:rsidRPr="00833388">
              <w:rPr>
                <w:szCs w:val="26"/>
              </w:rPr>
              <w:t>Khóa ngoại (FK) → profiles.id</w:t>
            </w:r>
          </w:p>
        </w:tc>
        <w:tc>
          <w:tcPr>
            <w:tcW w:w="0" w:type="auto"/>
            <w:hideMark/>
          </w:tcPr>
          <w:p w14:paraId="75CE7020" w14:textId="77777777" w:rsidR="00673FF0" w:rsidRPr="00833388" w:rsidRDefault="00673FF0" w:rsidP="00F85BA6">
            <w:pPr>
              <w:spacing w:line="276" w:lineRule="auto"/>
              <w:jc w:val="both"/>
              <w:rPr>
                <w:szCs w:val="26"/>
              </w:rPr>
            </w:pPr>
            <w:r w:rsidRPr="00833388">
              <w:rPr>
                <w:szCs w:val="26"/>
              </w:rPr>
              <w:t>Người dùng sở hữu phiên trò chuyện</w:t>
            </w:r>
          </w:p>
        </w:tc>
      </w:tr>
      <w:tr w:rsidR="00673FF0" w:rsidRPr="00833388" w14:paraId="4F9E9709" w14:textId="77777777" w:rsidTr="00023942">
        <w:tc>
          <w:tcPr>
            <w:tcW w:w="0" w:type="auto"/>
            <w:hideMark/>
          </w:tcPr>
          <w:p w14:paraId="0B9CB06D" w14:textId="77777777" w:rsidR="00673FF0" w:rsidRPr="00833388" w:rsidRDefault="00673FF0" w:rsidP="00F85BA6">
            <w:pPr>
              <w:spacing w:line="276" w:lineRule="auto"/>
              <w:jc w:val="both"/>
              <w:rPr>
                <w:szCs w:val="26"/>
              </w:rPr>
            </w:pPr>
            <w:r w:rsidRPr="00833388">
              <w:rPr>
                <w:szCs w:val="26"/>
              </w:rPr>
              <w:t>title</w:t>
            </w:r>
          </w:p>
        </w:tc>
        <w:tc>
          <w:tcPr>
            <w:tcW w:w="0" w:type="auto"/>
            <w:hideMark/>
          </w:tcPr>
          <w:p w14:paraId="1528F568"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5F5B45E9" w14:textId="77777777" w:rsidR="00673FF0" w:rsidRPr="00833388" w:rsidRDefault="00673FF0" w:rsidP="00F85BA6">
            <w:pPr>
              <w:spacing w:line="276" w:lineRule="auto"/>
              <w:jc w:val="both"/>
              <w:rPr>
                <w:szCs w:val="26"/>
              </w:rPr>
            </w:pPr>
            <w:r w:rsidRPr="00833388">
              <w:rPr>
                <w:szCs w:val="26"/>
              </w:rPr>
              <w:t>Có thể để trống</w:t>
            </w:r>
          </w:p>
        </w:tc>
        <w:tc>
          <w:tcPr>
            <w:tcW w:w="0" w:type="auto"/>
            <w:hideMark/>
          </w:tcPr>
          <w:p w14:paraId="4B95DF26" w14:textId="77777777" w:rsidR="00673FF0" w:rsidRPr="00833388" w:rsidRDefault="00673FF0" w:rsidP="00F85BA6">
            <w:pPr>
              <w:spacing w:line="276" w:lineRule="auto"/>
              <w:jc w:val="both"/>
              <w:rPr>
                <w:szCs w:val="26"/>
              </w:rPr>
            </w:pPr>
            <w:r w:rsidRPr="00833388">
              <w:rPr>
                <w:szCs w:val="26"/>
              </w:rPr>
              <w:t>Tiêu đề của cuộc trò chuyện</w:t>
            </w:r>
          </w:p>
        </w:tc>
      </w:tr>
      <w:tr w:rsidR="00673FF0" w:rsidRPr="00833388" w14:paraId="09CA7549" w14:textId="77777777" w:rsidTr="00023942">
        <w:tc>
          <w:tcPr>
            <w:tcW w:w="0" w:type="auto"/>
            <w:hideMark/>
          </w:tcPr>
          <w:p w14:paraId="12151322" w14:textId="77777777" w:rsidR="00673FF0" w:rsidRPr="00833388" w:rsidRDefault="00673FF0" w:rsidP="00F85BA6">
            <w:pPr>
              <w:spacing w:line="276" w:lineRule="auto"/>
              <w:jc w:val="both"/>
              <w:rPr>
                <w:szCs w:val="26"/>
              </w:rPr>
            </w:pPr>
            <w:r w:rsidRPr="00833388">
              <w:rPr>
                <w:szCs w:val="26"/>
              </w:rPr>
              <w:t>mode</w:t>
            </w:r>
          </w:p>
        </w:tc>
        <w:tc>
          <w:tcPr>
            <w:tcW w:w="0" w:type="auto"/>
            <w:hideMark/>
          </w:tcPr>
          <w:p w14:paraId="4D8BB12E"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03190389" w14:textId="77777777" w:rsidR="00673FF0" w:rsidRPr="00833388" w:rsidRDefault="00673FF0" w:rsidP="00F85BA6">
            <w:pPr>
              <w:spacing w:line="276" w:lineRule="auto"/>
              <w:jc w:val="both"/>
              <w:rPr>
                <w:szCs w:val="26"/>
              </w:rPr>
            </w:pPr>
            <w:r w:rsidRPr="00833388">
              <w:rPr>
                <w:szCs w:val="26"/>
              </w:rPr>
              <w:t>Có thể để trống</w:t>
            </w:r>
          </w:p>
        </w:tc>
        <w:tc>
          <w:tcPr>
            <w:tcW w:w="0" w:type="auto"/>
            <w:hideMark/>
          </w:tcPr>
          <w:p w14:paraId="71A95FBB" w14:textId="77777777" w:rsidR="00673FF0" w:rsidRPr="00833388" w:rsidRDefault="00673FF0" w:rsidP="00F85BA6">
            <w:pPr>
              <w:spacing w:line="276" w:lineRule="auto"/>
              <w:jc w:val="both"/>
              <w:rPr>
                <w:szCs w:val="26"/>
              </w:rPr>
            </w:pPr>
            <w:r w:rsidRPr="00833388">
              <w:rPr>
                <w:szCs w:val="26"/>
              </w:rPr>
              <w:t>Chế độ hoạt động của trợ lý AI</w:t>
            </w:r>
          </w:p>
        </w:tc>
      </w:tr>
      <w:tr w:rsidR="00673FF0" w:rsidRPr="00833388" w14:paraId="3DC2CB1D" w14:textId="77777777" w:rsidTr="00023942">
        <w:tc>
          <w:tcPr>
            <w:tcW w:w="0" w:type="auto"/>
            <w:hideMark/>
          </w:tcPr>
          <w:p w14:paraId="37022E96" w14:textId="77777777" w:rsidR="00673FF0" w:rsidRPr="00833388" w:rsidRDefault="00673FF0" w:rsidP="00F85BA6">
            <w:pPr>
              <w:spacing w:line="276" w:lineRule="auto"/>
              <w:jc w:val="both"/>
              <w:rPr>
                <w:szCs w:val="26"/>
              </w:rPr>
            </w:pPr>
            <w:r w:rsidRPr="00833388">
              <w:rPr>
                <w:szCs w:val="26"/>
              </w:rPr>
              <w:t>storage_consent</w:t>
            </w:r>
          </w:p>
        </w:tc>
        <w:tc>
          <w:tcPr>
            <w:tcW w:w="0" w:type="auto"/>
            <w:hideMark/>
          </w:tcPr>
          <w:p w14:paraId="69C20BC1" w14:textId="77777777" w:rsidR="00673FF0" w:rsidRPr="00833388" w:rsidRDefault="00673FF0" w:rsidP="00F85BA6">
            <w:pPr>
              <w:spacing w:line="276" w:lineRule="auto"/>
              <w:jc w:val="both"/>
              <w:rPr>
                <w:szCs w:val="26"/>
              </w:rPr>
            </w:pPr>
            <w:r w:rsidRPr="00833388">
              <w:rPr>
                <w:szCs w:val="26"/>
              </w:rPr>
              <w:t>BOOLEAN</w:t>
            </w:r>
          </w:p>
        </w:tc>
        <w:tc>
          <w:tcPr>
            <w:tcW w:w="0" w:type="auto"/>
            <w:hideMark/>
          </w:tcPr>
          <w:p w14:paraId="5449CE18" w14:textId="77777777" w:rsidR="00673FF0" w:rsidRPr="00833388" w:rsidRDefault="00673FF0" w:rsidP="00F85BA6">
            <w:pPr>
              <w:spacing w:line="276" w:lineRule="auto"/>
              <w:jc w:val="both"/>
              <w:rPr>
                <w:szCs w:val="26"/>
              </w:rPr>
            </w:pPr>
            <w:r w:rsidRPr="00833388">
              <w:rPr>
                <w:szCs w:val="26"/>
              </w:rPr>
              <w:t>Mặc định false</w:t>
            </w:r>
          </w:p>
        </w:tc>
        <w:tc>
          <w:tcPr>
            <w:tcW w:w="0" w:type="auto"/>
            <w:hideMark/>
          </w:tcPr>
          <w:p w14:paraId="2E744689" w14:textId="77777777" w:rsidR="00673FF0" w:rsidRPr="00833388" w:rsidRDefault="00673FF0" w:rsidP="00F85BA6">
            <w:pPr>
              <w:spacing w:line="276" w:lineRule="auto"/>
              <w:jc w:val="both"/>
              <w:rPr>
                <w:szCs w:val="26"/>
              </w:rPr>
            </w:pPr>
            <w:r w:rsidRPr="00833388">
              <w:rPr>
                <w:szCs w:val="26"/>
              </w:rPr>
              <w:t>Trạng thái đồng ý lưu trữ nội dung trò chuyện</w:t>
            </w:r>
          </w:p>
        </w:tc>
      </w:tr>
      <w:tr w:rsidR="00673FF0" w:rsidRPr="00833388" w14:paraId="498373EE" w14:textId="77777777" w:rsidTr="00023942">
        <w:tc>
          <w:tcPr>
            <w:tcW w:w="0" w:type="auto"/>
            <w:hideMark/>
          </w:tcPr>
          <w:p w14:paraId="74F6ED1A" w14:textId="77777777" w:rsidR="00673FF0" w:rsidRPr="00833388" w:rsidRDefault="00673FF0" w:rsidP="00F85BA6">
            <w:pPr>
              <w:spacing w:line="276" w:lineRule="auto"/>
              <w:jc w:val="both"/>
              <w:rPr>
                <w:szCs w:val="26"/>
              </w:rPr>
            </w:pPr>
            <w:r w:rsidRPr="00833388">
              <w:rPr>
                <w:szCs w:val="26"/>
              </w:rPr>
              <w:t>source</w:t>
            </w:r>
          </w:p>
        </w:tc>
        <w:tc>
          <w:tcPr>
            <w:tcW w:w="0" w:type="auto"/>
            <w:hideMark/>
          </w:tcPr>
          <w:p w14:paraId="3FF2E8EB"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4DE5D8E" w14:textId="77777777" w:rsidR="00673FF0" w:rsidRPr="00833388" w:rsidRDefault="00673FF0" w:rsidP="00F85BA6">
            <w:pPr>
              <w:spacing w:line="276" w:lineRule="auto"/>
              <w:jc w:val="both"/>
              <w:rPr>
                <w:szCs w:val="26"/>
              </w:rPr>
            </w:pPr>
            <w:r w:rsidRPr="00833388">
              <w:rPr>
                <w:szCs w:val="26"/>
              </w:rPr>
              <w:t>Có thể để trống</w:t>
            </w:r>
          </w:p>
        </w:tc>
        <w:tc>
          <w:tcPr>
            <w:tcW w:w="0" w:type="auto"/>
            <w:hideMark/>
          </w:tcPr>
          <w:p w14:paraId="41B7F6CA" w14:textId="77777777" w:rsidR="00673FF0" w:rsidRPr="00833388" w:rsidRDefault="00673FF0" w:rsidP="00F85BA6">
            <w:pPr>
              <w:spacing w:line="276" w:lineRule="auto"/>
              <w:jc w:val="both"/>
              <w:rPr>
                <w:szCs w:val="26"/>
              </w:rPr>
            </w:pPr>
            <w:r w:rsidRPr="00833388">
              <w:rPr>
                <w:szCs w:val="26"/>
              </w:rPr>
              <w:t>Nguồn hoặc màn hình khởi tạo phiên trò chuyện</w:t>
            </w:r>
          </w:p>
        </w:tc>
      </w:tr>
    </w:tbl>
    <w:p w14:paraId="5C96C58F" w14:textId="7E5AC2DD" w:rsidR="007C6C60" w:rsidRPr="007C6C60" w:rsidRDefault="007C6C60" w:rsidP="007C6C60">
      <w:pPr>
        <w:pStyle w:val="NormalWeb"/>
        <w:spacing w:before="0" w:beforeAutospacing="0" w:after="0" w:afterAutospacing="0" w:line="276" w:lineRule="auto"/>
        <w:jc w:val="center"/>
        <w:rPr>
          <w:b/>
          <w:bCs/>
          <w:sz w:val="26"/>
          <w:szCs w:val="26"/>
        </w:rPr>
      </w:pPr>
      <w:bookmarkStart w:id="177" w:name="_Toc232541225"/>
      <w:r w:rsidRPr="007C6C60">
        <w:rPr>
          <w:b/>
          <w:bCs/>
        </w:rPr>
        <w:t xml:space="preserve">Bảng </w:t>
      </w:r>
      <w:r w:rsidR="00982DA6">
        <w:rPr>
          <w:b/>
          <w:bCs/>
        </w:rPr>
        <w:fldChar w:fldCharType="begin"/>
      </w:r>
      <w:r w:rsidR="00982DA6">
        <w:rPr>
          <w:b/>
          <w:bCs/>
        </w:rPr>
        <w:instrText xml:space="preserve"> STYLEREF 1 \s </w:instrText>
      </w:r>
      <w:r w:rsidR="00982DA6">
        <w:rPr>
          <w:b/>
          <w:bCs/>
        </w:rPr>
        <w:fldChar w:fldCharType="separate"/>
      </w:r>
      <w:r w:rsidR="00982DA6">
        <w:rPr>
          <w:b/>
          <w:bCs/>
          <w:noProof/>
        </w:rPr>
        <w:t>2</w:t>
      </w:r>
      <w:r w:rsidR="00982DA6">
        <w:rPr>
          <w:b/>
          <w:bCs/>
        </w:rPr>
        <w:fldChar w:fldCharType="end"/>
      </w:r>
      <w:r w:rsidR="00982DA6">
        <w:rPr>
          <w:b/>
          <w:bCs/>
        </w:rPr>
        <w:t>.</w:t>
      </w:r>
      <w:r w:rsidR="00982DA6">
        <w:rPr>
          <w:b/>
          <w:bCs/>
        </w:rPr>
        <w:fldChar w:fldCharType="begin"/>
      </w:r>
      <w:r w:rsidR="00982DA6">
        <w:rPr>
          <w:b/>
          <w:bCs/>
        </w:rPr>
        <w:instrText xml:space="preserve"> SEQ Bảng \* ARABIC \s 1 </w:instrText>
      </w:r>
      <w:r w:rsidR="00982DA6">
        <w:rPr>
          <w:b/>
          <w:bCs/>
        </w:rPr>
        <w:fldChar w:fldCharType="separate"/>
      </w:r>
      <w:r w:rsidR="00982DA6">
        <w:rPr>
          <w:b/>
          <w:bCs/>
          <w:noProof/>
        </w:rPr>
        <w:t>29</w:t>
      </w:r>
      <w:r w:rsidR="00982DA6">
        <w:rPr>
          <w:b/>
          <w:bCs/>
        </w:rPr>
        <w:fldChar w:fldCharType="end"/>
      </w:r>
      <w:r w:rsidRPr="007C6C60">
        <w:rPr>
          <w:b/>
          <w:bCs/>
          <w:sz w:val="26"/>
          <w:szCs w:val="26"/>
        </w:rPr>
        <w:t xml:space="preserve"> Bảng Chat_Sessions</w:t>
      </w:r>
      <w:bookmarkEnd w:id="177"/>
    </w:p>
    <w:p w14:paraId="41F0A930" w14:textId="7B8948C7" w:rsidR="00673FF0" w:rsidRPr="00833388" w:rsidRDefault="00673FF0" w:rsidP="007C6C60">
      <w:pPr>
        <w:pStyle w:val="NormalWeb"/>
        <w:spacing w:before="0" w:beforeAutospacing="0" w:after="0" w:afterAutospacing="0" w:line="276" w:lineRule="auto"/>
        <w:jc w:val="both"/>
        <w:rPr>
          <w:sz w:val="26"/>
          <w:szCs w:val="26"/>
        </w:rPr>
      </w:pPr>
      <w:r w:rsidRPr="00833388">
        <w:rPr>
          <w:sz w:val="26"/>
          <w:szCs w:val="26"/>
        </w:rPr>
        <w:t>Bảng 10: Chat_Messages (Lưu trữ tin nhắn trong phiên trò chuyện)</w:t>
      </w:r>
    </w:p>
    <w:tbl>
      <w:tblPr>
        <w:tblStyle w:val="TableGrid"/>
        <w:tblW w:w="0" w:type="auto"/>
        <w:tblInd w:w="0" w:type="dxa"/>
        <w:tblLook w:val="04A0" w:firstRow="1" w:lastRow="0" w:firstColumn="1" w:lastColumn="0" w:noHBand="0" w:noVBand="1"/>
      </w:tblPr>
      <w:tblGrid>
        <w:gridCol w:w="1357"/>
        <w:gridCol w:w="2036"/>
        <w:gridCol w:w="2891"/>
        <w:gridCol w:w="2544"/>
      </w:tblGrid>
      <w:tr w:rsidR="00673FF0" w:rsidRPr="00833388" w14:paraId="5746479E" w14:textId="77777777" w:rsidTr="00023942">
        <w:tc>
          <w:tcPr>
            <w:tcW w:w="0" w:type="auto"/>
            <w:hideMark/>
          </w:tcPr>
          <w:p w14:paraId="48975C92"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71C7277A"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00425661"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0BF87FAA"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31C90C29" w14:textId="77777777" w:rsidTr="00023942">
        <w:tc>
          <w:tcPr>
            <w:tcW w:w="0" w:type="auto"/>
            <w:hideMark/>
          </w:tcPr>
          <w:p w14:paraId="3E365CB8"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468FD1B7"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166D2F47" w14:textId="77777777" w:rsidR="00673FF0" w:rsidRPr="00833388" w:rsidRDefault="00673FF0" w:rsidP="007C6C60">
            <w:pPr>
              <w:spacing w:line="276" w:lineRule="auto"/>
              <w:rPr>
                <w:szCs w:val="26"/>
              </w:rPr>
            </w:pPr>
            <w:r w:rsidRPr="00833388">
              <w:rPr>
                <w:szCs w:val="26"/>
              </w:rPr>
              <w:t>Khóa chính (PK)</w:t>
            </w:r>
          </w:p>
        </w:tc>
        <w:tc>
          <w:tcPr>
            <w:tcW w:w="0" w:type="auto"/>
            <w:hideMark/>
          </w:tcPr>
          <w:p w14:paraId="75BB6971" w14:textId="77777777" w:rsidR="00673FF0" w:rsidRPr="00833388" w:rsidRDefault="00673FF0" w:rsidP="007C6C60">
            <w:pPr>
              <w:spacing w:line="276" w:lineRule="auto"/>
              <w:rPr>
                <w:szCs w:val="26"/>
              </w:rPr>
            </w:pPr>
            <w:r w:rsidRPr="00833388">
              <w:rPr>
                <w:szCs w:val="26"/>
              </w:rPr>
              <w:t>Mã định danh của tin nhắn</w:t>
            </w:r>
          </w:p>
        </w:tc>
      </w:tr>
      <w:tr w:rsidR="00673FF0" w:rsidRPr="00833388" w14:paraId="600E0EA7" w14:textId="77777777" w:rsidTr="00023942">
        <w:tc>
          <w:tcPr>
            <w:tcW w:w="0" w:type="auto"/>
            <w:hideMark/>
          </w:tcPr>
          <w:p w14:paraId="08E46155" w14:textId="77777777" w:rsidR="00673FF0" w:rsidRPr="00833388" w:rsidRDefault="00673FF0" w:rsidP="00F85BA6">
            <w:pPr>
              <w:spacing w:line="276" w:lineRule="auto"/>
              <w:jc w:val="both"/>
              <w:rPr>
                <w:szCs w:val="26"/>
              </w:rPr>
            </w:pPr>
            <w:r w:rsidRPr="00833388">
              <w:rPr>
                <w:szCs w:val="26"/>
              </w:rPr>
              <w:t>created_at</w:t>
            </w:r>
          </w:p>
        </w:tc>
        <w:tc>
          <w:tcPr>
            <w:tcW w:w="0" w:type="auto"/>
            <w:hideMark/>
          </w:tcPr>
          <w:p w14:paraId="3C76A497"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2E94FCDD" w14:textId="77777777" w:rsidR="00673FF0" w:rsidRPr="00833388" w:rsidRDefault="00673FF0" w:rsidP="007C6C60">
            <w:pPr>
              <w:spacing w:line="276" w:lineRule="auto"/>
              <w:rPr>
                <w:szCs w:val="26"/>
              </w:rPr>
            </w:pPr>
            <w:r w:rsidRPr="00833388">
              <w:rPr>
                <w:szCs w:val="26"/>
              </w:rPr>
              <w:t>Mặc định thời gian hiện tại</w:t>
            </w:r>
          </w:p>
        </w:tc>
        <w:tc>
          <w:tcPr>
            <w:tcW w:w="0" w:type="auto"/>
            <w:hideMark/>
          </w:tcPr>
          <w:p w14:paraId="24B5731E" w14:textId="77777777" w:rsidR="00673FF0" w:rsidRPr="00833388" w:rsidRDefault="00673FF0" w:rsidP="007C6C60">
            <w:pPr>
              <w:spacing w:line="276" w:lineRule="auto"/>
              <w:rPr>
                <w:szCs w:val="26"/>
              </w:rPr>
            </w:pPr>
            <w:r w:rsidRPr="00833388">
              <w:rPr>
                <w:szCs w:val="26"/>
              </w:rPr>
              <w:t>Thời điểm tin nhắn được gửi</w:t>
            </w:r>
          </w:p>
        </w:tc>
      </w:tr>
      <w:tr w:rsidR="00673FF0" w:rsidRPr="00833388" w14:paraId="3E208C4F" w14:textId="77777777" w:rsidTr="00023942">
        <w:tc>
          <w:tcPr>
            <w:tcW w:w="0" w:type="auto"/>
            <w:hideMark/>
          </w:tcPr>
          <w:p w14:paraId="165504D2" w14:textId="77777777" w:rsidR="00673FF0" w:rsidRPr="00833388" w:rsidRDefault="00673FF0" w:rsidP="00F85BA6">
            <w:pPr>
              <w:spacing w:line="276" w:lineRule="auto"/>
              <w:jc w:val="both"/>
              <w:rPr>
                <w:szCs w:val="26"/>
              </w:rPr>
            </w:pPr>
            <w:r w:rsidRPr="00833388">
              <w:rPr>
                <w:szCs w:val="26"/>
              </w:rPr>
              <w:lastRenderedPageBreak/>
              <w:t>session_id</w:t>
            </w:r>
          </w:p>
        </w:tc>
        <w:tc>
          <w:tcPr>
            <w:tcW w:w="0" w:type="auto"/>
            <w:hideMark/>
          </w:tcPr>
          <w:p w14:paraId="56A6B232"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540F140F" w14:textId="77777777" w:rsidR="00673FF0" w:rsidRPr="00833388" w:rsidRDefault="00673FF0" w:rsidP="007C6C60">
            <w:pPr>
              <w:spacing w:line="276" w:lineRule="auto"/>
              <w:rPr>
                <w:szCs w:val="26"/>
              </w:rPr>
            </w:pPr>
            <w:r w:rsidRPr="00833388">
              <w:rPr>
                <w:szCs w:val="26"/>
              </w:rPr>
              <w:t>Khóa ngoại (FK) → chat_sessions.id</w:t>
            </w:r>
          </w:p>
        </w:tc>
        <w:tc>
          <w:tcPr>
            <w:tcW w:w="0" w:type="auto"/>
            <w:hideMark/>
          </w:tcPr>
          <w:p w14:paraId="618172DE" w14:textId="77777777" w:rsidR="00673FF0" w:rsidRPr="00833388" w:rsidRDefault="00673FF0" w:rsidP="007C6C60">
            <w:pPr>
              <w:spacing w:line="276" w:lineRule="auto"/>
              <w:rPr>
                <w:szCs w:val="26"/>
              </w:rPr>
            </w:pPr>
            <w:r w:rsidRPr="00833388">
              <w:rPr>
                <w:szCs w:val="26"/>
              </w:rPr>
              <w:t>Phiên trò chuyện chứa tin nhắn</w:t>
            </w:r>
          </w:p>
        </w:tc>
      </w:tr>
      <w:tr w:rsidR="00673FF0" w:rsidRPr="00833388" w14:paraId="377DE954" w14:textId="77777777" w:rsidTr="00023942">
        <w:tc>
          <w:tcPr>
            <w:tcW w:w="0" w:type="auto"/>
            <w:hideMark/>
          </w:tcPr>
          <w:p w14:paraId="01B38E7E"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606E1871"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7AAC8862" w14:textId="77777777" w:rsidR="00673FF0" w:rsidRPr="00833388" w:rsidRDefault="00673FF0" w:rsidP="007C6C60">
            <w:pPr>
              <w:spacing w:line="276" w:lineRule="auto"/>
              <w:rPr>
                <w:szCs w:val="26"/>
              </w:rPr>
            </w:pPr>
            <w:r w:rsidRPr="00833388">
              <w:rPr>
                <w:szCs w:val="26"/>
              </w:rPr>
              <w:t>Khóa ngoại (FK) → profiles.id, có thể để trống</w:t>
            </w:r>
          </w:p>
        </w:tc>
        <w:tc>
          <w:tcPr>
            <w:tcW w:w="0" w:type="auto"/>
            <w:hideMark/>
          </w:tcPr>
          <w:p w14:paraId="47F90692" w14:textId="77777777" w:rsidR="00673FF0" w:rsidRPr="00833388" w:rsidRDefault="00673FF0" w:rsidP="007C6C60">
            <w:pPr>
              <w:spacing w:line="276" w:lineRule="auto"/>
              <w:rPr>
                <w:szCs w:val="26"/>
              </w:rPr>
            </w:pPr>
            <w:r w:rsidRPr="00833388">
              <w:rPr>
                <w:szCs w:val="26"/>
              </w:rPr>
              <w:t>Người dùng tạo tin nhắn</w:t>
            </w:r>
          </w:p>
        </w:tc>
      </w:tr>
      <w:tr w:rsidR="00673FF0" w:rsidRPr="00833388" w14:paraId="3E8BC4A3" w14:textId="77777777" w:rsidTr="00023942">
        <w:tc>
          <w:tcPr>
            <w:tcW w:w="0" w:type="auto"/>
            <w:hideMark/>
          </w:tcPr>
          <w:p w14:paraId="746D10A2" w14:textId="77777777" w:rsidR="00673FF0" w:rsidRPr="00833388" w:rsidRDefault="00673FF0" w:rsidP="00F85BA6">
            <w:pPr>
              <w:spacing w:line="276" w:lineRule="auto"/>
              <w:jc w:val="both"/>
              <w:rPr>
                <w:szCs w:val="26"/>
              </w:rPr>
            </w:pPr>
            <w:r w:rsidRPr="00833388">
              <w:rPr>
                <w:szCs w:val="26"/>
              </w:rPr>
              <w:t>role</w:t>
            </w:r>
          </w:p>
        </w:tc>
        <w:tc>
          <w:tcPr>
            <w:tcW w:w="0" w:type="auto"/>
            <w:hideMark/>
          </w:tcPr>
          <w:p w14:paraId="1723FDE1"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5ACF7149"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6339E179" w14:textId="77777777" w:rsidR="00673FF0" w:rsidRPr="00833388" w:rsidRDefault="00673FF0" w:rsidP="007C6C60">
            <w:pPr>
              <w:spacing w:line="276" w:lineRule="auto"/>
              <w:rPr>
                <w:szCs w:val="26"/>
              </w:rPr>
            </w:pPr>
            <w:r w:rsidRPr="00833388">
              <w:rPr>
                <w:szCs w:val="26"/>
              </w:rPr>
              <w:t>Vai trò của bên gửi, ví dụ: user, assistant hoặc system</w:t>
            </w:r>
          </w:p>
        </w:tc>
      </w:tr>
      <w:tr w:rsidR="00673FF0" w:rsidRPr="00833388" w14:paraId="76312514" w14:textId="77777777" w:rsidTr="00023942">
        <w:tc>
          <w:tcPr>
            <w:tcW w:w="0" w:type="auto"/>
            <w:hideMark/>
          </w:tcPr>
          <w:p w14:paraId="1303675A"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04A09BC6"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2084B7A0" w14:textId="77777777" w:rsidR="00673FF0" w:rsidRPr="00833388" w:rsidRDefault="00673FF0" w:rsidP="007C6C60">
            <w:pPr>
              <w:spacing w:line="276" w:lineRule="auto"/>
              <w:rPr>
                <w:szCs w:val="26"/>
              </w:rPr>
            </w:pPr>
            <w:r w:rsidRPr="00833388">
              <w:rPr>
                <w:szCs w:val="26"/>
              </w:rPr>
              <w:t>Không được để trống</w:t>
            </w:r>
          </w:p>
        </w:tc>
        <w:tc>
          <w:tcPr>
            <w:tcW w:w="0" w:type="auto"/>
            <w:hideMark/>
          </w:tcPr>
          <w:p w14:paraId="1E852D8C" w14:textId="77777777" w:rsidR="00673FF0" w:rsidRPr="00833388" w:rsidRDefault="00673FF0" w:rsidP="007C6C60">
            <w:pPr>
              <w:spacing w:line="276" w:lineRule="auto"/>
              <w:rPr>
                <w:szCs w:val="26"/>
              </w:rPr>
            </w:pPr>
            <w:r w:rsidRPr="00833388">
              <w:rPr>
                <w:szCs w:val="26"/>
              </w:rPr>
              <w:t>Nội dung của tin nhắn</w:t>
            </w:r>
          </w:p>
        </w:tc>
      </w:tr>
    </w:tbl>
    <w:p w14:paraId="47264B36" w14:textId="57E67277" w:rsidR="007C6C60" w:rsidRPr="007C6C60" w:rsidRDefault="007C6C60" w:rsidP="007C6C60">
      <w:pPr>
        <w:pStyle w:val="NormalWeb"/>
        <w:spacing w:before="0" w:beforeAutospacing="0" w:after="0" w:afterAutospacing="0" w:line="276" w:lineRule="auto"/>
        <w:jc w:val="center"/>
        <w:rPr>
          <w:b/>
          <w:bCs/>
          <w:sz w:val="26"/>
          <w:szCs w:val="26"/>
        </w:rPr>
      </w:pPr>
      <w:bookmarkStart w:id="178" w:name="_Toc232541226"/>
      <w:r w:rsidRPr="007C6C60">
        <w:rPr>
          <w:b/>
          <w:bCs/>
        </w:rPr>
        <w:t xml:space="preserve">Bảng </w:t>
      </w:r>
      <w:r w:rsidR="00982DA6">
        <w:rPr>
          <w:b/>
          <w:bCs/>
        </w:rPr>
        <w:fldChar w:fldCharType="begin"/>
      </w:r>
      <w:r w:rsidR="00982DA6">
        <w:rPr>
          <w:b/>
          <w:bCs/>
        </w:rPr>
        <w:instrText xml:space="preserve"> STYLEREF 1 \s </w:instrText>
      </w:r>
      <w:r w:rsidR="00982DA6">
        <w:rPr>
          <w:b/>
          <w:bCs/>
        </w:rPr>
        <w:fldChar w:fldCharType="separate"/>
      </w:r>
      <w:r w:rsidR="00982DA6">
        <w:rPr>
          <w:b/>
          <w:bCs/>
          <w:noProof/>
        </w:rPr>
        <w:t>2</w:t>
      </w:r>
      <w:r w:rsidR="00982DA6">
        <w:rPr>
          <w:b/>
          <w:bCs/>
        </w:rPr>
        <w:fldChar w:fldCharType="end"/>
      </w:r>
      <w:r w:rsidR="00982DA6">
        <w:rPr>
          <w:b/>
          <w:bCs/>
        </w:rPr>
        <w:t>.</w:t>
      </w:r>
      <w:r w:rsidR="00982DA6">
        <w:rPr>
          <w:b/>
          <w:bCs/>
        </w:rPr>
        <w:fldChar w:fldCharType="begin"/>
      </w:r>
      <w:r w:rsidR="00982DA6">
        <w:rPr>
          <w:b/>
          <w:bCs/>
        </w:rPr>
        <w:instrText xml:space="preserve"> SEQ Bảng \* ARABIC \s 1 </w:instrText>
      </w:r>
      <w:r w:rsidR="00982DA6">
        <w:rPr>
          <w:b/>
          <w:bCs/>
        </w:rPr>
        <w:fldChar w:fldCharType="separate"/>
      </w:r>
      <w:r w:rsidR="00982DA6">
        <w:rPr>
          <w:b/>
          <w:bCs/>
          <w:noProof/>
        </w:rPr>
        <w:t>30</w:t>
      </w:r>
      <w:r w:rsidR="00982DA6">
        <w:rPr>
          <w:b/>
          <w:bCs/>
        </w:rPr>
        <w:fldChar w:fldCharType="end"/>
      </w:r>
      <w:r w:rsidRPr="007C6C60">
        <w:rPr>
          <w:b/>
          <w:bCs/>
        </w:rPr>
        <w:t xml:space="preserve"> </w:t>
      </w:r>
      <w:r w:rsidRPr="007C6C60">
        <w:rPr>
          <w:b/>
          <w:bCs/>
          <w:sz w:val="26"/>
          <w:szCs w:val="26"/>
        </w:rPr>
        <w:t>Bảng Chat_Messages</w:t>
      </w:r>
      <w:bookmarkEnd w:id="178"/>
    </w:p>
    <w:p w14:paraId="201C3B29" w14:textId="4ECF7200" w:rsidR="007C6C60" w:rsidRPr="00833388" w:rsidRDefault="00673FF0" w:rsidP="007C6C60">
      <w:pPr>
        <w:pStyle w:val="NormalWeb"/>
        <w:spacing w:before="0" w:beforeAutospacing="0" w:after="0" w:afterAutospacing="0" w:line="276" w:lineRule="auto"/>
        <w:jc w:val="both"/>
        <w:rPr>
          <w:sz w:val="26"/>
          <w:szCs w:val="26"/>
        </w:rPr>
      </w:pPr>
      <w:r w:rsidRPr="00833388">
        <w:rPr>
          <w:sz w:val="26"/>
          <w:szCs w:val="26"/>
        </w:rPr>
        <w:t>Bảng 11: User_Plants (Quản lý danh sách cây của người dùng)</w:t>
      </w:r>
    </w:p>
    <w:tbl>
      <w:tblPr>
        <w:tblStyle w:val="TableGrid"/>
        <w:tblW w:w="0" w:type="auto"/>
        <w:tblInd w:w="0" w:type="dxa"/>
        <w:tblLayout w:type="fixed"/>
        <w:tblLook w:val="04A0" w:firstRow="1" w:lastRow="0" w:firstColumn="1" w:lastColumn="0" w:noHBand="0" w:noVBand="1"/>
      </w:tblPr>
      <w:tblGrid>
        <w:gridCol w:w="2272"/>
        <w:gridCol w:w="2118"/>
        <w:gridCol w:w="1842"/>
        <w:gridCol w:w="2266"/>
      </w:tblGrid>
      <w:tr w:rsidR="00673FF0" w:rsidRPr="00833388" w14:paraId="4DEEBED7" w14:textId="77777777" w:rsidTr="00A31A8F">
        <w:tc>
          <w:tcPr>
            <w:tcW w:w="2272" w:type="dxa"/>
            <w:hideMark/>
          </w:tcPr>
          <w:p w14:paraId="241AD0A7" w14:textId="77777777" w:rsidR="00673FF0" w:rsidRPr="00833388" w:rsidRDefault="00673FF0" w:rsidP="00F85BA6">
            <w:pPr>
              <w:spacing w:line="276" w:lineRule="auto"/>
              <w:jc w:val="both"/>
              <w:rPr>
                <w:b/>
                <w:bCs/>
                <w:szCs w:val="26"/>
              </w:rPr>
            </w:pPr>
            <w:r w:rsidRPr="00833388">
              <w:rPr>
                <w:b/>
                <w:bCs/>
                <w:szCs w:val="26"/>
              </w:rPr>
              <w:t>Tên cột</w:t>
            </w:r>
          </w:p>
        </w:tc>
        <w:tc>
          <w:tcPr>
            <w:tcW w:w="2118" w:type="dxa"/>
            <w:hideMark/>
          </w:tcPr>
          <w:p w14:paraId="33C34D4B" w14:textId="77777777" w:rsidR="00673FF0" w:rsidRPr="00833388" w:rsidRDefault="00673FF0" w:rsidP="00F85BA6">
            <w:pPr>
              <w:spacing w:line="276" w:lineRule="auto"/>
              <w:jc w:val="both"/>
              <w:rPr>
                <w:b/>
                <w:bCs/>
                <w:szCs w:val="26"/>
              </w:rPr>
            </w:pPr>
            <w:r w:rsidRPr="00833388">
              <w:rPr>
                <w:b/>
                <w:bCs/>
                <w:szCs w:val="26"/>
              </w:rPr>
              <w:t>Kiểu dữ liệu</w:t>
            </w:r>
          </w:p>
        </w:tc>
        <w:tc>
          <w:tcPr>
            <w:tcW w:w="1842" w:type="dxa"/>
            <w:hideMark/>
          </w:tcPr>
          <w:p w14:paraId="6678F9AE" w14:textId="77777777" w:rsidR="00673FF0" w:rsidRPr="00833388" w:rsidRDefault="00673FF0" w:rsidP="00F85BA6">
            <w:pPr>
              <w:spacing w:line="276" w:lineRule="auto"/>
              <w:jc w:val="both"/>
              <w:rPr>
                <w:b/>
                <w:bCs/>
                <w:szCs w:val="26"/>
              </w:rPr>
            </w:pPr>
            <w:r w:rsidRPr="00833388">
              <w:rPr>
                <w:b/>
                <w:bCs/>
                <w:szCs w:val="26"/>
              </w:rPr>
              <w:t>Ràng buộc</w:t>
            </w:r>
          </w:p>
        </w:tc>
        <w:tc>
          <w:tcPr>
            <w:tcW w:w="2266" w:type="dxa"/>
            <w:hideMark/>
          </w:tcPr>
          <w:p w14:paraId="4A0F7455"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03865135" w14:textId="77777777" w:rsidTr="00A31A8F">
        <w:tc>
          <w:tcPr>
            <w:tcW w:w="2272" w:type="dxa"/>
            <w:hideMark/>
          </w:tcPr>
          <w:p w14:paraId="5B1C0F67" w14:textId="77777777" w:rsidR="00673FF0" w:rsidRPr="00833388" w:rsidRDefault="00673FF0" w:rsidP="00F85BA6">
            <w:pPr>
              <w:spacing w:line="276" w:lineRule="auto"/>
              <w:jc w:val="both"/>
              <w:rPr>
                <w:szCs w:val="26"/>
              </w:rPr>
            </w:pPr>
            <w:r w:rsidRPr="00833388">
              <w:rPr>
                <w:szCs w:val="26"/>
              </w:rPr>
              <w:t>id</w:t>
            </w:r>
          </w:p>
        </w:tc>
        <w:tc>
          <w:tcPr>
            <w:tcW w:w="2118" w:type="dxa"/>
            <w:hideMark/>
          </w:tcPr>
          <w:p w14:paraId="5E87BF54" w14:textId="77777777" w:rsidR="00673FF0" w:rsidRPr="00833388" w:rsidRDefault="00673FF0" w:rsidP="00F85BA6">
            <w:pPr>
              <w:spacing w:line="276" w:lineRule="auto"/>
              <w:jc w:val="both"/>
              <w:rPr>
                <w:szCs w:val="26"/>
              </w:rPr>
            </w:pPr>
            <w:r w:rsidRPr="00833388">
              <w:rPr>
                <w:szCs w:val="26"/>
              </w:rPr>
              <w:t>UUID</w:t>
            </w:r>
          </w:p>
        </w:tc>
        <w:tc>
          <w:tcPr>
            <w:tcW w:w="1842" w:type="dxa"/>
            <w:hideMark/>
          </w:tcPr>
          <w:p w14:paraId="18C3DC59" w14:textId="77777777" w:rsidR="00673FF0" w:rsidRPr="00833388" w:rsidRDefault="00673FF0" w:rsidP="007C6C60">
            <w:pPr>
              <w:spacing w:line="276" w:lineRule="auto"/>
              <w:rPr>
                <w:szCs w:val="26"/>
              </w:rPr>
            </w:pPr>
            <w:r w:rsidRPr="00833388">
              <w:rPr>
                <w:szCs w:val="26"/>
              </w:rPr>
              <w:t>Khóa chính (PK)</w:t>
            </w:r>
          </w:p>
        </w:tc>
        <w:tc>
          <w:tcPr>
            <w:tcW w:w="2266" w:type="dxa"/>
            <w:hideMark/>
          </w:tcPr>
          <w:p w14:paraId="2CE90C36" w14:textId="77777777" w:rsidR="00673FF0" w:rsidRPr="00833388" w:rsidRDefault="00673FF0" w:rsidP="007C6C60">
            <w:pPr>
              <w:spacing w:line="276" w:lineRule="auto"/>
              <w:ind w:left="14"/>
              <w:rPr>
                <w:szCs w:val="26"/>
              </w:rPr>
            </w:pPr>
            <w:r w:rsidRPr="00833388">
              <w:rPr>
                <w:szCs w:val="26"/>
              </w:rPr>
              <w:t>Mã định danh của cây trong danh sách cá nhân</w:t>
            </w:r>
          </w:p>
        </w:tc>
      </w:tr>
      <w:tr w:rsidR="00673FF0" w:rsidRPr="00833388" w14:paraId="4012A7A5" w14:textId="77777777" w:rsidTr="00A31A8F">
        <w:tc>
          <w:tcPr>
            <w:tcW w:w="2272" w:type="dxa"/>
            <w:hideMark/>
          </w:tcPr>
          <w:p w14:paraId="52E60CB5" w14:textId="77777777" w:rsidR="00673FF0" w:rsidRPr="00833388" w:rsidRDefault="00673FF0" w:rsidP="00F85BA6">
            <w:pPr>
              <w:spacing w:line="276" w:lineRule="auto"/>
              <w:jc w:val="both"/>
              <w:rPr>
                <w:szCs w:val="26"/>
              </w:rPr>
            </w:pPr>
            <w:r w:rsidRPr="00833388">
              <w:rPr>
                <w:szCs w:val="26"/>
              </w:rPr>
              <w:t>created_at</w:t>
            </w:r>
          </w:p>
        </w:tc>
        <w:tc>
          <w:tcPr>
            <w:tcW w:w="2118" w:type="dxa"/>
            <w:hideMark/>
          </w:tcPr>
          <w:p w14:paraId="5E826D45" w14:textId="77777777" w:rsidR="00673FF0" w:rsidRPr="00833388" w:rsidRDefault="00673FF0" w:rsidP="00F85BA6">
            <w:pPr>
              <w:spacing w:line="276" w:lineRule="auto"/>
              <w:jc w:val="both"/>
              <w:rPr>
                <w:szCs w:val="26"/>
              </w:rPr>
            </w:pPr>
            <w:r w:rsidRPr="00833388">
              <w:rPr>
                <w:szCs w:val="26"/>
              </w:rPr>
              <w:t>TIMESTAMPTZ</w:t>
            </w:r>
          </w:p>
        </w:tc>
        <w:tc>
          <w:tcPr>
            <w:tcW w:w="1842" w:type="dxa"/>
            <w:hideMark/>
          </w:tcPr>
          <w:p w14:paraId="4CA6D106" w14:textId="77777777" w:rsidR="00673FF0" w:rsidRPr="00833388" w:rsidRDefault="00673FF0" w:rsidP="007C6C60">
            <w:pPr>
              <w:spacing w:line="276" w:lineRule="auto"/>
              <w:rPr>
                <w:szCs w:val="26"/>
              </w:rPr>
            </w:pPr>
            <w:r w:rsidRPr="00833388">
              <w:rPr>
                <w:szCs w:val="26"/>
              </w:rPr>
              <w:t>Mặc định thời gian hiện tại</w:t>
            </w:r>
          </w:p>
        </w:tc>
        <w:tc>
          <w:tcPr>
            <w:tcW w:w="2266" w:type="dxa"/>
            <w:hideMark/>
          </w:tcPr>
          <w:p w14:paraId="36ADAEAB" w14:textId="77777777" w:rsidR="00673FF0" w:rsidRPr="00833388" w:rsidRDefault="00673FF0" w:rsidP="007C6C60">
            <w:pPr>
              <w:spacing w:line="276" w:lineRule="auto"/>
              <w:rPr>
                <w:szCs w:val="26"/>
              </w:rPr>
            </w:pPr>
            <w:r w:rsidRPr="00833388">
              <w:rPr>
                <w:szCs w:val="26"/>
              </w:rPr>
              <w:t>Thời điểm cây được thêm vào hệ thống</w:t>
            </w:r>
          </w:p>
        </w:tc>
      </w:tr>
      <w:tr w:rsidR="00673FF0" w:rsidRPr="00833388" w14:paraId="12BE8123" w14:textId="77777777" w:rsidTr="00A31A8F">
        <w:tc>
          <w:tcPr>
            <w:tcW w:w="2272" w:type="dxa"/>
            <w:hideMark/>
          </w:tcPr>
          <w:p w14:paraId="26B63065" w14:textId="77777777" w:rsidR="00673FF0" w:rsidRPr="00833388" w:rsidRDefault="00673FF0" w:rsidP="00F85BA6">
            <w:pPr>
              <w:spacing w:line="276" w:lineRule="auto"/>
              <w:jc w:val="both"/>
              <w:rPr>
                <w:szCs w:val="26"/>
              </w:rPr>
            </w:pPr>
            <w:r w:rsidRPr="00833388">
              <w:rPr>
                <w:szCs w:val="26"/>
              </w:rPr>
              <w:t>updated_at</w:t>
            </w:r>
          </w:p>
        </w:tc>
        <w:tc>
          <w:tcPr>
            <w:tcW w:w="2118" w:type="dxa"/>
            <w:hideMark/>
          </w:tcPr>
          <w:p w14:paraId="366B6929" w14:textId="77777777" w:rsidR="00673FF0" w:rsidRPr="00833388" w:rsidRDefault="00673FF0" w:rsidP="00F85BA6">
            <w:pPr>
              <w:spacing w:line="276" w:lineRule="auto"/>
              <w:jc w:val="both"/>
              <w:rPr>
                <w:szCs w:val="26"/>
              </w:rPr>
            </w:pPr>
            <w:r w:rsidRPr="00833388">
              <w:rPr>
                <w:szCs w:val="26"/>
              </w:rPr>
              <w:t>TIMESTAMPTZ</w:t>
            </w:r>
          </w:p>
        </w:tc>
        <w:tc>
          <w:tcPr>
            <w:tcW w:w="1842" w:type="dxa"/>
            <w:hideMark/>
          </w:tcPr>
          <w:p w14:paraId="51AE14E6" w14:textId="77777777" w:rsidR="00673FF0" w:rsidRPr="00833388" w:rsidRDefault="00673FF0" w:rsidP="007C6C60">
            <w:pPr>
              <w:spacing w:line="276" w:lineRule="auto"/>
              <w:rPr>
                <w:szCs w:val="26"/>
              </w:rPr>
            </w:pPr>
            <w:r w:rsidRPr="00833388">
              <w:rPr>
                <w:szCs w:val="26"/>
              </w:rPr>
              <w:t>Mặc định thời gian hiện tại</w:t>
            </w:r>
          </w:p>
        </w:tc>
        <w:tc>
          <w:tcPr>
            <w:tcW w:w="2266" w:type="dxa"/>
            <w:hideMark/>
          </w:tcPr>
          <w:p w14:paraId="1E648E94" w14:textId="77777777" w:rsidR="00673FF0" w:rsidRPr="00833388" w:rsidRDefault="00673FF0" w:rsidP="007C6C60">
            <w:pPr>
              <w:spacing w:line="276" w:lineRule="auto"/>
              <w:rPr>
                <w:szCs w:val="26"/>
              </w:rPr>
            </w:pPr>
            <w:r w:rsidRPr="00833388">
              <w:rPr>
                <w:szCs w:val="26"/>
              </w:rPr>
              <w:t>Thời điểm thông tin cây được cập nhật gần nhất</w:t>
            </w:r>
          </w:p>
        </w:tc>
      </w:tr>
      <w:tr w:rsidR="00673FF0" w:rsidRPr="00833388" w14:paraId="3620610E" w14:textId="77777777" w:rsidTr="00A31A8F">
        <w:tc>
          <w:tcPr>
            <w:tcW w:w="2272" w:type="dxa"/>
            <w:hideMark/>
          </w:tcPr>
          <w:p w14:paraId="316CC620" w14:textId="77777777" w:rsidR="00673FF0" w:rsidRPr="00833388" w:rsidRDefault="00673FF0" w:rsidP="00F85BA6">
            <w:pPr>
              <w:spacing w:line="276" w:lineRule="auto"/>
              <w:jc w:val="both"/>
              <w:rPr>
                <w:szCs w:val="26"/>
              </w:rPr>
            </w:pPr>
            <w:r w:rsidRPr="00833388">
              <w:rPr>
                <w:szCs w:val="26"/>
              </w:rPr>
              <w:t>created_by</w:t>
            </w:r>
          </w:p>
        </w:tc>
        <w:tc>
          <w:tcPr>
            <w:tcW w:w="2118" w:type="dxa"/>
            <w:hideMark/>
          </w:tcPr>
          <w:p w14:paraId="34F98C1F" w14:textId="77777777" w:rsidR="00673FF0" w:rsidRPr="00833388" w:rsidRDefault="00673FF0" w:rsidP="00F85BA6">
            <w:pPr>
              <w:spacing w:line="276" w:lineRule="auto"/>
              <w:jc w:val="both"/>
              <w:rPr>
                <w:szCs w:val="26"/>
              </w:rPr>
            </w:pPr>
            <w:r w:rsidRPr="00833388">
              <w:rPr>
                <w:szCs w:val="26"/>
              </w:rPr>
              <w:t>UUID</w:t>
            </w:r>
          </w:p>
        </w:tc>
        <w:tc>
          <w:tcPr>
            <w:tcW w:w="1842" w:type="dxa"/>
            <w:hideMark/>
          </w:tcPr>
          <w:p w14:paraId="64815A93" w14:textId="77777777" w:rsidR="00673FF0" w:rsidRPr="00833388" w:rsidRDefault="00673FF0" w:rsidP="007C6C60">
            <w:pPr>
              <w:spacing w:line="276" w:lineRule="auto"/>
              <w:rPr>
                <w:szCs w:val="26"/>
              </w:rPr>
            </w:pPr>
            <w:r w:rsidRPr="00833388">
              <w:rPr>
                <w:szCs w:val="26"/>
              </w:rPr>
              <w:t>Khóa ngoại (FK) → profiles.id</w:t>
            </w:r>
          </w:p>
        </w:tc>
        <w:tc>
          <w:tcPr>
            <w:tcW w:w="2266" w:type="dxa"/>
            <w:hideMark/>
          </w:tcPr>
          <w:p w14:paraId="517CA706" w14:textId="77777777" w:rsidR="00673FF0" w:rsidRPr="00833388" w:rsidRDefault="00673FF0" w:rsidP="007C6C60">
            <w:pPr>
              <w:spacing w:line="276" w:lineRule="auto"/>
              <w:rPr>
                <w:szCs w:val="26"/>
              </w:rPr>
            </w:pPr>
            <w:r w:rsidRPr="00833388">
              <w:rPr>
                <w:szCs w:val="26"/>
              </w:rPr>
              <w:t>Người dùng sở hữu cây</w:t>
            </w:r>
          </w:p>
        </w:tc>
      </w:tr>
      <w:tr w:rsidR="00673FF0" w:rsidRPr="00833388" w14:paraId="2D3ED206" w14:textId="77777777" w:rsidTr="00A31A8F">
        <w:tc>
          <w:tcPr>
            <w:tcW w:w="2272" w:type="dxa"/>
            <w:hideMark/>
          </w:tcPr>
          <w:p w14:paraId="133821B1" w14:textId="77777777" w:rsidR="00673FF0" w:rsidRPr="00833388" w:rsidRDefault="00673FF0" w:rsidP="00F85BA6">
            <w:pPr>
              <w:spacing w:line="276" w:lineRule="auto"/>
              <w:jc w:val="both"/>
              <w:rPr>
                <w:szCs w:val="26"/>
              </w:rPr>
            </w:pPr>
            <w:r w:rsidRPr="00833388">
              <w:rPr>
                <w:szCs w:val="26"/>
              </w:rPr>
              <w:t>plant_key</w:t>
            </w:r>
          </w:p>
        </w:tc>
        <w:tc>
          <w:tcPr>
            <w:tcW w:w="2118" w:type="dxa"/>
            <w:hideMark/>
          </w:tcPr>
          <w:p w14:paraId="6B714157" w14:textId="77777777" w:rsidR="00673FF0" w:rsidRPr="00833388" w:rsidRDefault="00673FF0" w:rsidP="00F85BA6">
            <w:pPr>
              <w:spacing w:line="276" w:lineRule="auto"/>
              <w:jc w:val="both"/>
              <w:rPr>
                <w:szCs w:val="26"/>
              </w:rPr>
            </w:pPr>
            <w:r w:rsidRPr="00833388">
              <w:rPr>
                <w:szCs w:val="26"/>
              </w:rPr>
              <w:t>TEXT</w:t>
            </w:r>
          </w:p>
        </w:tc>
        <w:tc>
          <w:tcPr>
            <w:tcW w:w="1842" w:type="dxa"/>
            <w:hideMark/>
          </w:tcPr>
          <w:p w14:paraId="72E48FBA" w14:textId="77777777" w:rsidR="00673FF0" w:rsidRPr="00833388" w:rsidRDefault="00673FF0" w:rsidP="007C6C60">
            <w:pPr>
              <w:spacing w:line="276" w:lineRule="auto"/>
              <w:rPr>
                <w:szCs w:val="26"/>
              </w:rPr>
            </w:pPr>
            <w:r w:rsidRPr="00833388">
              <w:rPr>
                <w:szCs w:val="26"/>
              </w:rPr>
              <w:t>Khóa ngoại (FK) → plant_knowledge.plant_key</w:t>
            </w:r>
          </w:p>
        </w:tc>
        <w:tc>
          <w:tcPr>
            <w:tcW w:w="2266" w:type="dxa"/>
            <w:hideMark/>
          </w:tcPr>
          <w:p w14:paraId="456ACCC7" w14:textId="77777777" w:rsidR="00673FF0" w:rsidRPr="00833388" w:rsidRDefault="00673FF0" w:rsidP="007C6C60">
            <w:pPr>
              <w:spacing w:line="276" w:lineRule="auto"/>
              <w:rPr>
                <w:szCs w:val="26"/>
              </w:rPr>
            </w:pPr>
            <w:r w:rsidRPr="00833388">
              <w:rPr>
                <w:szCs w:val="26"/>
              </w:rPr>
              <w:t>Mã loại cây trong kho kiến thức</w:t>
            </w:r>
          </w:p>
        </w:tc>
      </w:tr>
      <w:tr w:rsidR="00673FF0" w:rsidRPr="00833388" w14:paraId="594AB421" w14:textId="77777777" w:rsidTr="00A31A8F">
        <w:tc>
          <w:tcPr>
            <w:tcW w:w="2272" w:type="dxa"/>
            <w:hideMark/>
          </w:tcPr>
          <w:p w14:paraId="5E0C00F3" w14:textId="77777777" w:rsidR="00673FF0" w:rsidRPr="00833388" w:rsidRDefault="00673FF0" w:rsidP="00F85BA6">
            <w:pPr>
              <w:spacing w:line="276" w:lineRule="auto"/>
              <w:jc w:val="both"/>
              <w:rPr>
                <w:szCs w:val="26"/>
              </w:rPr>
            </w:pPr>
            <w:r w:rsidRPr="00833388">
              <w:rPr>
                <w:szCs w:val="26"/>
              </w:rPr>
              <w:t>display_name</w:t>
            </w:r>
          </w:p>
        </w:tc>
        <w:tc>
          <w:tcPr>
            <w:tcW w:w="2118" w:type="dxa"/>
            <w:hideMark/>
          </w:tcPr>
          <w:p w14:paraId="0D8D6324" w14:textId="77777777" w:rsidR="00673FF0" w:rsidRPr="00833388" w:rsidRDefault="00673FF0" w:rsidP="00F85BA6">
            <w:pPr>
              <w:spacing w:line="276" w:lineRule="auto"/>
              <w:jc w:val="both"/>
              <w:rPr>
                <w:szCs w:val="26"/>
              </w:rPr>
            </w:pPr>
            <w:r w:rsidRPr="00833388">
              <w:rPr>
                <w:szCs w:val="26"/>
              </w:rPr>
              <w:t>TEXT</w:t>
            </w:r>
          </w:p>
        </w:tc>
        <w:tc>
          <w:tcPr>
            <w:tcW w:w="1842" w:type="dxa"/>
            <w:hideMark/>
          </w:tcPr>
          <w:p w14:paraId="04210F09" w14:textId="77777777" w:rsidR="00673FF0" w:rsidRPr="00833388" w:rsidRDefault="00673FF0" w:rsidP="007C6C60">
            <w:pPr>
              <w:spacing w:line="276" w:lineRule="auto"/>
              <w:rPr>
                <w:szCs w:val="26"/>
              </w:rPr>
            </w:pPr>
            <w:r w:rsidRPr="00833388">
              <w:rPr>
                <w:szCs w:val="26"/>
              </w:rPr>
              <w:t>Không được để trống</w:t>
            </w:r>
          </w:p>
        </w:tc>
        <w:tc>
          <w:tcPr>
            <w:tcW w:w="2266" w:type="dxa"/>
            <w:hideMark/>
          </w:tcPr>
          <w:p w14:paraId="034A6D2B" w14:textId="77777777" w:rsidR="00673FF0" w:rsidRPr="00833388" w:rsidRDefault="00673FF0" w:rsidP="007C6C60">
            <w:pPr>
              <w:spacing w:line="276" w:lineRule="auto"/>
              <w:rPr>
                <w:szCs w:val="26"/>
              </w:rPr>
            </w:pPr>
            <w:r w:rsidRPr="00833388">
              <w:rPr>
                <w:szCs w:val="26"/>
              </w:rPr>
              <w:t>Tên cây do người dùng đặt</w:t>
            </w:r>
          </w:p>
        </w:tc>
      </w:tr>
      <w:tr w:rsidR="00673FF0" w:rsidRPr="00833388" w14:paraId="5089B9D7" w14:textId="77777777" w:rsidTr="00A31A8F">
        <w:tc>
          <w:tcPr>
            <w:tcW w:w="2272" w:type="dxa"/>
            <w:hideMark/>
          </w:tcPr>
          <w:p w14:paraId="21ED47F5" w14:textId="77777777" w:rsidR="00673FF0" w:rsidRPr="00833388" w:rsidRDefault="00673FF0" w:rsidP="00F85BA6">
            <w:pPr>
              <w:spacing w:line="276" w:lineRule="auto"/>
              <w:jc w:val="both"/>
              <w:rPr>
                <w:szCs w:val="26"/>
              </w:rPr>
            </w:pPr>
            <w:r w:rsidRPr="00833388">
              <w:rPr>
                <w:szCs w:val="26"/>
              </w:rPr>
              <w:t>note</w:t>
            </w:r>
          </w:p>
        </w:tc>
        <w:tc>
          <w:tcPr>
            <w:tcW w:w="2118" w:type="dxa"/>
            <w:hideMark/>
          </w:tcPr>
          <w:p w14:paraId="26EE570D" w14:textId="77777777" w:rsidR="00673FF0" w:rsidRPr="00833388" w:rsidRDefault="00673FF0" w:rsidP="00F85BA6">
            <w:pPr>
              <w:spacing w:line="276" w:lineRule="auto"/>
              <w:jc w:val="both"/>
              <w:rPr>
                <w:szCs w:val="26"/>
              </w:rPr>
            </w:pPr>
            <w:r w:rsidRPr="00833388">
              <w:rPr>
                <w:szCs w:val="26"/>
              </w:rPr>
              <w:t>TEXT</w:t>
            </w:r>
          </w:p>
        </w:tc>
        <w:tc>
          <w:tcPr>
            <w:tcW w:w="1842" w:type="dxa"/>
            <w:hideMark/>
          </w:tcPr>
          <w:p w14:paraId="208E476B"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0D56A878" w14:textId="77777777" w:rsidR="00673FF0" w:rsidRPr="00833388" w:rsidRDefault="00673FF0" w:rsidP="007C6C60">
            <w:pPr>
              <w:spacing w:line="276" w:lineRule="auto"/>
              <w:rPr>
                <w:szCs w:val="26"/>
              </w:rPr>
            </w:pPr>
            <w:r w:rsidRPr="00833388">
              <w:rPr>
                <w:szCs w:val="26"/>
              </w:rPr>
              <w:t>Ghi chú riêng của người dùng</w:t>
            </w:r>
          </w:p>
        </w:tc>
      </w:tr>
      <w:tr w:rsidR="00673FF0" w:rsidRPr="00833388" w14:paraId="064F5436" w14:textId="77777777" w:rsidTr="00A31A8F">
        <w:tc>
          <w:tcPr>
            <w:tcW w:w="2272" w:type="dxa"/>
            <w:hideMark/>
          </w:tcPr>
          <w:p w14:paraId="4EAB5A6D" w14:textId="77777777" w:rsidR="00673FF0" w:rsidRPr="00833388" w:rsidRDefault="00673FF0" w:rsidP="00F85BA6">
            <w:pPr>
              <w:spacing w:line="276" w:lineRule="auto"/>
              <w:jc w:val="both"/>
              <w:rPr>
                <w:szCs w:val="26"/>
              </w:rPr>
            </w:pPr>
            <w:r w:rsidRPr="00833388">
              <w:rPr>
                <w:szCs w:val="26"/>
              </w:rPr>
              <w:t>watering_method</w:t>
            </w:r>
          </w:p>
        </w:tc>
        <w:tc>
          <w:tcPr>
            <w:tcW w:w="2118" w:type="dxa"/>
            <w:hideMark/>
          </w:tcPr>
          <w:p w14:paraId="1EB8E1F7" w14:textId="77777777" w:rsidR="00673FF0" w:rsidRPr="00833388" w:rsidRDefault="00673FF0" w:rsidP="00F85BA6">
            <w:pPr>
              <w:spacing w:line="276" w:lineRule="auto"/>
              <w:jc w:val="both"/>
              <w:rPr>
                <w:szCs w:val="26"/>
              </w:rPr>
            </w:pPr>
            <w:r w:rsidRPr="00833388">
              <w:rPr>
                <w:szCs w:val="26"/>
              </w:rPr>
              <w:t>TEXT</w:t>
            </w:r>
          </w:p>
        </w:tc>
        <w:tc>
          <w:tcPr>
            <w:tcW w:w="1842" w:type="dxa"/>
            <w:hideMark/>
          </w:tcPr>
          <w:p w14:paraId="35C17674"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59EA230B" w14:textId="77777777" w:rsidR="00673FF0" w:rsidRPr="00833388" w:rsidRDefault="00673FF0" w:rsidP="007C6C60">
            <w:pPr>
              <w:spacing w:line="276" w:lineRule="auto"/>
              <w:rPr>
                <w:szCs w:val="26"/>
              </w:rPr>
            </w:pPr>
            <w:r w:rsidRPr="00833388">
              <w:rPr>
                <w:szCs w:val="26"/>
              </w:rPr>
              <w:t>Phương pháp tưới nước cho cây</w:t>
            </w:r>
          </w:p>
        </w:tc>
      </w:tr>
      <w:tr w:rsidR="00673FF0" w:rsidRPr="00833388" w14:paraId="59015472" w14:textId="77777777" w:rsidTr="00A31A8F">
        <w:tc>
          <w:tcPr>
            <w:tcW w:w="2272" w:type="dxa"/>
            <w:hideMark/>
          </w:tcPr>
          <w:p w14:paraId="2C5E4EB8" w14:textId="77777777" w:rsidR="00673FF0" w:rsidRPr="00833388" w:rsidRDefault="00673FF0" w:rsidP="00F85BA6">
            <w:pPr>
              <w:spacing w:line="276" w:lineRule="auto"/>
              <w:jc w:val="both"/>
              <w:rPr>
                <w:szCs w:val="26"/>
              </w:rPr>
            </w:pPr>
            <w:r w:rsidRPr="00833388">
              <w:rPr>
                <w:szCs w:val="26"/>
              </w:rPr>
              <w:t>pot_diameter_cm</w:t>
            </w:r>
          </w:p>
        </w:tc>
        <w:tc>
          <w:tcPr>
            <w:tcW w:w="2118" w:type="dxa"/>
            <w:hideMark/>
          </w:tcPr>
          <w:p w14:paraId="38FEBE0A" w14:textId="77777777" w:rsidR="00673FF0" w:rsidRPr="00833388" w:rsidRDefault="00673FF0" w:rsidP="00F85BA6">
            <w:pPr>
              <w:spacing w:line="276" w:lineRule="auto"/>
              <w:jc w:val="both"/>
              <w:rPr>
                <w:szCs w:val="26"/>
              </w:rPr>
            </w:pPr>
            <w:r w:rsidRPr="00833388">
              <w:rPr>
                <w:szCs w:val="26"/>
              </w:rPr>
              <w:t>FLOAT8</w:t>
            </w:r>
          </w:p>
        </w:tc>
        <w:tc>
          <w:tcPr>
            <w:tcW w:w="1842" w:type="dxa"/>
            <w:hideMark/>
          </w:tcPr>
          <w:p w14:paraId="1FCD4D44"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2219F60F" w14:textId="77777777" w:rsidR="00673FF0" w:rsidRPr="00833388" w:rsidRDefault="00673FF0" w:rsidP="007C6C60">
            <w:pPr>
              <w:spacing w:line="276" w:lineRule="auto"/>
              <w:rPr>
                <w:szCs w:val="26"/>
              </w:rPr>
            </w:pPr>
            <w:r w:rsidRPr="00833388">
              <w:rPr>
                <w:szCs w:val="26"/>
              </w:rPr>
              <w:t>Đường kính chậu, tính bằng centimet</w:t>
            </w:r>
          </w:p>
        </w:tc>
      </w:tr>
      <w:tr w:rsidR="00673FF0" w:rsidRPr="00833388" w14:paraId="33E114E4" w14:textId="77777777" w:rsidTr="00A31A8F">
        <w:tc>
          <w:tcPr>
            <w:tcW w:w="2272" w:type="dxa"/>
            <w:hideMark/>
          </w:tcPr>
          <w:p w14:paraId="23117FB1" w14:textId="77777777" w:rsidR="00673FF0" w:rsidRPr="00833388" w:rsidRDefault="00673FF0" w:rsidP="00F85BA6">
            <w:pPr>
              <w:spacing w:line="276" w:lineRule="auto"/>
              <w:jc w:val="both"/>
              <w:rPr>
                <w:szCs w:val="26"/>
              </w:rPr>
            </w:pPr>
            <w:r w:rsidRPr="00833388">
              <w:rPr>
                <w:szCs w:val="26"/>
              </w:rPr>
              <w:lastRenderedPageBreak/>
              <w:t>plant_height_cm</w:t>
            </w:r>
          </w:p>
        </w:tc>
        <w:tc>
          <w:tcPr>
            <w:tcW w:w="2118" w:type="dxa"/>
            <w:hideMark/>
          </w:tcPr>
          <w:p w14:paraId="715C80D0" w14:textId="77777777" w:rsidR="00673FF0" w:rsidRPr="00833388" w:rsidRDefault="00673FF0" w:rsidP="00F85BA6">
            <w:pPr>
              <w:spacing w:line="276" w:lineRule="auto"/>
              <w:jc w:val="both"/>
              <w:rPr>
                <w:szCs w:val="26"/>
              </w:rPr>
            </w:pPr>
            <w:r w:rsidRPr="00833388">
              <w:rPr>
                <w:szCs w:val="26"/>
              </w:rPr>
              <w:t>FLOAT8</w:t>
            </w:r>
          </w:p>
        </w:tc>
        <w:tc>
          <w:tcPr>
            <w:tcW w:w="1842" w:type="dxa"/>
            <w:hideMark/>
          </w:tcPr>
          <w:p w14:paraId="04C6B1C3"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559E459A" w14:textId="77777777" w:rsidR="00673FF0" w:rsidRPr="00833388" w:rsidRDefault="00673FF0" w:rsidP="007C6C60">
            <w:pPr>
              <w:spacing w:line="276" w:lineRule="auto"/>
              <w:rPr>
                <w:szCs w:val="26"/>
              </w:rPr>
            </w:pPr>
            <w:r w:rsidRPr="00833388">
              <w:rPr>
                <w:szCs w:val="26"/>
              </w:rPr>
              <w:t>Chiều cao của cây, tính bằng centimet</w:t>
            </w:r>
          </w:p>
        </w:tc>
      </w:tr>
      <w:tr w:rsidR="00673FF0" w:rsidRPr="00833388" w14:paraId="43388A7D" w14:textId="77777777" w:rsidTr="00A31A8F">
        <w:tc>
          <w:tcPr>
            <w:tcW w:w="2272" w:type="dxa"/>
            <w:hideMark/>
          </w:tcPr>
          <w:p w14:paraId="5CEB308A" w14:textId="77777777" w:rsidR="00673FF0" w:rsidRPr="00833388" w:rsidRDefault="00673FF0" w:rsidP="00F85BA6">
            <w:pPr>
              <w:spacing w:line="276" w:lineRule="auto"/>
              <w:jc w:val="both"/>
              <w:rPr>
                <w:szCs w:val="26"/>
              </w:rPr>
            </w:pPr>
            <w:r w:rsidRPr="00833388">
              <w:rPr>
                <w:szCs w:val="26"/>
              </w:rPr>
              <w:t>water_ml</w:t>
            </w:r>
          </w:p>
        </w:tc>
        <w:tc>
          <w:tcPr>
            <w:tcW w:w="2118" w:type="dxa"/>
            <w:hideMark/>
          </w:tcPr>
          <w:p w14:paraId="45B20370" w14:textId="77777777" w:rsidR="00673FF0" w:rsidRPr="00833388" w:rsidRDefault="00673FF0" w:rsidP="00F85BA6">
            <w:pPr>
              <w:spacing w:line="276" w:lineRule="auto"/>
              <w:jc w:val="both"/>
              <w:rPr>
                <w:szCs w:val="26"/>
              </w:rPr>
            </w:pPr>
            <w:r w:rsidRPr="00833388">
              <w:rPr>
                <w:szCs w:val="26"/>
              </w:rPr>
              <w:t>FLOAT8</w:t>
            </w:r>
          </w:p>
        </w:tc>
        <w:tc>
          <w:tcPr>
            <w:tcW w:w="1842" w:type="dxa"/>
            <w:hideMark/>
          </w:tcPr>
          <w:p w14:paraId="593AA957"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3A7F5DA6" w14:textId="77777777" w:rsidR="00673FF0" w:rsidRPr="00833388" w:rsidRDefault="00673FF0" w:rsidP="007C6C60">
            <w:pPr>
              <w:spacing w:line="276" w:lineRule="auto"/>
              <w:rPr>
                <w:szCs w:val="26"/>
              </w:rPr>
            </w:pPr>
            <w:r w:rsidRPr="00833388">
              <w:rPr>
                <w:szCs w:val="26"/>
              </w:rPr>
              <w:t>Lượng nước đề xuất cho mỗi lần tưới</w:t>
            </w:r>
          </w:p>
        </w:tc>
      </w:tr>
      <w:tr w:rsidR="00673FF0" w:rsidRPr="00833388" w14:paraId="468E90FB" w14:textId="77777777" w:rsidTr="00A31A8F">
        <w:tc>
          <w:tcPr>
            <w:tcW w:w="2272" w:type="dxa"/>
            <w:hideMark/>
          </w:tcPr>
          <w:p w14:paraId="6B25A770" w14:textId="77777777" w:rsidR="00673FF0" w:rsidRPr="00833388" w:rsidRDefault="00673FF0" w:rsidP="00F85BA6">
            <w:pPr>
              <w:spacing w:line="276" w:lineRule="auto"/>
              <w:jc w:val="both"/>
              <w:rPr>
                <w:szCs w:val="26"/>
              </w:rPr>
            </w:pPr>
            <w:r w:rsidRPr="00833388">
              <w:rPr>
                <w:szCs w:val="26"/>
              </w:rPr>
              <w:t>cup_count</w:t>
            </w:r>
          </w:p>
        </w:tc>
        <w:tc>
          <w:tcPr>
            <w:tcW w:w="2118" w:type="dxa"/>
            <w:hideMark/>
          </w:tcPr>
          <w:p w14:paraId="1E955F36" w14:textId="77777777" w:rsidR="00673FF0" w:rsidRPr="00833388" w:rsidRDefault="00673FF0" w:rsidP="00F85BA6">
            <w:pPr>
              <w:spacing w:line="276" w:lineRule="auto"/>
              <w:jc w:val="both"/>
              <w:rPr>
                <w:szCs w:val="26"/>
              </w:rPr>
            </w:pPr>
            <w:r w:rsidRPr="00833388">
              <w:rPr>
                <w:szCs w:val="26"/>
              </w:rPr>
              <w:t>FLOAT8</w:t>
            </w:r>
          </w:p>
        </w:tc>
        <w:tc>
          <w:tcPr>
            <w:tcW w:w="1842" w:type="dxa"/>
            <w:hideMark/>
          </w:tcPr>
          <w:p w14:paraId="63726744"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36F094F0" w14:textId="77777777" w:rsidR="00673FF0" w:rsidRPr="00833388" w:rsidRDefault="00673FF0" w:rsidP="007C6C60">
            <w:pPr>
              <w:spacing w:line="276" w:lineRule="auto"/>
              <w:rPr>
                <w:szCs w:val="26"/>
              </w:rPr>
            </w:pPr>
            <w:r w:rsidRPr="00833388">
              <w:rPr>
                <w:szCs w:val="26"/>
              </w:rPr>
              <w:t>Lượng nước được quy đổi theo số cốc</w:t>
            </w:r>
          </w:p>
        </w:tc>
      </w:tr>
      <w:tr w:rsidR="00673FF0" w:rsidRPr="00833388" w14:paraId="30FCF38A" w14:textId="77777777" w:rsidTr="00A31A8F">
        <w:tc>
          <w:tcPr>
            <w:tcW w:w="2272" w:type="dxa"/>
            <w:hideMark/>
          </w:tcPr>
          <w:p w14:paraId="665CC632" w14:textId="77777777" w:rsidR="00673FF0" w:rsidRPr="00833388" w:rsidRDefault="00673FF0" w:rsidP="00F85BA6">
            <w:pPr>
              <w:spacing w:line="276" w:lineRule="auto"/>
              <w:jc w:val="both"/>
              <w:rPr>
                <w:szCs w:val="26"/>
              </w:rPr>
            </w:pPr>
            <w:r w:rsidRPr="00833388">
              <w:rPr>
                <w:szCs w:val="26"/>
              </w:rPr>
              <w:t>temperature_min_c</w:t>
            </w:r>
          </w:p>
        </w:tc>
        <w:tc>
          <w:tcPr>
            <w:tcW w:w="2118" w:type="dxa"/>
            <w:hideMark/>
          </w:tcPr>
          <w:p w14:paraId="102C6447" w14:textId="77777777" w:rsidR="00673FF0" w:rsidRPr="00833388" w:rsidRDefault="00673FF0" w:rsidP="00F85BA6">
            <w:pPr>
              <w:spacing w:line="276" w:lineRule="auto"/>
              <w:jc w:val="both"/>
              <w:rPr>
                <w:szCs w:val="26"/>
              </w:rPr>
            </w:pPr>
            <w:r w:rsidRPr="00833388">
              <w:rPr>
                <w:szCs w:val="26"/>
              </w:rPr>
              <w:t>FLOAT8</w:t>
            </w:r>
          </w:p>
        </w:tc>
        <w:tc>
          <w:tcPr>
            <w:tcW w:w="1842" w:type="dxa"/>
            <w:hideMark/>
          </w:tcPr>
          <w:p w14:paraId="120FB1CA"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7F245C7C" w14:textId="77777777" w:rsidR="00673FF0" w:rsidRPr="00833388" w:rsidRDefault="00673FF0" w:rsidP="007C6C60">
            <w:pPr>
              <w:spacing w:line="276" w:lineRule="auto"/>
              <w:rPr>
                <w:szCs w:val="26"/>
              </w:rPr>
            </w:pPr>
            <w:r w:rsidRPr="00833388">
              <w:rPr>
                <w:szCs w:val="26"/>
              </w:rPr>
              <w:t>Nhiệt độ tối thiểu phù hợp với cây</w:t>
            </w:r>
          </w:p>
        </w:tc>
      </w:tr>
      <w:tr w:rsidR="00673FF0" w:rsidRPr="00833388" w14:paraId="5CEA293F" w14:textId="77777777" w:rsidTr="00A31A8F">
        <w:tc>
          <w:tcPr>
            <w:tcW w:w="2272" w:type="dxa"/>
            <w:hideMark/>
          </w:tcPr>
          <w:p w14:paraId="7317BD96" w14:textId="77777777" w:rsidR="00673FF0" w:rsidRPr="00833388" w:rsidRDefault="00673FF0" w:rsidP="00F85BA6">
            <w:pPr>
              <w:spacing w:line="276" w:lineRule="auto"/>
              <w:jc w:val="both"/>
              <w:rPr>
                <w:szCs w:val="26"/>
              </w:rPr>
            </w:pPr>
            <w:r w:rsidRPr="00833388">
              <w:rPr>
                <w:szCs w:val="26"/>
              </w:rPr>
              <w:t>temperature_max_c</w:t>
            </w:r>
          </w:p>
        </w:tc>
        <w:tc>
          <w:tcPr>
            <w:tcW w:w="2118" w:type="dxa"/>
            <w:hideMark/>
          </w:tcPr>
          <w:p w14:paraId="70D11621" w14:textId="77777777" w:rsidR="00673FF0" w:rsidRPr="00833388" w:rsidRDefault="00673FF0" w:rsidP="00F85BA6">
            <w:pPr>
              <w:spacing w:line="276" w:lineRule="auto"/>
              <w:jc w:val="both"/>
              <w:rPr>
                <w:szCs w:val="26"/>
              </w:rPr>
            </w:pPr>
            <w:r w:rsidRPr="00833388">
              <w:rPr>
                <w:szCs w:val="26"/>
              </w:rPr>
              <w:t>FLOAT8</w:t>
            </w:r>
          </w:p>
        </w:tc>
        <w:tc>
          <w:tcPr>
            <w:tcW w:w="1842" w:type="dxa"/>
            <w:hideMark/>
          </w:tcPr>
          <w:p w14:paraId="204AECBF"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75691F7E" w14:textId="77777777" w:rsidR="00673FF0" w:rsidRPr="00833388" w:rsidRDefault="00673FF0" w:rsidP="007C6C60">
            <w:pPr>
              <w:spacing w:line="276" w:lineRule="auto"/>
              <w:rPr>
                <w:szCs w:val="26"/>
              </w:rPr>
            </w:pPr>
            <w:r w:rsidRPr="00833388">
              <w:rPr>
                <w:szCs w:val="26"/>
              </w:rPr>
              <w:t>Nhiệt độ tối đa phù hợp với cây</w:t>
            </w:r>
          </w:p>
        </w:tc>
      </w:tr>
      <w:tr w:rsidR="00673FF0" w:rsidRPr="00833388" w14:paraId="0FF8AE1F" w14:textId="77777777" w:rsidTr="00A31A8F">
        <w:tc>
          <w:tcPr>
            <w:tcW w:w="2272" w:type="dxa"/>
            <w:hideMark/>
          </w:tcPr>
          <w:p w14:paraId="1E3D351F" w14:textId="77777777" w:rsidR="00673FF0" w:rsidRPr="00833388" w:rsidRDefault="00673FF0" w:rsidP="00F85BA6">
            <w:pPr>
              <w:spacing w:line="276" w:lineRule="auto"/>
              <w:jc w:val="both"/>
              <w:rPr>
                <w:szCs w:val="26"/>
              </w:rPr>
            </w:pPr>
            <w:r w:rsidRPr="00833388">
              <w:rPr>
                <w:szCs w:val="26"/>
              </w:rPr>
              <w:t>sunlight</w:t>
            </w:r>
          </w:p>
        </w:tc>
        <w:tc>
          <w:tcPr>
            <w:tcW w:w="2118" w:type="dxa"/>
            <w:hideMark/>
          </w:tcPr>
          <w:p w14:paraId="2D2BBAEF" w14:textId="77777777" w:rsidR="00673FF0" w:rsidRPr="00833388" w:rsidRDefault="00673FF0" w:rsidP="00F85BA6">
            <w:pPr>
              <w:spacing w:line="276" w:lineRule="auto"/>
              <w:jc w:val="both"/>
              <w:rPr>
                <w:szCs w:val="26"/>
              </w:rPr>
            </w:pPr>
            <w:r w:rsidRPr="00833388">
              <w:rPr>
                <w:szCs w:val="26"/>
              </w:rPr>
              <w:t>TEXT</w:t>
            </w:r>
          </w:p>
        </w:tc>
        <w:tc>
          <w:tcPr>
            <w:tcW w:w="1842" w:type="dxa"/>
            <w:hideMark/>
          </w:tcPr>
          <w:p w14:paraId="01AF200B" w14:textId="77777777" w:rsidR="00673FF0" w:rsidRPr="00833388" w:rsidRDefault="00673FF0" w:rsidP="007C6C60">
            <w:pPr>
              <w:spacing w:line="276" w:lineRule="auto"/>
              <w:rPr>
                <w:szCs w:val="26"/>
              </w:rPr>
            </w:pPr>
            <w:r w:rsidRPr="00833388">
              <w:rPr>
                <w:szCs w:val="26"/>
              </w:rPr>
              <w:t>Có thể để trống</w:t>
            </w:r>
          </w:p>
        </w:tc>
        <w:tc>
          <w:tcPr>
            <w:tcW w:w="2266" w:type="dxa"/>
            <w:hideMark/>
          </w:tcPr>
          <w:p w14:paraId="366D08D5" w14:textId="77777777" w:rsidR="00673FF0" w:rsidRPr="00833388" w:rsidRDefault="00673FF0" w:rsidP="007C6C60">
            <w:pPr>
              <w:spacing w:line="276" w:lineRule="auto"/>
              <w:rPr>
                <w:szCs w:val="26"/>
              </w:rPr>
            </w:pPr>
            <w:r w:rsidRPr="00833388">
              <w:rPr>
                <w:szCs w:val="26"/>
              </w:rPr>
              <w:t>Điều kiện ánh sáng phù hợp với cây</w:t>
            </w:r>
          </w:p>
        </w:tc>
      </w:tr>
    </w:tbl>
    <w:p w14:paraId="0646C7D1" w14:textId="15551D2F" w:rsidR="007C6C60" w:rsidRDefault="007C6C60" w:rsidP="007C6C60">
      <w:pPr>
        <w:pStyle w:val="NormalWeb"/>
        <w:spacing w:before="0" w:beforeAutospacing="0" w:after="0" w:afterAutospacing="0" w:line="276" w:lineRule="auto"/>
        <w:jc w:val="center"/>
        <w:rPr>
          <w:b/>
          <w:bCs/>
          <w:sz w:val="26"/>
          <w:szCs w:val="26"/>
        </w:rPr>
      </w:pPr>
      <w:bookmarkStart w:id="179" w:name="_Toc232541227"/>
      <w:r w:rsidRPr="007C6C60">
        <w:rPr>
          <w:b/>
          <w:bCs/>
        </w:rPr>
        <w:t xml:space="preserve">Bảng </w:t>
      </w:r>
      <w:r w:rsidR="00982DA6">
        <w:rPr>
          <w:b/>
          <w:bCs/>
        </w:rPr>
        <w:fldChar w:fldCharType="begin"/>
      </w:r>
      <w:r w:rsidR="00982DA6">
        <w:rPr>
          <w:b/>
          <w:bCs/>
        </w:rPr>
        <w:instrText xml:space="preserve"> STYLEREF 1 \s </w:instrText>
      </w:r>
      <w:r w:rsidR="00982DA6">
        <w:rPr>
          <w:b/>
          <w:bCs/>
        </w:rPr>
        <w:fldChar w:fldCharType="separate"/>
      </w:r>
      <w:r w:rsidR="00982DA6">
        <w:rPr>
          <w:b/>
          <w:bCs/>
          <w:noProof/>
        </w:rPr>
        <w:t>2</w:t>
      </w:r>
      <w:r w:rsidR="00982DA6">
        <w:rPr>
          <w:b/>
          <w:bCs/>
        </w:rPr>
        <w:fldChar w:fldCharType="end"/>
      </w:r>
      <w:r w:rsidR="00982DA6">
        <w:rPr>
          <w:b/>
          <w:bCs/>
        </w:rPr>
        <w:t>.</w:t>
      </w:r>
      <w:r w:rsidR="00982DA6">
        <w:rPr>
          <w:b/>
          <w:bCs/>
        </w:rPr>
        <w:fldChar w:fldCharType="begin"/>
      </w:r>
      <w:r w:rsidR="00982DA6">
        <w:rPr>
          <w:b/>
          <w:bCs/>
        </w:rPr>
        <w:instrText xml:space="preserve"> SEQ Bảng \* ARABIC \s 1 </w:instrText>
      </w:r>
      <w:r w:rsidR="00982DA6">
        <w:rPr>
          <w:b/>
          <w:bCs/>
        </w:rPr>
        <w:fldChar w:fldCharType="separate"/>
      </w:r>
      <w:r w:rsidR="00982DA6">
        <w:rPr>
          <w:b/>
          <w:bCs/>
          <w:noProof/>
        </w:rPr>
        <w:t>31</w:t>
      </w:r>
      <w:r w:rsidR="00982DA6">
        <w:rPr>
          <w:b/>
          <w:bCs/>
        </w:rPr>
        <w:fldChar w:fldCharType="end"/>
      </w:r>
      <w:r w:rsidRPr="007C6C60">
        <w:rPr>
          <w:b/>
          <w:bCs/>
          <w:sz w:val="26"/>
          <w:szCs w:val="26"/>
        </w:rPr>
        <w:t xml:space="preserve"> Bảng User_Plants</w:t>
      </w:r>
      <w:bookmarkEnd w:id="179"/>
    </w:p>
    <w:p w14:paraId="0D27FD2D" w14:textId="5228501C" w:rsidR="00BD7A73" w:rsidRDefault="00BD7A73">
      <w:pPr>
        <w:spacing w:after="160" w:line="278" w:lineRule="auto"/>
        <w:rPr>
          <w:b/>
          <w:bCs/>
          <w:szCs w:val="26"/>
          <w:lang w:eastAsia="ja-JP"/>
        </w:rPr>
      </w:pPr>
      <w:r>
        <w:rPr>
          <w:b/>
          <w:bCs/>
          <w:szCs w:val="26"/>
        </w:rPr>
        <w:br w:type="page"/>
      </w:r>
    </w:p>
    <w:p w14:paraId="7B7E54D3" w14:textId="5430D9ED" w:rsidR="00673FF0" w:rsidRDefault="00673FF0" w:rsidP="00A31A8F">
      <w:pPr>
        <w:pStyle w:val="NormalWeb"/>
        <w:spacing w:before="0" w:beforeAutospacing="0" w:after="0" w:afterAutospacing="0" w:line="276" w:lineRule="auto"/>
        <w:jc w:val="both"/>
        <w:rPr>
          <w:sz w:val="26"/>
          <w:szCs w:val="26"/>
        </w:rPr>
      </w:pPr>
      <w:r w:rsidRPr="00833388">
        <w:rPr>
          <w:sz w:val="26"/>
          <w:szCs w:val="26"/>
        </w:rPr>
        <w:lastRenderedPageBreak/>
        <w:t>Bảng 12: Care_Plans (Kế hoạch chăm sóc cây)</w:t>
      </w:r>
    </w:p>
    <w:tbl>
      <w:tblPr>
        <w:tblStyle w:val="TableGrid"/>
        <w:tblW w:w="8496" w:type="dxa"/>
        <w:tblInd w:w="0" w:type="dxa"/>
        <w:tblLook w:val="04A0" w:firstRow="1" w:lastRow="0" w:firstColumn="1" w:lastColumn="0" w:noHBand="0" w:noVBand="1"/>
      </w:tblPr>
      <w:tblGrid>
        <w:gridCol w:w="2123"/>
        <w:gridCol w:w="2036"/>
        <w:gridCol w:w="1932"/>
        <w:gridCol w:w="2405"/>
      </w:tblGrid>
      <w:tr w:rsidR="00A31A8F" w14:paraId="65F9314F" w14:textId="2743CDBF" w:rsidTr="000A7DA8">
        <w:tc>
          <w:tcPr>
            <w:tcW w:w="2123" w:type="dxa"/>
          </w:tcPr>
          <w:p w14:paraId="54F1D522" w14:textId="7B8E2638" w:rsidR="00A31A8F" w:rsidRDefault="00A31A8F" w:rsidP="00A31A8F">
            <w:pPr>
              <w:pStyle w:val="NormalWeb"/>
              <w:spacing w:before="0" w:beforeAutospacing="0" w:after="0" w:afterAutospacing="0" w:line="276" w:lineRule="auto"/>
              <w:jc w:val="both"/>
              <w:rPr>
                <w:sz w:val="26"/>
                <w:szCs w:val="26"/>
              </w:rPr>
            </w:pPr>
            <w:r w:rsidRPr="00833388">
              <w:rPr>
                <w:b/>
                <w:bCs/>
                <w:sz w:val="26"/>
                <w:szCs w:val="26"/>
              </w:rPr>
              <w:t>Tên cột</w:t>
            </w:r>
          </w:p>
        </w:tc>
        <w:tc>
          <w:tcPr>
            <w:tcW w:w="2036" w:type="dxa"/>
          </w:tcPr>
          <w:p w14:paraId="26CB0A50" w14:textId="513B182F" w:rsidR="00A31A8F" w:rsidRDefault="00A31A8F" w:rsidP="00A31A8F">
            <w:pPr>
              <w:pStyle w:val="NormalWeb"/>
              <w:spacing w:before="0" w:beforeAutospacing="0" w:after="0" w:afterAutospacing="0" w:line="276" w:lineRule="auto"/>
              <w:jc w:val="both"/>
              <w:rPr>
                <w:sz w:val="26"/>
                <w:szCs w:val="26"/>
              </w:rPr>
            </w:pPr>
            <w:r w:rsidRPr="00833388">
              <w:rPr>
                <w:b/>
                <w:bCs/>
                <w:sz w:val="26"/>
                <w:szCs w:val="26"/>
              </w:rPr>
              <w:t>Kiểu dữ liệu</w:t>
            </w:r>
          </w:p>
        </w:tc>
        <w:tc>
          <w:tcPr>
            <w:tcW w:w="1932" w:type="dxa"/>
          </w:tcPr>
          <w:p w14:paraId="6C2721B9" w14:textId="7AA5CEA7" w:rsidR="00A31A8F" w:rsidRPr="00833388" w:rsidRDefault="00A31A8F" w:rsidP="00A31A8F">
            <w:pPr>
              <w:pStyle w:val="NormalWeb"/>
              <w:spacing w:before="0" w:beforeAutospacing="0" w:after="0" w:afterAutospacing="0" w:line="276" w:lineRule="auto"/>
              <w:jc w:val="both"/>
              <w:rPr>
                <w:b/>
                <w:bCs/>
                <w:sz w:val="26"/>
                <w:szCs w:val="26"/>
              </w:rPr>
            </w:pPr>
            <w:r w:rsidRPr="00833388">
              <w:rPr>
                <w:b/>
                <w:bCs/>
                <w:sz w:val="26"/>
                <w:szCs w:val="26"/>
              </w:rPr>
              <w:t>Ràng buộc</w:t>
            </w:r>
          </w:p>
        </w:tc>
        <w:tc>
          <w:tcPr>
            <w:tcW w:w="2405" w:type="dxa"/>
          </w:tcPr>
          <w:p w14:paraId="6F38D47A" w14:textId="30FC4A36" w:rsidR="00A31A8F" w:rsidRPr="00833388" w:rsidRDefault="00A31A8F" w:rsidP="00A31A8F">
            <w:pPr>
              <w:pStyle w:val="NormalWeb"/>
              <w:spacing w:before="0" w:beforeAutospacing="0" w:after="0" w:afterAutospacing="0" w:line="276" w:lineRule="auto"/>
              <w:jc w:val="both"/>
              <w:rPr>
                <w:b/>
                <w:bCs/>
                <w:sz w:val="26"/>
                <w:szCs w:val="26"/>
              </w:rPr>
            </w:pPr>
            <w:r w:rsidRPr="00833388">
              <w:rPr>
                <w:b/>
                <w:bCs/>
                <w:sz w:val="26"/>
                <w:szCs w:val="26"/>
              </w:rPr>
              <w:t>Mô tả</w:t>
            </w:r>
          </w:p>
        </w:tc>
      </w:tr>
      <w:tr w:rsidR="00A31A8F" w:rsidRPr="00A31A8F" w14:paraId="1E8305D5" w14:textId="723C4015" w:rsidTr="000A7DA8">
        <w:tc>
          <w:tcPr>
            <w:tcW w:w="2123" w:type="dxa"/>
          </w:tcPr>
          <w:p w14:paraId="406FDE71" w14:textId="175D3206" w:rsidR="00A31A8F" w:rsidRDefault="00A31A8F" w:rsidP="00A31A8F">
            <w:pPr>
              <w:pStyle w:val="NormalWeb"/>
              <w:spacing w:before="0" w:beforeAutospacing="0" w:after="0" w:afterAutospacing="0" w:line="276" w:lineRule="auto"/>
              <w:jc w:val="both"/>
              <w:rPr>
                <w:sz w:val="26"/>
                <w:szCs w:val="26"/>
              </w:rPr>
            </w:pPr>
            <w:r w:rsidRPr="00833388">
              <w:rPr>
                <w:sz w:val="26"/>
                <w:szCs w:val="26"/>
              </w:rPr>
              <w:t>id</w:t>
            </w:r>
          </w:p>
        </w:tc>
        <w:tc>
          <w:tcPr>
            <w:tcW w:w="2036" w:type="dxa"/>
          </w:tcPr>
          <w:p w14:paraId="23E58A6E" w14:textId="631BB3D7" w:rsidR="00A31A8F" w:rsidRDefault="00A31A8F" w:rsidP="00A31A8F">
            <w:pPr>
              <w:pStyle w:val="NormalWeb"/>
              <w:spacing w:before="0" w:beforeAutospacing="0" w:after="0" w:afterAutospacing="0" w:line="276" w:lineRule="auto"/>
              <w:jc w:val="both"/>
              <w:rPr>
                <w:sz w:val="26"/>
                <w:szCs w:val="26"/>
              </w:rPr>
            </w:pPr>
            <w:r w:rsidRPr="00833388">
              <w:rPr>
                <w:sz w:val="26"/>
                <w:szCs w:val="26"/>
              </w:rPr>
              <w:t>UUID</w:t>
            </w:r>
          </w:p>
        </w:tc>
        <w:tc>
          <w:tcPr>
            <w:tcW w:w="1932" w:type="dxa"/>
          </w:tcPr>
          <w:p w14:paraId="704E7914" w14:textId="45F5C87D"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Khóa chính (PK)</w:t>
            </w:r>
          </w:p>
        </w:tc>
        <w:tc>
          <w:tcPr>
            <w:tcW w:w="2405" w:type="dxa"/>
          </w:tcPr>
          <w:p w14:paraId="0C7357E6" w14:textId="59B7CB36"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Mã định danh của kế hoạch chăm sóc</w:t>
            </w:r>
          </w:p>
        </w:tc>
      </w:tr>
      <w:tr w:rsidR="00A31A8F" w:rsidRPr="00A31A8F" w14:paraId="5C72CA32" w14:textId="3FFFC62E" w:rsidTr="000A7DA8">
        <w:tc>
          <w:tcPr>
            <w:tcW w:w="2123" w:type="dxa"/>
          </w:tcPr>
          <w:p w14:paraId="2F104DA9" w14:textId="6D54D76F" w:rsidR="00A31A8F" w:rsidRDefault="00A31A8F" w:rsidP="00A31A8F">
            <w:pPr>
              <w:pStyle w:val="NormalWeb"/>
              <w:spacing w:before="0" w:beforeAutospacing="0" w:after="0" w:afterAutospacing="0" w:line="276" w:lineRule="auto"/>
              <w:jc w:val="both"/>
              <w:rPr>
                <w:sz w:val="26"/>
                <w:szCs w:val="26"/>
              </w:rPr>
            </w:pPr>
            <w:r w:rsidRPr="00833388">
              <w:rPr>
                <w:sz w:val="26"/>
                <w:szCs w:val="26"/>
              </w:rPr>
              <w:t>created_at</w:t>
            </w:r>
          </w:p>
        </w:tc>
        <w:tc>
          <w:tcPr>
            <w:tcW w:w="2036" w:type="dxa"/>
          </w:tcPr>
          <w:p w14:paraId="238379BF" w14:textId="38CF271B" w:rsidR="00A31A8F" w:rsidRDefault="00A31A8F" w:rsidP="00A31A8F">
            <w:pPr>
              <w:pStyle w:val="NormalWeb"/>
              <w:spacing w:before="0" w:beforeAutospacing="0" w:after="0" w:afterAutospacing="0" w:line="276" w:lineRule="auto"/>
              <w:jc w:val="both"/>
              <w:rPr>
                <w:sz w:val="26"/>
                <w:szCs w:val="26"/>
              </w:rPr>
            </w:pPr>
            <w:r w:rsidRPr="00833388">
              <w:rPr>
                <w:sz w:val="26"/>
                <w:szCs w:val="26"/>
              </w:rPr>
              <w:t>TIMESTAMPTZ</w:t>
            </w:r>
          </w:p>
        </w:tc>
        <w:tc>
          <w:tcPr>
            <w:tcW w:w="1932" w:type="dxa"/>
          </w:tcPr>
          <w:p w14:paraId="347548DC" w14:textId="01194BF0"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Mặc định thời gian hiện tại</w:t>
            </w:r>
          </w:p>
        </w:tc>
        <w:tc>
          <w:tcPr>
            <w:tcW w:w="2405" w:type="dxa"/>
          </w:tcPr>
          <w:p w14:paraId="5262B252" w14:textId="7AFBCF66"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Thời điểm kế hoạch được tạo</w:t>
            </w:r>
          </w:p>
        </w:tc>
      </w:tr>
      <w:tr w:rsidR="00A31A8F" w:rsidRPr="00A31A8F" w14:paraId="02B4695E" w14:textId="2F5FC4F0" w:rsidTr="000A7DA8">
        <w:tc>
          <w:tcPr>
            <w:tcW w:w="2123" w:type="dxa"/>
          </w:tcPr>
          <w:p w14:paraId="0FACBB7A" w14:textId="6AD9B38F" w:rsidR="00A31A8F" w:rsidRDefault="00A31A8F" w:rsidP="00A31A8F">
            <w:pPr>
              <w:pStyle w:val="NormalWeb"/>
              <w:spacing w:before="0" w:beforeAutospacing="0" w:after="0" w:afterAutospacing="0" w:line="276" w:lineRule="auto"/>
              <w:jc w:val="both"/>
              <w:rPr>
                <w:sz w:val="26"/>
                <w:szCs w:val="26"/>
              </w:rPr>
            </w:pPr>
            <w:r w:rsidRPr="00833388">
              <w:rPr>
                <w:sz w:val="26"/>
                <w:szCs w:val="26"/>
              </w:rPr>
              <w:t>updated_at</w:t>
            </w:r>
          </w:p>
        </w:tc>
        <w:tc>
          <w:tcPr>
            <w:tcW w:w="2036" w:type="dxa"/>
          </w:tcPr>
          <w:p w14:paraId="3AC3D667" w14:textId="7E1C1524" w:rsidR="00A31A8F" w:rsidRDefault="00A31A8F" w:rsidP="00A31A8F">
            <w:pPr>
              <w:pStyle w:val="NormalWeb"/>
              <w:spacing w:before="0" w:beforeAutospacing="0" w:after="0" w:afterAutospacing="0" w:line="276" w:lineRule="auto"/>
              <w:jc w:val="both"/>
              <w:rPr>
                <w:sz w:val="26"/>
                <w:szCs w:val="26"/>
              </w:rPr>
            </w:pPr>
            <w:r w:rsidRPr="00833388">
              <w:rPr>
                <w:sz w:val="26"/>
                <w:szCs w:val="26"/>
              </w:rPr>
              <w:t>TIMESTAMPTZ</w:t>
            </w:r>
          </w:p>
        </w:tc>
        <w:tc>
          <w:tcPr>
            <w:tcW w:w="1932" w:type="dxa"/>
          </w:tcPr>
          <w:p w14:paraId="461B1F20" w14:textId="4282F893"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Mặc định thời gian hiện tại</w:t>
            </w:r>
          </w:p>
        </w:tc>
        <w:tc>
          <w:tcPr>
            <w:tcW w:w="2405" w:type="dxa"/>
          </w:tcPr>
          <w:p w14:paraId="0812FA2A" w14:textId="295074C4"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Thời điểm kế hoạch được cập nhật gần nhất</w:t>
            </w:r>
          </w:p>
        </w:tc>
      </w:tr>
      <w:tr w:rsidR="00A31A8F" w:rsidRPr="00A31A8F" w14:paraId="22C473C8" w14:textId="5B13E1F7" w:rsidTr="000A7DA8">
        <w:tc>
          <w:tcPr>
            <w:tcW w:w="2123" w:type="dxa"/>
          </w:tcPr>
          <w:p w14:paraId="67D82BBA" w14:textId="3CCA6711" w:rsidR="00A31A8F" w:rsidRDefault="00A31A8F" w:rsidP="00A31A8F">
            <w:pPr>
              <w:pStyle w:val="NormalWeb"/>
              <w:spacing w:before="0" w:beforeAutospacing="0" w:after="0" w:afterAutospacing="0" w:line="276" w:lineRule="auto"/>
              <w:jc w:val="both"/>
              <w:rPr>
                <w:sz w:val="26"/>
                <w:szCs w:val="26"/>
              </w:rPr>
            </w:pPr>
            <w:r w:rsidRPr="00833388">
              <w:rPr>
                <w:sz w:val="26"/>
                <w:szCs w:val="26"/>
              </w:rPr>
              <w:t>created_by</w:t>
            </w:r>
          </w:p>
        </w:tc>
        <w:tc>
          <w:tcPr>
            <w:tcW w:w="2036" w:type="dxa"/>
          </w:tcPr>
          <w:p w14:paraId="5E3AF178" w14:textId="1663FA38" w:rsidR="00A31A8F" w:rsidRDefault="00A31A8F" w:rsidP="00A31A8F">
            <w:pPr>
              <w:pStyle w:val="NormalWeb"/>
              <w:spacing w:before="0" w:beforeAutospacing="0" w:after="0" w:afterAutospacing="0" w:line="276" w:lineRule="auto"/>
              <w:jc w:val="both"/>
              <w:rPr>
                <w:sz w:val="26"/>
                <w:szCs w:val="26"/>
              </w:rPr>
            </w:pPr>
            <w:r w:rsidRPr="00833388">
              <w:rPr>
                <w:sz w:val="26"/>
                <w:szCs w:val="26"/>
              </w:rPr>
              <w:t>UUID</w:t>
            </w:r>
          </w:p>
        </w:tc>
        <w:tc>
          <w:tcPr>
            <w:tcW w:w="1932" w:type="dxa"/>
          </w:tcPr>
          <w:p w14:paraId="3F486504" w14:textId="3586F6B2"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Khóa ngoại (FK) → profiles.id</w:t>
            </w:r>
          </w:p>
        </w:tc>
        <w:tc>
          <w:tcPr>
            <w:tcW w:w="2405" w:type="dxa"/>
          </w:tcPr>
          <w:p w14:paraId="24D0B03A" w14:textId="0E9C4EA9"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Người dùng sở hữu kế hoạch chăm sóc</w:t>
            </w:r>
          </w:p>
        </w:tc>
      </w:tr>
      <w:tr w:rsidR="00A31A8F" w:rsidRPr="00A31A8F" w14:paraId="5DE37221" w14:textId="75055F55" w:rsidTr="000A7DA8">
        <w:tc>
          <w:tcPr>
            <w:tcW w:w="2123" w:type="dxa"/>
          </w:tcPr>
          <w:p w14:paraId="3F2EC842" w14:textId="3BE0C33B" w:rsidR="00A31A8F" w:rsidRDefault="00A31A8F" w:rsidP="00A31A8F">
            <w:pPr>
              <w:pStyle w:val="NormalWeb"/>
              <w:spacing w:before="0" w:beforeAutospacing="0" w:after="0" w:afterAutospacing="0" w:line="276" w:lineRule="auto"/>
              <w:jc w:val="both"/>
              <w:rPr>
                <w:sz w:val="26"/>
                <w:szCs w:val="26"/>
              </w:rPr>
            </w:pPr>
            <w:r w:rsidRPr="00833388">
              <w:rPr>
                <w:sz w:val="26"/>
                <w:szCs w:val="26"/>
              </w:rPr>
              <w:t>user_plant_id</w:t>
            </w:r>
          </w:p>
        </w:tc>
        <w:tc>
          <w:tcPr>
            <w:tcW w:w="2036" w:type="dxa"/>
          </w:tcPr>
          <w:p w14:paraId="659A7BD2" w14:textId="1482FECD" w:rsidR="00A31A8F" w:rsidRDefault="00A31A8F" w:rsidP="00A31A8F">
            <w:pPr>
              <w:pStyle w:val="NormalWeb"/>
              <w:spacing w:before="0" w:beforeAutospacing="0" w:after="0" w:afterAutospacing="0" w:line="276" w:lineRule="auto"/>
              <w:jc w:val="both"/>
              <w:rPr>
                <w:sz w:val="26"/>
                <w:szCs w:val="26"/>
              </w:rPr>
            </w:pPr>
            <w:r w:rsidRPr="00833388">
              <w:rPr>
                <w:sz w:val="26"/>
                <w:szCs w:val="26"/>
              </w:rPr>
              <w:t>UUID</w:t>
            </w:r>
          </w:p>
        </w:tc>
        <w:tc>
          <w:tcPr>
            <w:tcW w:w="1932" w:type="dxa"/>
          </w:tcPr>
          <w:p w14:paraId="6D832B40" w14:textId="15B2E10F"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Khóa ngoại (FK) → user_plants.id</w:t>
            </w:r>
          </w:p>
        </w:tc>
        <w:tc>
          <w:tcPr>
            <w:tcW w:w="2405" w:type="dxa"/>
          </w:tcPr>
          <w:p w14:paraId="6A273DE8" w14:textId="1D825980"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Cây được áp dụng kế hoạch chăm sóc</w:t>
            </w:r>
          </w:p>
        </w:tc>
      </w:tr>
      <w:tr w:rsidR="00A31A8F" w14:paraId="7414F75C" w14:textId="7E7EDB33" w:rsidTr="000A7DA8">
        <w:tc>
          <w:tcPr>
            <w:tcW w:w="2123" w:type="dxa"/>
          </w:tcPr>
          <w:p w14:paraId="2F10DDE9" w14:textId="38AE6FEC" w:rsidR="00A31A8F" w:rsidRDefault="00A31A8F" w:rsidP="00A31A8F">
            <w:pPr>
              <w:pStyle w:val="NormalWeb"/>
              <w:spacing w:before="0" w:beforeAutospacing="0" w:after="0" w:afterAutospacing="0" w:line="276" w:lineRule="auto"/>
              <w:jc w:val="both"/>
              <w:rPr>
                <w:sz w:val="26"/>
                <w:szCs w:val="26"/>
              </w:rPr>
            </w:pPr>
            <w:r w:rsidRPr="00833388">
              <w:rPr>
                <w:sz w:val="26"/>
                <w:szCs w:val="26"/>
              </w:rPr>
              <w:t>plant</w:t>
            </w:r>
          </w:p>
        </w:tc>
        <w:tc>
          <w:tcPr>
            <w:tcW w:w="2036" w:type="dxa"/>
          </w:tcPr>
          <w:p w14:paraId="799E3E84" w14:textId="0075CAC1" w:rsidR="00A31A8F" w:rsidRDefault="00A31A8F" w:rsidP="00A31A8F">
            <w:pPr>
              <w:pStyle w:val="NormalWeb"/>
              <w:spacing w:before="0" w:beforeAutospacing="0" w:after="0" w:afterAutospacing="0" w:line="276" w:lineRule="auto"/>
              <w:jc w:val="both"/>
              <w:rPr>
                <w:sz w:val="26"/>
                <w:szCs w:val="26"/>
              </w:rPr>
            </w:pPr>
            <w:r w:rsidRPr="00833388">
              <w:rPr>
                <w:sz w:val="26"/>
                <w:szCs w:val="26"/>
              </w:rPr>
              <w:t>TEXT</w:t>
            </w:r>
          </w:p>
        </w:tc>
        <w:tc>
          <w:tcPr>
            <w:tcW w:w="1932" w:type="dxa"/>
          </w:tcPr>
          <w:p w14:paraId="309EDE2C" w14:textId="0A70C07D"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Không được để trống</w:t>
            </w:r>
          </w:p>
        </w:tc>
        <w:tc>
          <w:tcPr>
            <w:tcW w:w="2405" w:type="dxa"/>
          </w:tcPr>
          <w:p w14:paraId="63AC1F46" w14:textId="2CB04E81"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Tên loại cây</w:t>
            </w:r>
          </w:p>
        </w:tc>
      </w:tr>
      <w:tr w:rsidR="00A31A8F" w:rsidRPr="00A31A8F" w14:paraId="39287E30" w14:textId="5D38A20F" w:rsidTr="000A7DA8">
        <w:tc>
          <w:tcPr>
            <w:tcW w:w="2123" w:type="dxa"/>
          </w:tcPr>
          <w:p w14:paraId="5B5FFD95" w14:textId="17088123" w:rsidR="00A31A8F" w:rsidRDefault="00A31A8F" w:rsidP="00A31A8F">
            <w:pPr>
              <w:pStyle w:val="NormalWeb"/>
              <w:spacing w:before="0" w:beforeAutospacing="0" w:after="0" w:afterAutospacing="0" w:line="276" w:lineRule="auto"/>
              <w:jc w:val="both"/>
              <w:rPr>
                <w:sz w:val="26"/>
                <w:szCs w:val="26"/>
              </w:rPr>
            </w:pPr>
            <w:r w:rsidRPr="00833388">
              <w:rPr>
                <w:sz w:val="26"/>
                <w:szCs w:val="26"/>
              </w:rPr>
              <w:t>disease</w:t>
            </w:r>
          </w:p>
        </w:tc>
        <w:tc>
          <w:tcPr>
            <w:tcW w:w="2036" w:type="dxa"/>
          </w:tcPr>
          <w:p w14:paraId="63626BD2" w14:textId="41EFFE24" w:rsidR="00A31A8F" w:rsidRDefault="00A31A8F" w:rsidP="00A31A8F">
            <w:pPr>
              <w:pStyle w:val="NormalWeb"/>
              <w:spacing w:before="0" w:beforeAutospacing="0" w:after="0" w:afterAutospacing="0" w:line="276" w:lineRule="auto"/>
              <w:jc w:val="both"/>
              <w:rPr>
                <w:sz w:val="26"/>
                <w:szCs w:val="26"/>
              </w:rPr>
            </w:pPr>
            <w:r w:rsidRPr="00833388">
              <w:rPr>
                <w:sz w:val="26"/>
                <w:szCs w:val="26"/>
              </w:rPr>
              <w:t>TEXT</w:t>
            </w:r>
          </w:p>
        </w:tc>
        <w:tc>
          <w:tcPr>
            <w:tcW w:w="1932" w:type="dxa"/>
          </w:tcPr>
          <w:p w14:paraId="6BB07651" w14:textId="22952C31"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Có thể để trống</w:t>
            </w:r>
          </w:p>
        </w:tc>
        <w:tc>
          <w:tcPr>
            <w:tcW w:w="2405" w:type="dxa"/>
          </w:tcPr>
          <w:p w14:paraId="60AE0D49" w14:textId="02C07DE3"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Tên bệnh đang được điều trị hoặc theo dõi</w:t>
            </w:r>
          </w:p>
        </w:tc>
      </w:tr>
      <w:tr w:rsidR="00A31A8F" w:rsidRPr="00A31A8F" w14:paraId="160495EC" w14:textId="1040A2AF" w:rsidTr="000A7DA8">
        <w:tc>
          <w:tcPr>
            <w:tcW w:w="2123" w:type="dxa"/>
          </w:tcPr>
          <w:p w14:paraId="1264607D" w14:textId="3C4ECB5F" w:rsidR="00A31A8F" w:rsidRDefault="00A31A8F" w:rsidP="00A31A8F">
            <w:pPr>
              <w:pStyle w:val="NormalWeb"/>
              <w:spacing w:before="0" w:beforeAutospacing="0" w:after="0" w:afterAutospacing="0" w:line="276" w:lineRule="auto"/>
              <w:jc w:val="both"/>
              <w:rPr>
                <w:sz w:val="26"/>
                <w:szCs w:val="26"/>
              </w:rPr>
            </w:pPr>
            <w:r w:rsidRPr="00833388">
              <w:rPr>
                <w:sz w:val="26"/>
                <w:szCs w:val="26"/>
              </w:rPr>
              <w:t>confidence</w:t>
            </w:r>
          </w:p>
        </w:tc>
        <w:tc>
          <w:tcPr>
            <w:tcW w:w="2036" w:type="dxa"/>
          </w:tcPr>
          <w:p w14:paraId="21A6B571" w14:textId="2EF5957B" w:rsidR="00A31A8F" w:rsidRDefault="00A31A8F" w:rsidP="00A31A8F">
            <w:pPr>
              <w:pStyle w:val="NormalWeb"/>
              <w:spacing w:before="0" w:beforeAutospacing="0" w:after="0" w:afterAutospacing="0" w:line="276" w:lineRule="auto"/>
              <w:jc w:val="both"/>
              <w:rPr>
                <w:sz w:val="26"/>
                <w:szCs w:val="26"/>
              </w:rPr>
            </w:pPr>
            <w:r w:rsidRPr="00833388">
              <w:rPr>
                <w:sz w:val="26"/>
                <w:szCs w:val="26"/>
              </w:rPr>
              <w:t>FLOAT8</w:t>
            </w:r>
          </w:p>
        </w:tc>
        <w:tc>
          <w:tcPr>
            <w:tcW w:w="1932" w:type="dxa"/>
          </w:tcPr>
          <w:p w14:paraId="0812E97D" w14:textId="4FCD10CB"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Có thể để trống</w:t>
            </w:r>
          </w:p>
        </w:tc>
        <w:tc>
          <w:tcPr>
            <w:tcW w:w="2405" w:type="dxa"/>
          </w:tcPr>
          <w:p w14:paraId="1AADBC0A" w14:textId="2DAA2AD5"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Độ tin cậy của kết quả chẩn đoán liên quan</w:t>
            </w:r>
          </w:p>
        </w:tc>
      </w:tr>
      <w:tr w:rsidR="00A31A8F" w:rsidRPr="00A31A8F" w14:paraId="235F9DE9" w14:textId="16138269" w:rsidTr="000A7DA8">
        <w:tc>
          <w:tcPr>
            <w:tcW w:w="2123" w:type="dxa"/>
          </w:tcPr>
          <w:p w14:paraId="4A38BC2C" w14:textId="35DCC312" w:rsidR="00A31A8F" w:rsidRDefault="00A31A8F" w:rsidP="00A31A8F">
            <w:pPr>
              <w:pStyle w:val="NormalWeb"/>
              <w:spacing w:before="0" w:beforeAutospacing="0" w:after="0" w:afterAutospacing="0" w:line="276" w:lineRule="auto"/>
              <w:jc w:val="both"/>
              <w:rPr>
                <w:sz w:val="26"/>
                <w:szCs w:val="26"/>
              </w:rPr>
            </w:pPr>
            <w:r w:rsidRPr="00833388">
              <w:rPr>
                <w:sz w:val="26"/>
                <w:szCs w:val="26"/>
              </w:rPr>
              <w:t>summary_vi</w:t>
            </w:r>
          </w:p>
        </w:tc>
        <w:tc>
          <w:tcPr>
            <w:tcW w:w="2036" w:type="dxa"/>
          </w:tcPr>
          <w:p w14:paraId="48F83F9F" w14:textId="1E744BEE" w:rsidR="00A31A8F" w:rsidRDefault="00A31A8F" w:rsidP="00A31A8F">
            <w:pPr>
              <w:pStyle w:val="NormalWeb"/>
              <w:spacing w:before="0" w:beforeAutospacing="0" w:after="0" w:afterAutospacing="0" w:line="276" w:lineRule="auto"/>
              <w:jc w:val="both"/>
              <w:rPr>
                <w:sz w:val="26"/>
                <w:szCs w:val="26"/>
              </w:rPr>
            </w:pPr>
            <w:r w:rsidRPr="00833388">
              <w:rPr>
                <w:sz w:val="26"/>
                <w:szCs w:val="26"/>
              </w:rPr>
              <w:t>TEXT</w:t>
            </w:r>
          </w:p>
        </w:tc>
        <w:tc>
          <w:tcPr>
            <w:tcW w:w="1932" w:type="dxa"/>
          </w:tcPr>
          <w:p w14:paraId="464FA02B" w14:textId="090A100B"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Có thể để trống</w:t>
            </w:r>
          </w:p>
        </w:tc>
        <w:tc>
          <w:tcPr>
            <w:tcW w:w="2405" w:type="dxa"/>
          </w:tcPr>
          <w:p w14:paraId="057EA128" w14:textId="7439FE27"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Nội dung tóm tắt kế hoạch chăm sóc bằng tiếng Việt</w:t>
            </w:r>
          </w:p>
        </w:tc>
      </w:tr>
      <w:tr w:rsidR="00A31A8F" w:rsidRPr="00A31A8F" w14:paraId="5F07250C" w14:textId="65F9390C" w:rsidTr="000A7DA8">
        <w:tc>
          <w:tcPr>
            <w:tcW w:w="2123" w:type="dxa"/>
          </w:tcPr>
          <w:p w14:paraId="432044E4" w14:textId="71344EEC" w:rsidR="00A31A8F" w:rsidRDefault="00A31A8F" w:rsidP="00A31A8F">
            <w:pPr>
              <w:pStyle w:val="NormalWeb"/>
              <w:spacing w:before="0" w:beforeAutospacing="0" w:after="0" w:afterAutospacing="0" w:line="276" w:lineRule="auto"/>
              <w:jc w:val="both"/>
              <w:rPr>
                <w:sz w:val="26"/>
                <w:szCs w:val="26"/>
              </w:rPr>
            </w:pPr>
            <w:r w:rsidRPr="00833388">
              <w:rPr>
                <w:sz w:val="26"/>
                <w:szCs w:val="26"/>
              </w:rPr>
              <w:t>safety_note</w:t>
            </w:r>
          </w:p>
        </w:tc>
        <w:tc>
          <w:tcPr>
            <w:tcW w:w="2036" w:type="dxa"/>
          </w:tcPr>
          <w:p w14:paraId="2639C11F" w14:textId="6E919E6F" w:rsidR="00A31A8F" w:rsidRDefault="00A31A8F" w:rsidP="00A31A8F">
            <w:pPr>
              <w:pStyle w:val="NormalWeb"/>
              <w:spacing w:before="0" w:beforeAutospacing="0" w:after="0" w:afterAutospacing="0" w:line="276" w:lineRule="auto"/>
              <w:jc w:val="both"/>
              <w:rPr>
                <w:sz w:val="26"/>
                <w:szCs w:val="26"/>
              </w:rPr>
            </w:pPr>
            <w:r w:rsidRPr="00833388">
              <w:rPr>
                <w:sz w:val="26"/>
                <w:szCs w:val="26"/>
              </w:rPr>
              <w:t>TEXT</w:t>
            </w:r>
          </w:p>
        </w:tc>
        <w:tc>
          <w:tcPr>
            <w:tcW w:w="1932" w:type="dxa"/>
          </w:tcPr>
          <w:p w14:paraId="2B7A2474" w14:textId="3FE75A98"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Có thể để trống</w:t>
            </w:r>
          </w:p>
        </w:tc>
        <w:tc>
          <w:tcPr>
            <w:tcW w:w="2405" w:type="dxa"/>
          </w:tcPr>
          <w:p w14:paraId="250E6012" w14:textId="6FD807AA"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Cảnh báo an toàn khi thực hiện chăm sóc hoặc sử dụng thuốc</w:t>
            </w:r>
          </w:p>
        </w:tc>
      </w:tr>
      <w:tr w:rsidR="00A31A8F" w:rsidRPr="00A31A8F" w14:paraId="1B027FC8" w14:textId="33885CCB" w:rsidTr="000A7DA8">
        <w:tc>
          <w:tcPr>
            <w:tcW w:w="2123" w:type="dxa"/>
          </w:tcPr>
          <w:p w14:paraId="387348C2" w14:textId="7EC49536" w:rsidR="00A31A8F" w:rsidRDefault="00A31A8F" w:rsidP="00A31A8F">
            <w:pPr>
              <w:pStyle w:val="NormalWeb"/>
              <w:spacing w:before="0" w:beforeAutospacing="0" w:after="0" w:afterAutospacing="0" w:line="276" w:lineRule="auto"/>
              <w:jc w:val="both"/>
              <w:rPr>
                <w:sz w:val="26"/>
                <w:szCs w:val="26"/>
              </w:rPr>
            </w:pPr>
            <w:r w:rsidRPr="00833388">
              <w:rPr>
                <w:sz w:val="26"/>
                <w:szCs w:val="26"/>
              </w:rPr>
              <w:t>source</w:t>
            </w:r>
          </w:p>
        </w:tc>
        <w:tc>
          <w:tcPr>
            <w:tcW w:w="2036" w:type="dxa"/>
          </w:tcPr>
          <w:p w14:paraId="3025213D" w14:textId="6377F245" w:rsidR="00A31A8F" w:rsidRDefault="00A31A8F" w:rsidP="00A31A8F">
            <w:pPr>
              <w:pStyle w:val="NormalWeb"/>
              <w:spacing w:before="0" w:beforeAutospacing="0" w:after="0" w:afterAutospacing="0" w:line="276" w:lineRule="auto"/>
              <w:jc w:val="both"/>
              <w:rPr>
                <w:sz w:val="26"/>
                <w:szCs w:val="26"/>
              </w:rPr>
            </w:pPr>
            <w:r w:rsidRPr="00833388">
              <w:rPr>
                <w:sz w:val="26"/>
                <w:szCs w:val="26"/>
              </w:rPr>
              <w:t>TEXT</w:t>
            </w:r>
          </w:p>
        </w:tc>
        <w:tc>
          <w:tcPr>
            <w:tcW w:w="1932" w:type="dxa"/>
          </w:tcPr>
          <w:p w14:paraId="1DD19D34" w14:textId="032D8B6A"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Có thể để trống</w:t>
            </w:r>
          </w:p>
        </w:tc>
        <w:tc>
          <w:tcPr>
            <w:tcW w:w="2405" w:type="dxa"/>
          </w:tcPr>
          <w:p w14:paraId="115CB1D0" w14:textId="4DAAFB5E" w:rsidR="00A31A8F" w:rsidRPr="00833388" w:rsidRDefault="00A31A8F" w:rsidP="00A31A8F">
            <w:pPr>
              <w:pStyle w:val="NormalWeb"/>
              <w:spacing w:before="0" w:beforeAutospacing="0" w:after="0" w:afterAutospacing="0" w:line="276" w:lineRule="auto"/>
              <w:rPr>
                <w:sz w:val="26"/>
                <w:szCs w:val="26"/>
              </w:rPr>
            </w:pPr>
            <w:r w:rsidRPr="00833388">
              <w:rPr>
                <w:sz w:val="26"/>
                <w:szCs w:val="26"/>
              </w:rPr>
              <w:t>Nguồn tạo kế hoạch chăm sóc</w:t>
            </w:r>
          </w:p>
        </w:tc>
      </w:tr>
    </w:tbl>
    <w:p w14:paraId="514654D7" w14:textId="0C60F101" w:rsidR="00BD7A73" w:rsidRDefault="00A31A8F" w:rsidP="000A7DA8">
      <w:pPr>
        <w:pStyle w:val="NormalWeb"/>
        <w:spacing w:before="0" w:beforeAutospacing="0" w:after="0" w:afterAutospacing="0" w:line="276" w:lineRule="auto"/>
        <w:jc w:val="center"/>
        <w:rPr>
          <w:b/>
          <w:bCs/>
          <w:sz w:val="26"/>
          <w:szCs w:val="26"/>
        </w:rPr>
      </w:pPr>
      <w:bookmarkStart w:id="180" w:name="_Toc232541228"/>
      <w:r w:rsidRPr="000A7DA8">
        <w:rPr>
          <w:b/>
          <w:bCs/>
        </w:rPr>
        <w:t xml:space="preserve">Bảng </w:t>
      </w:r>
      <w:r w:rsidR="00982DA6">
        <w:rPr>
          <w:b/>
          <w:bCs/>
        </w:rPr>
        <w:fldChar w:fldCharType="begin"/>
      </w:r>
      <w:r w:rsidR="00982DA6">
        <w:rPr>
          <w:b/>
          <w:bCs/>
        </w:rPr>
        <w:instrText xml:space="preserve"> STYLEREF 1 \s </w:instrText>
      </w:r>
      <w:r w:rsidR="00982DA6">
        <w:rPr>
          <w:b/>
          <w:bCs/>
        </w:rPr>
        <w:fldChar w:fldCharType="separate"/>
      </w:r>
      <w:r w:rsidR="00982DA6">
        <w:rPr>
          <w:b/>
          <w:bCs/>
          <w:noProof/>
        </w:rPr>
        <w:t>2</w:t>
      </w:r>
      <w:r w:rsidR="00982DA6">
        <w:rPr>
          <w:b/>
          <w:bCs/>
        </w:rPr>
        <w:fldChar w:fldCharType="end"/>
      </w:r>
      <w:r w:rsidR="00982DA6">
        <w:rPr>
          <w:b/>
          <w:bCs/>
        </w:rPr>
        <w:t>.</w:t>
      </w:r>
      <w:r w:rsidR="00982DA6">
        <w:rPr>
          <w:b/>
          <w:bCs/>
        </w:rPr>
        <w:fldChar w:fldCharType="begin"/>
      </w:r>
      <w:r w:rsidR="00982DA6">
        <w:rPr>
          <w:b/>
          <w:bCs/>
        </w:rPr>
        <w:instrText xml:space="preserve"> SEQ Bảng \* ARABIC \s 1 </w:instrText>
      </w:r>
      <w:r w:rsidR="00982DA6">
        <w:rPr>
          <w:b/>
          <w:bCs/>
        </w:rPr>
        <w:fldChar w:fldCharType="separate"/>
      </w:r>
      <w:r w:rsidR="00982DA6">
        <w:rPr>
          <w:b/>
          <w:bCs/>
          <w:noProof/>
        </w:rPr>
        <w:t>32</w:t>
      </w:r>
      <w:r w:rsidR="00982DA6">
        <w:rPr>
          <w:b/>
          <w:bCs/>
        </w:rPr>
        <w:fldChar w:fldCharType="end"/>
      </w:r>
      <w:r w:rsidRPr="000A7DA8">
        <w:rPr>
          <w:b/>
          <w:bCs/>
        </w:rPr>
        <w:t xml:space="preserve"> </w:t>
      </w:r>
      <w:r w:rsidRPr="000A7DA8">
        <w:rPr>
          <w:b/>
          <w:bCs/>
          <w:sz w:val="26"/>
          <w:szCs w:val="26"/>
        </w:rPr>
        <w:t>Bảng Care_Plans</w:t>
      </w:r>
      <w:bookmarkEnd w:id="180"/>
    </w:p>
    <w:p w14:paraId="481C2E28" w14:textId="77777777" w:rsidR="00BD7A73" w:rsidRDefault="00BD7A73">
      <w:pPr>
        <w:spacing w:after="160" w:line="278" w:lineRule="auto"/>
        <w:rPr>
          <w:b/>
          <w:bCs/>
          <w:szCs w:val="26"/>
          <w:lang w:eastAsia="ja-JP"/>
        </w:rPr>
      </w:pPr>
      <w:r>
        <w:rPr>
          <w:b/>
          <w:bCs/>
          <w:szCs w:val="26"/>
        </w:rPr>
        <w:br w:type="page"/>
      </w:r>
    </w:p>
    <w:p w14:paraId="7F834FCC" w14:textId="3088E0B3" w:rsidR="00673FF0" w:rsidRDefault="00673FF0" w:rsidP="00F85BA6">
      <w:pPr>
        <w:pStyle w:val="NormalWeb"/>
        <w:spacing w:before="0" w:beforeAutospacing="0" w:after="0" w:afterAutospacing="0" w:line="276" w:lineRule="auto"/>
        <w:jc w:val="both"/>
        <w:rPr>
          <w:sz w:val="26"/>
          <w:szCs w:val="26"/>
        </w:rPr>
      </w:pPr>
      <w:r w:rsidRPr="00833388">
        <w:rPr>
          <w:sz w:val="26"/>
          <w:szCs w:val="26"/>
        </w:rPr>
        <w:lastRenderedPageBreak/>
        <w:t>Bảng 13: Care_Tasks (Công việc và lịch chăm sóc cây)</w:t>
      </w:r>
    </w:p>
    <w:tbl>
      <w:tblPr>
        <w:tblStyle w:val="TableGrid"/>
        <w:tblW w:w="0" w:type="auto"/>
        <w:tblInd w:w="0" w:type="dxa"/>
        <w:tblLook w:val="04A0" w:firstRow="1" w:lastRow="0" w:firstColumn="1" w:lastColumn="0" w:noHBand="0" w:noVBand="1"/>
      </w:tblPr>
      <w:tblGrid>
        <w:gridCol w:w="2354"/>
        <w:gridCol w:w="2111"/>
        <w:gridCol w:w="1668"/>
        <w:gridCol w:w="2365"/>
      </w:tblGrid>
      <w:tr w:rsidR="000A7DA8" w14:paraId="38D08C47" w14:textId="77777777" w:rsidTr="000A7DA8">
        <w:tc>
          <w:tcPr>
            <w:tcW w:w="2354" w:type="dxa"/>
          </w:tcPr>
          <w:p w14:paraId="4BCC17C6" w14:textId="0CE2BCFA" w:rsidR="000A7DA8" w:rsidRDefault="000A7DA8" w:rsidP="000A7DA8">
            <w:pPr>
              <w:pStyle w:val="NormalWeb"/>
              <w:spacing w:before="0" w:beforeAutospacing="0" w:after="0" w:afterAutospacing="0" w:line="276" w:lineRule="auto"/>
              <w:jc w:val="both"/>
              <w:rPr>
                <w:sz w:val="26"/>
                <w:szCs w:val="26"/>
              </w:rPr>
            </w:pPr>
            <w:r w:rsidRPr="00833388">
              <w:rPr>
                <w:b/>
                <w:bCs/>
                <w:sz w:val="26"/>
                <w:szCs w:val="26"/>
              </w:rPr>
              <w:t>Tên cột</w:t>
            </w:r>
          </w:p>
        </w:tc>
        <w:tc>
          <w:tcPr>
            <w:tcW w:w="2111" w:type="dxa"/>
          </w:tcPr>
          <w:p w14:paraId="6FB8D6BA" w14:textId="717877CB" w:rsidR="000A7DA8" w:rsidRDefault="000A7DA8" w:rsidP="000A7DA8">
            <w:pPr>
              <w:pStyle w:val="NormalWeb"/>
              <w:spacing w:before="0" w:beforeAutospacing="0" w:after="0" w:afterAutospacing="0" w:line="276" w:lineRule="auto"/>
              <w:jc w:val="both"/>
              <w:rPr>
                <w:sz w:val="26"/>
                <w:szCs w:val="26"/>
              </w:rPr>
            </w:pPr>
            <w:r w:rsidRPr="00833388">
              <w:rPr>
                <w:b/>
                <w:bCs/>
                <w:sz w:val="26"/>
                <w:szCs w:val="26"/>
              </w:rPr>
              <w:t>Kiểu dữ liệu</w:t>
            </w:r>
          </w:p>
        </w:tc>
        <w:tc>
          <w:tcPr>
            <w:tcW w:w="1668" w:type="dxa"/>
          </w:tcPr>
          <w:p w14:paraId="21128892" w14:textId="359890B2" w:rsidR="000A7DA8" w:rsidRDefault="000A7DA8" w:rsidP="000A7DA8">
            <w:pPr>
              <w:pStyle w:val="NormalWeb"/>
              <w:spacing w:before="0" w:beforeAutospacing="0" w:after="0" w:afterAutospacing="0" w:line="276" w:lineRule="auto"/>
              <w:jc w:val="both"/>
              <w:rPr>
                <w:sz w:val="26"/>
                <w:szCs w:val="26"/>
              </w:rPr>
            </w:pPr>
            <w:r w:rsidRPr="00833388">
              <w:rPr>
                <w:b/>
                <w:bCs/>
                <w:sz w:val="26"/>
                <w:szCs w:val="26"/>
              </w:rPr>
              <w:t>Ràng buộc</w:t>
            </w:r>
          </w:p>
        </w:tc>
        <w:tc>
          <w:tcPr>
            <w:tcW w:w="2365" w:type="dxa"/>
          </w:tcPr>
          <w:p w14:paraId="5F0E0B33" w14:textId="38F3D082" w:rsidR="000A7DA8" w:rsidRDefault="000A7DA8" w:rsidP="000A7DA8">
            <w:pPr>
              <w:pStyle w:val="NormalWeb"/>
              <w:spacing w:before="0" w:beforeAutospacing="0" w:after="0" w:afterAutospacing="0" w:line="276" w:lineRule="auto"/>
              <w:jc w:val="both"/>
              <w:rPr>
                <w:sz w:val="26"/>
                <w:szCs w:val="26"/>
              </w:rPr>
            </w:pPr>
            <w:r w:rsidRPr="00833388">
              <w:rPr>
                <w:b/>
                <w:bCs/>
                <w:sz w:val="26"/>
                <w:szCs w:val="26"/>
              </w:rPr>
              <w:t>Mô tả</w:t>
            </w:r>
          </w:p>
        </w:tc>
      </w:tr>
      <w:tr w:rsidR="000A7DA8" w:rsidRPr="000A7DA8" w14:paraId="6DD5EF47" w14:textId="77777777" w:rsidTr="000A7DA8">
        <w:tc>
          <w:tcPr>
            <w:tcW w:w="2354" w:type="dxa"/>
          </w:tcPr>
          <w:p w14:paraId="33A25716" w14:textId="7C92EEE1" w:rsidR="000A7DA8" w:rsidRDefault="000A7DA8" w:rsidP="000A7DA8">
            <w:pPr>
              <w:pStyle w:val="NormalWeb"/>
              <w:spacing w:before="0" w:beforeAutospacing="0" w:after="0" w:afterAutospacing="0" w:line="276" w:lineRule="auto"/>
              <w:jc w:val="both"/>
              <w:rPr>
                <w:sz w:val="26"/>
                <w:szCs w:val="26"/>
              </w:rPr>
            </w:pPr>
            <w:r w:rsidRPr="00833388">
              <w:rPr>
                <w:sz w:val="26"/>
                <w:szCs w:val="26"/>
              </w:rPr>
              <w:t>id</w:t>
            </w:r>
          </w:p>
        </w:tc>
        <w:tc>
          <w:tcPr>
            <w:tcW w:w="2111" w:type="dxa"/>
          </w:tcPr>
          <w:p w14:paraId="75F3B1EB" w14:textId="2BE31DE8" w:rsidR="000A7DA8" w:rsidRDefault="000A7DA8" w:rsidP="000A7DA8">
            <w:pPr>
              <w:pStyle w:val="NormalWeb"/>
              <w:spacing w:before="0" w:beforeAutospacing="0" w:after="0" w:afterAutospacing="0" w:line="276" w:lineRule="auto"/>
              <w:jc w:val="both"/>
              <w:rPr>
                <w:sz w:val="26"/>
                <w:szCs w:val="26"/>
              </w:rPr>
            </w:pPr>
            <w:r w:rsidRPr="00833388">
              <w:rPr>
                <w:sz w:val="26"/>
                <w:szCs w:val="26"/>
              </w:rPr>
              <w:t>UUID</w:t>
            </w:r>
          </w:p>
        </w:tc>
        <w:tc>
          <w:tcPr>
            <w:tcW w:w="1668" w:type="dxa"/>
          </w:tcPr>
          <w:p w14:paraId="20FD76CA" w14:textId="42FF23F9" w:rsidR="000A7DA8" w:rsidRDefault="000A7DA8" w:rsidP="000A7DA8">
            <w:pPr>
              <w:pStyle w:val="NormalWeb"/>
              <w:spacing w:before="0" w:beforeAutospacing="0" w:after="0" w:afterAutospacing="0" w:line="276" w:lineRule="auto"/>
              <w:jc w:val="both"/>
              <w:rPr>
                <w:sz w:val="26"/>
                <w:szCs w:val="26"/>
              </w:rPr>
            </w:pPr>
            <w:r w:rsidRPr="00833388">
              <w:rPr>
                <w:sz w:val="26"/>
                <w:szCs w:val="26"/>
              </w:rPr>
              <w:t>Khóa chính (PK)</w:t>
            </w:r>
          </w:p>
        </w:tc>
        <w:tc>
          <w:tcPr>
            <w:tcW w:w="2365" w:type="dxa"/>
          </w:tcPr>
          <w:p w14:paraId="36C2E4F2" w14:textId="5113E75D" w:rsidR="000A7DA8" w:rsidRDefault="000A7DA8" w:rsidP="000A7DA8">
            <w:pPr>
              <w:pStyle w:val="NormalWeb"/>
              <w:spacing w:before="0" w:beforeAutospacing="0" w:after="0" w:afterAutospacing="0" w:line="276" w:lineRule="auto"/>
              <w:jc w:val="both"/>
              <w:rPr>
                <w:sz w:val="26"/>
                <w:szCs w:val="26"/>
              </w:rPr>
            </w:pPr>
            <w:r w:rsidRPr="00833388">
              <w:rPr>
                <w:sz w:val="26"/>
                <w:szCs w:val="26"/>
              </w:rPr>
              <w:t>Mã định danh của công việc chăm sóc</w:t>
            </w:r>
          </w:p>
        </w:tc>
      </w:tr>
      <w:tr w:rsidR="000A7DA8" w:rsidRPr="000A7DA8" w14:paraId="2A4230F9" w14:textId="77777777" w:rsidTr="000A7DA8">
        <w:tc>
          <w:tcPr>
            <w:tcW w:w="2354" w:type="dxa"/>
          </w:tcPr>
          <w:p w14:paraId="43496F0E" w14:textId="039FC7CF" w:rsidR="000A7DA8" w:rsidRDefault="000A7DA8" w:rsidP="000A7DA8">
            <w:pPr>
              <w:pStyle w:val="NormalWeb"/>
              <w:spacing w:before="0" w:beforeAutospacing="0" w:after="0" w:afterAutospacing="0" w:line="276" w:lineRule="auto"/>
              <w:jc w:val="both"/>
              <w:rPr>
                <w:sz w:val="26"/>
                <w:szCs w:val="26"/>
              </w:rPr>
            </w:pPr>
            <w:r w:rsidRPr="00833388">
              <w:rPr>
                <w:sz w:val="26"/>
                <w:szCs w:val="26"/>
              </w:rPr>
              <w:t>created_at</w:t>
            </w:r>
          </w:p>
        </w:tc>
        <w:tc>
          <w:tcPr>
            <w:tcW w:w="2111" w:type="dxa"/>
          </w:tcPr>
          <w:p w14:paraId="73363417" w14:textId="23C10EB1" w:rsidR="000A7DA8" w:rsidRDefault="000A7DA8" w:rsidP="000A7DA8">
            <w:pPr>
              <w:pStyle w:val="NormalWeb"/>
              <w:spacing w:before="0" w:beforeAutospacing="0" w:after="0" w:afterAutospacing="0" w:line="276" w:lineRule="auto"/>
              <w:jc w:val="both"/>
              <w:rPr>
                <w:sz w:val="26"/>
                <w:szCs w:val="26"/>
              </w:rPr>
            </w:pPr>
            <w:r w:rsidRPr="00833388">
              <w:rPr>
                <w:sz w:val="26"/>
                <w:szCs w:val="26"/>
              </w:rPr>
              <w:t>TIMESTAMPTZ</w:t>
            </w:r>
          </w:p>
        </w:tc>
        <w:tc>
          <w:tcPr>
            <w:tcW w:w="1668" w:type="dxa"/>
          </w:tcPr>
          <w:p w14:paraId="0179458E" w14:textId="405D6282" w:rsidR="000A7DA8" w:rsidRDefault="000A7DA8" w:rsidP="000A7DA8">
            <w:pPr>
              <w:pStyle w:val="NormalWeb"/>
              <w:spacing w:before="0" w:beforeAutospacing="0" w:after="0" w:afterAutospacing="0" w:line="276" w:lineRule="auto"/>
              <w:rPr>
                <w:sz w:val="26"/>
                <w:szCs w:val="26"/>
              </w:rPr>
            </w:pPr>
            <w:r w:rsidRPr="00833388">
              <w:rPr>
                <w:sz w:val="26"/>
                <w:szCs w:val="26"/>
              </w:rPr>
              <w:t>Mặc định thời gian hiện tại</w:t>
            </w:r>
          </w:p>
        </w:tc>
        <w:tc>
          <w:tcPr>
            <w:tcW w:w="2365" w:type="dxa"/>
          </w:tcPr>
          <w:p w14:paraId="246DFAFB" w14:textId="5998F6A2" w:rsidR="000A7DA8" w:rsidRDefault="000A7DA8" w:rsidP="000A7DA8">
            <w:pPr>
              <w:pStyle w:val="NormalWeb"/>
              <w:spacing w:before="0" w:beforeAutospacing="0" w:after="0" w:afterAutospacing="0" w:line="276" w:lineRule="auto"/>
              <w:rPr>
                <w:sz w:val="26"/>
                <w:szCs w:val="26"/>
              </w:rPr>
            </w:pPr>
            <w:r w:rsidRPr="00833388">
              <w:rPr>
                <w:sz w:val="26"/>
                <w:szCs w:val="26"/>
              </w:rPr>
              <w:t>Thời điểm công việc được tạo</w:t>
            </w:r>
          </w:p>
        </w:tc>
      </w:tr>
      <w:tr w:rsidR="000A7DA8" w:rsidRPr="000A7DA8" w14:paraId="4C8200C9" w14:textId="77777777" w:rsidTr="000A7DA8">
        <w:tc>
          <w:tcPr>
            <w:tcW w:w="2354" w:type="dxa"/>
          </w:tcPr>
          <w:p w14:paraId="485D91DE" w14:textId="5C3A83C9" w:rsidR="000A7DA8" w:rsidRDefault="000A7DA8" w:rsidP="000A7DA8">
            <w:pPr>
              <w:pStyle w:val="NormalWeb"/>
              <w:spacing w:before="0" w:beforeAutospacing="0" w:after="0" w:afterAutospacing="0" w:line="276" w:lineRule="auto"/>
              <w:jc w:val="both"/>
              <w:rPr>
                <w:sz w:val="26"/>
                <w:szCs w:val="26"/>
              </w:rPr>
            </w:pPr>
            <w:r w:rsidRPr="00833388">
              <w:rPr>
                <w:sz w:val="26"/>
                <w:szCs w:val="26"/>
              </w:rPr>
              <w:t>updated_at</w:t>
            </w:r>
          </w:p>
        </w:tc>
        <w:tc>
          <w:tcPr>
            <w:tcW w:w="2111" w:type="dxa"/>
          </w:tcPr>
          <w:p w14:paraId="48B1C5D5" w14:textId="4BDE952E" w:rsidR="000A7DA8" w:rsidRDefault="000A7DA8" w:rsidP="000A7DA8">
            <w:pPr>
              <w:pStyle w:val="NormalWeb"/>
              <w:spacing w:before="0" w:beforeAutospacing="0" w:after="0" w:afterAutospacing="0" w:line="276" w:lineRule="auto"/>
              <w:jc w:val="both"/>
              <w:rPr>
                <w:sz w:val="26"/>
                <w:szCs w:val="26"/>
              </w:rPr>
            </w:pPr>
            <w:r w:rsidRPr="00833388">
              <w:rPr>
                <w:sz w:val="26"/>
                <w:szCs w:val="26"/>
              </w:rPr>
              <w:t>TIMESTAMPTZ</w:t>
            </w:r>
          </w:p>
        </w:tc>
        <w:tc>
          <w:tcPr>
            <w:tcW w:w="1668" w:type="dxa"/>
          </w:tcPr>
          <w:p w14:paraId="66FF45CE" w14:textId="350DD36A" w:rsidR="000A7DA8" w:rsidRDefault="000A7DA8" w:rsidP="000A7DA8">
            <w:pPr>
              <w:pStyle w:val="NormalWeb"/>
              <w:spacing w:before="0" w:beforeAutospacing="0" w:after="0" w:afterAutospacing="0" w:line="276" w:lineRule="auto"/>
              <w:rPr>
                <w:sz w:val="26"/>
                <w:szCs w:val="26"/>
              </w:rPr>
            </w:pPr>
            <w:r w:rsidRPr="00833388">
              <w:rPr>
                <w:sz w:val="26"/>
                <w:szCs w:val="26"/>
              </w:rPr>
              <w:t>Mặc định thời gian hiện tại</w:t>
            </w:r>
          </w:p>
        </w:tc>
        <w:tc>
          <w:tcPr>
            <w:tcW w:w="2365" w:type="dxa"/>
          </w:tcPr>
          <w:p w14:paraId="6A25F056" w14:textId="6E744AD8" w:rsidR="000A7DA8" w:rsidRDefault="000A7DA8" w:rsidP="000A7DA8">
            <w:pPr>
              <w:pStyle w:val="NormalWeb"/>
              <w:spacing w:before="0" w:beforeAutospacing="0" w:after="0" w:afterAutospacing="0" w:line="276" w:lineRule="auto"/>
              <w:rPr>
                <w:sz w:val="26"/>
                <w:szCs w:val="26"/>
              </w:rPr>
            </w:pPr>
            <w:r w:rsidRPr="00833388">
              <w:rPr>
                <w:sz w:val="26"/>
                <w:szCs w:val="26"/>
              </w:rPr>
              <w:t>Thời điểm công việc được cập nhật gần nhất</w:t>
            </w:r>
          </w:p>
        </w:tc>
      </w:tr>
      <w:tr w:rsidR="000A7DA8" w:rsidRPr="000A7DA8" w14:paraId="761499D6" w14:textId="77777777" w:rsidTr="000A7DA8">
        <w:tc>
          <w:tcPr>
            <w:tcW w:w="2354" w:type="dxa"/>
          </w:tcPr>
          <w:p w14:paraId="32650E4A" w14:textId="7E68294A" w:rsidR="000A7DA8" w:rsidRDefault="000A7DA8" w:rsidP="000A7DA8">
            <w:pPr>
              <w:pStyle w:val="NormalWeb"/>
              <w:spacing w:before="0" w:beforeAutospacing="0" w:after="0" w:afterAutospacing="0" w:line="276" w:lineRule="auto"/>
              <w:jc w:val="both"/>
              <w:rPr>
                <w:sz w:val="26"/>
                <w:szCs w:val="26"/>
              </w:rPr>
            </w:pPr>
            <w:r w:rsidRPr="00833388">
              <w:rPr>
                <w:sz w:val="26"/>
                <w:szCs w:val="26"/>
              </w:rPr>
              <w:t>created_by</w:t>
            </w:r>
          </w:p>
        </w:tc>
        <w:tc>
          <w:tcPr>
            <w:tcW w:w="2111" w:type="dxa"/>
          </w:tcPr>
          <w:p w14:paraId="69E1FC9B" w14:textId="7D050094" w:rsidR="000A7DA8" w:rsidRDefault="000A7DA8" w:rsidP="000A7DA8">
            <w:pPr>
              <w:pStyle w:val="NormalWeb"/>
              <w:spacing w:before="0" w:beforeAutospacing="0" w:after="0" w:afterAutospacing="0" w:line="276" w:lineRule="auto"/>
              <w:jc w:val="both"/>
              <w:rPr>
                <w:sz w:val="26"/>
                <w:szCs w:val="26"/>
              </w:rPr>
            </w:pPr>
            <w:r w:rsidRPr="00833388">
              <w:rPr>
                <w:sz w:val="26"/>
                <w:szCs w:val="26"/>
              </w:rPr>
              <w:t>UUID</w:t>
            </w:r>
          </w:p>
        </w:tc>
        <w:tc>
          <w:tcPr>
            <w:tcW w:w="1668" w:type="dxa"/>
          </w:tcPr>
          <w:p w14:paraId="1DA4AA57" w14:textId="43F421FB" w:rsidR="000A7DA8" w:rsidRDefault="000A7DA8" w:rsidP="000A7DA8">
            <w:pPr>
              <w:pStyle w:val="NormalWeb"/>
              <w:spacing w:before="0" w:beforeAutospacing="0" w:after="0" w:afterAutospacing="0" w:line="276" w:lineRule="auto"/>
              <w:rPr>
                <w:sz w:val="26"/>
                <w:szCs w:val="26"/>
              </w:rPr>
            </w:pPr>
            <w:r w:rsidRPr="00833388">
              <w:rPr>
                <w:sz w:val="26"/>
                <w:szCs w:val="26"/>
              </w:rPr>
              <w:t>Khóa ngoại (FK) → profiles.id</w:t>
            </w:r>
          </w:p>
        </w:tc>
        <w:tc>
          <w:tcPr>
            <w:tcW w:w="2365" w:type="dxa"/>
          </w:tcPr>
          <w:p w14:paraId="512791E3" w14:textId="07C86989" w:rsidR="000A7DA8" w:rsidRDefault="000A7DA8" w:rsidP="000A7DA8">
            <w:pPr>
              <w:pStyle w:val="NormalWeb"/>
              <w:spacing w:before="0" w:beforeAutospacing="0" w:after="0" w:afterAutospacing="0" w:line="276" w:lineRule="auto"/>
              <w:rPr>
                <w:sz w:val="26"/>
                <w:szCs w:val="26"/>
              </w:rPr>
            </w:pPr>
            <w:r w:rsidRPr="00833388">
              <w:rPr>
                <w:sz w:val="26"/>
                <w:szCs w:val="26"/>
              </w:rPr>
              <w:t>Người dùng sở hữu công việc</w:t>
            </w:r>
          </w:p>
        </w:tc>
      </w:tr>
      <w:tr w:rsidR="000A7DA8" w:rsidRPr="000A7DA8" w14:paraId="1F30E811" w14:textId="77777777" w:rsidTr="000A7DA8">
        <w:tc>
          <w:tcPr>
            <w:tcW w:w="2354" w:type="dxa"/>
          </w:tcPr>
          <w:p w14:paraId="0F5EA7EC" w14:textId="2E856DF5" w:rsidR="000A7DA8" w:rsidRDefault="000A7DA8" w:rsidP="000A7DA8">
            <w:pPr>
              <w:pStyle w:val="NormalWeb"/>
              <w:spacing w:before="0" w:beforeAutospacing="0" w:after="0" w:afterAutospacing="0" w:line="276" w:lineRule="auto"/>
              <w:jc w:val="both"/>
              <w:rPr>
                <w:sz w:val="26"/>
                <w:szCs w:val="26"/>
              </w:rPr>
            </w:pPr>
            <w:r w:rsidRPr="00833388">
              <w:rPr>
                <w:sz w:val="26"/>
                <w:szCs w:val="26"/>
              </w:rPr>
              <w:t>user_plant_id</w:t>
            </w:r>
          </w:p>
        </w:tc>
        <w:tc>
          <w:tcPr>
            <w:tcW w:w="2111" w:type="dxa"/>
          </w:tcPr>
          <w:p w14:paraId="3D5CC1E8" w14:textId="4FD82AE4" w:rsidR="000A7DA8" w:rsidRDefault="000A7DA8" w:rsidP="000A7DA8">
            <w:pPr>
              <w:pStyle w:val="NormalWeb"/>
              <w:spacing w:before="0" w:beforeAutospacing="0" w:after="0" w:afterAutospacing="0" w:line="276" w:lineRule="auto"/>
              <w:jc w:val="both"/>
              <w:rPr>
                <w:sz w:val="26"/>
                <w:szCs w:val="26"/>
              </w:rPr>
            </w:pPr>
            <w:r w:rsidRPr="00833388">
              <w:rPr>
                <w:sz w:val="26"/>
                <w:szCs w:val="26"/>
              </w:rPr>
              <w:t>UUID</w:t>
            </w:r>
          </w:p>
        </w:tc>
        <w:tc>
          <w:tcPr>
            <w:tcW w:w="1668" w:type="dxa"/>
          </w:tcPr>
          <w:p w14:paraId="2A87AB76" w14:textId="32F25355" w:rsidR="000A7DA8" w:rsidRDefault="000A7DA8" w:rsidP="000A7DA8">
            <w:pPr>
              <w:pStyle w:val="NormalWeb"/>
              <w:spacing w:before="0" w:beforeAutospacing="0" w:after="0" w:afterAutospacing="0" w:line="276" w:lineRule="auto"/>
              <w:rPr>
                <w:sz w:val="26"/>
                <w:szCs w:val="26"/>
              </w:rPr>
            </w:pPr>
            <w:r w:rsidRPr="00833388">
              <w:rPr>
                <w:sz w:val="26"/>
                <w:szCs w:val="26"/>
              </w:rPr>
              <w:t>Khóa ngoại (FK) → user_plants.id</w:t>
            </w:r>
          </w:p>
        </w:tc>
        <w:tc>
          <w:tcPr>
            <w:tcW w:w="2365" w:type="dxa"/>
          </w:tcPr>
          <w:p w14:paraId="31C9A0F7" w14:textId="1573A9F1" w:rsidR="000A7DA8" w:rsidRDefault="000A7DA8" w:rsidP="000A7DA8">
            <w:pPr>
              <w:pStyle w:val="NormalWeb"/>
              <w:spacing w:before="0" w:beforeAutospacing="0" w:after="0" w:afterAutospacing="0" w:line="276" w:lineRule="auto"/>
              <w:rPr>
                <w:sz w:val="26"/>
                <w:szCs w:val="26"/>
              </w:rPr>
            </w:pPr>
            <w:r w:rsidRPr="00833388">
              <w:rPr>
                <w:sz w:val="26"/>
                <w:szCs w:val="26"/>
              </w:rPr>
              <w:t>Cây cần thực hiện công việc chăm sóc</w:t>
            </w:r>
          </w:p>
        </w:tc>
      </w:tr>
      <w:tr w:rsidR="000A7DA8" w:rsidRPr="000A7DA8" w14:paraId="7884EB04" w14:textId="77777777" w:rsidTr="000A7DA8">
        <w:tc>
          <w:tcPr>
            <w:tcW w:w="2354" w:type="dxa"/>
          </w:tcPr>
          <w:p w14:paraId="3243A0D4" w14:textId="114B2FA9" w:rsidR="000A7DA8" w:rsidRDefault="000A7DA8" w:rsidP="000A7DA8">
            <w:pPr>
              <w:pStyle w:val="NormalWeb"/>
              <w:spacing w:before="0" w:beforeAutospacing="0" w:after="0" w:afterAutospacing="0" w:line="276" w:lineRule="auto"/>
              <w:jc w:val="both"/>
              <w:rPr>
                <w:sz w:val="26"/>
                <w:szCs w:val="26"/>
              </w:rPr>
            </w:pPr>
            <w:r w:rsidRPr="00833388">
              <w:rPr>
                <w:sz w:val="26"/>
                <w:szCs w:val="26"/>
              </w:rPr>
              <w:t>care_plan_id</w:t>
            </w:r>
          </w:p>
        </w:tc>
        <w:tc>
          <w:tcPr>
            <w:tcW w:w="2111" w:type="dxa"/>
          </w:tcPr>
          <w:p w14:paraId="677DB7E2" w14:textId="0C702736" w:rsidR="000A7DA8" w:rsidRDefault="000A7DA8" w:rsidP="000A7DA8">
            <w:pPr>
              <w:pStyle w:val="NormalWeb"/>
              <w:spacing w:before="0" w:beforeAutospacing="0" w:after="0" w:afterAutospacing="0" w:line="276" w:lineRule="auto"/>
              <w:jc w:val="both"/>
              <w:rPr>
                <w:sz w:val="26"/>
                <w:szCs w:val="26"/>
              </w:rPr>
            </w:pPr>
            <w:r w:rsidRPr="00833388">
              <w:rPr>
                <w:sz w:val="26"/>
                <w:szCs w:val="26"/>
              </w:rPr>
              <w:t>UUID</w:t>
            </w:r>
          </w:p>
        </w:tc>
        <w:tc>
          <w:tcPr>
            <w:tcW w:w="1668" w:type="dxa"/>
          </w:tcPr>
          <w:p w14:paraId="5D045542" w14:textId="459CFAAA" w:rsidR="000A7DA8" w:rsidRDefault="000A7DA8" w:rsidP="000A7DA8">
            <w:pPr>
              <w:pStyle w:val="NormalWeb"/>
              <w:spacing w:before="0" w:beforeAutospacing="0" w:after="0" w:afterAutospacing="0" w:line="276" w:lineRule="auto"/>
              <w:rPr>
                <w:sz w:val="26"/>
                <w:szCs w:val="26"/>
              </w:rPr>
            </w:pPr>
            <w:r w:rsidRPr="00833388">
              <w:rPr>
                <w:sz w:val="26"/>
                <w:szCs w:val="26"/>
              </w:rPr>
              <w:t>Khóa ngoại (FK) → care_plans.id, có thể để trống</w:t>
            </w:r>
          </w:p>
        </w:tc>
        <w:tc>
          <w:tcPr>
            <w:tcW w:w="2365" w:type="dxa"/>
          </w:tcPr>
          <w:p w14:paraId="0A479DFF" w14:textId="32492081" w:rsidR="000A7DA8" w:rsidRDefault="000A7DA8" w:rsidP="000A7DA8">
            <w:pPr>
              <w:pStyle w:val="NormalWeb"/>
              <w:spacing w:before="0" w:beforeAutospacing="0" w:after="0" w:afterAutospacing="0" w:line="276" w:lineRule="auto"/>
              <w:rPr>
                <w:sz w:val="26"/>
                <w:szCs w:val="26"/>
              </w:rPr>
            </w:pPr>
            <w:r w:rsidRPr="00833388">
              <w:rPr>
                <w:sz w:val="26"/>
                <w:szCs w:val="26"/>
              </w:rPr>
              <w:t>Kế hoạch chăm sóc chứa công việc</w:t>
            </w:r>
          </w:p>
        </w:tc>
      </w:tr>
      <w:tr w:rsidR="000A7DA8" w:rsidRPr="000A7DA8" w14:paraId="2924B95D" w14:textId="77777777" w:rsidTr="000A7DA8">
        <w:tc>
          <w:tcPr>
            <w:tcW w:w="2354" w:type="dxa"/>
          </w:tcPr>
          <w:p w14:paraId="1E38FF2D" w14:textId="6F1F36D1" w:rsidR="000A7DA8" w:rsidRDefault="000A7DA8" w:rsidP="000A7DA8">
            <w:pPr>
              <w:pStyle w:val="NormalWeb"/>
              <w:spacing w:before="0" w:beforeAutospacing="0" w:after="0" w:afterAutospacing="0" w:line="276" w:lineRule="auto"/>
              <w:jc w:val="both"/>
              <w:rPr>
                <w:sz w:val="26"/>
                <w:szCs w:val="26"/>
              </w:rPr>
            </w:pPr>
            <w:r w:rsidRPr="00833388">
              <w:rPr>
                <w:sz w:val="26"/>
                <w:szCs w:val="26"/>
              </w:rPr>
              <w:t>title</w:t>
            </w:r>
          </w:p>
        </w:tc>
        <w:tc>
          <w:tcPr>
            <w:tcW w:w="2111" w:type="dxa"/>
          </w:tcPr>
          <w:p w14:paraId="0BA22B9B" w14:textId="1B86EA5C" w:rsidR="000A7DA8" w:rsidRDefault="000A7DA8" w:rsidP="000A7DA8">
            <w:pPr>
              <w:pStyle w:val="NormalWeb"/>
              <w:spacing w:before="0" w:beforeAutospacing="0" w:after="0" w:afterAutospacing="0" w:line="276" w:lineRule="auto"/>
              <w:jc w:val="both"/>
              <w:rPr>
                <w:sz w:val="26"/>
                <w:szCs w:val="26"/>
              </w:rPr>
            </w:pPr>
            <w:r w:rsidRPr="00833388">
              <w:rPr>
                <w:sz w:val="26"/>
                <w:szCs w:val="26"/>
              </w:rPr>
              <w:t>TEXT</w:t>
            </w:r>
          </w:p>
        </w:tc>
        <w:tc>
          <w:tcPr>
            <w:tcW w:w="1668" w:type="dxa"/>
          </w:tcPr>
          <w:p w14:paraId="676F8D02" w14:textId="21D99DC5" w:rsidR="000A7DA8" w:rsidRDefault="000A7DA8" w:rsidP="000A7DA8">
            <w:pPr>
              <w:pStyle w:val="NormalWeb"/>
              <w:spacing w:before="0" w:beforeAutospacing="0" w:after="0" w:afterAutospacing="0" w:line="276" w:lineRule="auto"/>
              <w:rPr>
                <w:sz w:val="26"/>
                <w:szCs w:val="26"/>
              </w:rPr>
            </w:pPr>
            <w:r w:rsidRPr="00833388">
              <w:rPr>
                <w:sz w:val="26"/>
                <w:szCs w:val="26"/>
              </w:rPr>
              <w:t>Không được để trống</w:t>
            </w:r>
          </w:p>
        </w:tc>
        <w:tc>
          <w:tcPr>
            <w:tcW w:w="2365" w:type="dxa"/>
          </w:tcPr>
          <w:p w14:paraId="3D816C4E" w14:textId="348659F2" w:rsidR="000A7DA8" w:rsidRDefault="000A7DA8" w:rsidP="000A7DA8">
            <w:pPr>
              <w:pStyle w:val="NormalWeb"/>
              <w:spacing w:before="0" w:beforeAutospacing="0" w:after="0" w:afterAutospacing="0" w:line="276" w:lineRule="auto"/>
              <w:rPr>
                <w:sz w:val="26"/>
                <w:szCs w:val="26"/>
              </w:rPr>
            </w:pPr>
            <w:r w:rsidRPr="00833388">
              <w:rPr>
                <w:sz w:val="26"/>
                <w:szCs w:val="26"/>
              </w:rPr>
              <w:t>Tên công việc, ví dụ: tưới nước hoặc phun thuốc</w:t>
            </w:r>
          </w:p>
        </w:tc>
      </w:tr>
      <w:tr w:rsidR="000A7DA8" w:rsidRPr="000A7DA8" w14:paraId="0519380F" w14:textId="77777777" w:rsidTr="000A7DA8">
        <w:tc>
          <w:tcPr>
            <w:tcW w:w="2354" w:type="dxa"/>
          </w:tcPr>
          <w:p w14:paraId="4E845A03" w14:textId="2135686A" w:rsidR="000A7DA8" w:rsidRDefault="000A7DA8" w:rsidP="000A7DA8">
            <w:pPr>
              <w:pStyle w:val="NormalWeb"/>
              <w:spacing w:before="0" w:beforeAutospacing="0" w:after="0" w:afterAutospacing="0" w:line="276" w:lineRule="auto"/>
              <w:jc w:val="both"/>
              <w:rPr>
                <w:sz w:val="26"/>
                <w:szCs w:val="26"/>
              </w:rPr>
            </w:pPr>
            <w:r w:rsidRPr="00833388">
              <w:rPr>
                <w:sz w:val="26"/>
                <w:szCs w:val="26"/>
              </w:rPr>
              <w:t>detail</w:t>
            </w:r>
          </w:p>
        </w:tc>
        <w:tc>
          <w:tcPr>
            <w:tcW w:w="2111" w:type="dxa"/>
          </w:tcPr>
          <w:p w14:paraId="467DF9AF" w14:textId="18F379A3" w:rsidR="000A7DA8" w:rsidRDefault="000A7DA8" w:rsidP="000A7DA8">
            <w:pPr>
              <w:pStyle w:val="NormalWeb"/>
              <w:spacing w:before="0" w:beforeAutospacing="0" w:after="0" w:afterAutospacing="0" w:line="276" w:lineRule="auto"/>
              <w:jc w:val="both"/>
              <w:rPr>
                <w:sz w:val="26"/>
                <w:szCs w:val="26"/>
              </w:rPr>
            </w:pPr>
            <w:r w:rsidRPr="00833388">
              <w:rPr>
                <w:sz w:val="26"/>
                <w:szCs w:val="26"/>
              </w:rPr>
              <w:t>TEXT</w:t>
            </w:r>
          </w:p>
        </w:tc>
        <w:tc>
          <w:tcPr>
            <w:tcW w:w="1668" w:type="dxa"/>
          </w:tcPr>
          <w:p w14:paraId="69E08B2F" w14:textId="4F8E0E7F" w:rsidR="000A7DA8" w:rsidRDefault="000A7DA8" w:rsidP="000A7DA8">
            <w:pPr>
              <w:pStyle w:val="NormalWeb"/>
              <w:spacing w:before="0" w:beforeAutospacing="0" w:after="0" w:afterAutospacing="0" w:line="276" w:lineRule="auto"/>
              <w:rPr>
                <w:sz w:val="26"/>
                <w:szCs w:val="26"/>
              </w:rPr>
            </w:pPr>
            <w:r w:rsidRPr="00833388">
              <w:rPr>
                <w:sz w:val="26"/>
                <w:szCs w:val="26"/>
              </w:rPr>
              <w:t>Có thể để trống</w:t>
            </w:r>
          </w:p>
        </w:tc>
        <w:tc>
          <w:tcPr>
            <w:tcW w:w="2365" w:type="dxa"/>
          </w:tcPr>
          <w:p w14:paraId="66487765" w14:textId="17CF0564" w:rsidR="000A7DA8" w:rsidRDefault="000A7DA8" w:rsidP="000A7DA8">
            <w:pPr>
              <w:pStyle w:val="NormalWeb"/>
              <w:spacing w:before="0" w:beforeAutospacing="0" w:after="0" w:afterAutospacing="0" w:line="276" w:lineRule="auto"/>
              <w:rPr>
                <w:sz w:val="26"/>
                <w:szCs w:val="26"/>
              </w:rPr>
            </w:pPr>
            <w:r w:rsidRPr="00833388">
              <w:rPr>
                <w:sz w:val="26"/>
                <w:szCs w:val="26"/>
              </w:rPr>
              <w:t>Nội dung hướng dẫn chi tiết</w:t>
            </w:r>
          </w:p>
        </w:tc>
      </w:tr>
      <w:tr w:rsidR="000A7DA8" w:rsidRPr="000A7DA8" w14:paraId="7041C968" w14:textId="77777777" w:rsidTr="000A7DA8">
        <w:tc>
          <w:tcPr>
            <w:tcW w:w="2354" w:type="dxa"/>
          </w:tcPr>
          <w:p w14:paraId="5BB81241" w14:textId="7C0E8C57" w:rsidR="000A7DA8" w:rsidRDefault="000A7DA8" w:rsidP="000A7DA8">
            <w:pPr>
              <w:pStyle w:val="NormalWeb"/>
              <w:spacing w:before="0" w:beforeAutospacing="0" w:after="0" w:afterAutospacing="0" w:line="276" w:lineRule="auto"/>
              <w:jc w:val="both"/>
              <w:rPr>
                <w:sz w:val="26"/>
                <w:szCs w:val="26"/>
              </w:rPr>
            </w:pPr>
            <w:r w:rsidRPr="00833388">
              <w:rPr>
                <w:sz w:val="26"/>
                <w:szCs w:val="26"/>
              </w:rPr>
              <w:t>category</w:t>
            </w:r>
          </w:p>
        </w:tc>
        <w:tc>
          <w:tcPr>
            <w:tcW w:w="2111" w:type="dxa"/>
          </w:tcPr>
          <w:p w14:paraId="3FA1359C" w14:textId="552ADC97" w:rsidR="000A7DA8" w:rsidRDefault="000A7DA8" w:rsidP="000A7DA8">
            <w:pPr>
              <w:pStyle w:val="NormalWeb"/>
              <w:spacing w:before="0" w:beforeAutospacing="0" w:after="0" w:afterAutospacing="0" w:line="276" w:lineRule="auto"/>
              <w:jc w:val="both"/>
              <w:rPr>
                <w:sz w:val="26"/>
                <w:szCs w:val="26"/>
              </w:rPr>
            </w:pPr>
            <w:r w:rsidRPr="00833388">
              <w:rPr>
                <w:sz w:val="26"/>
                <w:szCs w:val="26"/>
              </w:rPr>
              <w:t>TEXT</w:t>
            </w:r>
          </w:p>
        </w:tc>
        <w:tc>
          <w:tcPr>
            <w:tcW w:w="1668" w:type="dxa"/>
          </w:tcPr>
          <w:p w14:paraId="26926E07" w14:textId="685D77C7" w:rsidR="000A7DA8" w:rsidRDefault="000A7DA8" w:rsidP="000A7DA8">
            <w:pPr>
              <w:pStyle w:val="NormalWeb"/>
              <w:spacing w:before="0" w:beforeAutospacing="0" w:after="0" w:afterAutospacing="0" w:line="276" w:lineRule="auto"/>
              <w:rPr>
                <w:sz w:val="26"/>
                <w:szCs w:val="26"/>
              </w:rPr>
            </w:pPr>
            <w:r w:rsidRPr="00833388">
              <w:rPr>
                <w:sz w:val="26"/>
                <w:szCs w:val="26"/>
              </w:rPr>
              <w:t>Không được để trống</w:t>
            </w:r>
          </w:p>
        </w:tc>
        <w:tc>
          <w:tcPr>
            <w:tcW w:w="2365" w:type="dxa"/>
          </w:tcPr>
          <w:p w14:paraId="5A93B98A" w14:textId="64C8EED9" w:rsidR="000A7DA8" w:rsidRDefault="000A7DA8" w:rsidP="000A7DA8">
            <w:pPr>
              <w:pStyle w:val="NormalWeb"/>
              <w:spacing w:before="0" w:beforeAutospacing="0" w:after="0" w:afterAutospacing="0" w:line="276" w:lineRule="auto"/>
              <w:rPr>
                <w:sz w:val="26"/>
                <w:szCs w:val="26"/>
              </w:rPr>
            </w:pPr>
            <w:r w:rsidRPr="00833388">
              <w:rPr>
                <w:sz w:val="26"/>
                <w:szCs w:val="26"/>
              </w:rPr>
              <w:t>Loại công việc chăm sóc</w:t>
            </w:r>
          </w:p>
        </w:tc>
      </w:tr>
      <w:tr w:rsidR="000A7DA8" w:rsidRPr="000A7DA8" w14:paraId="2D8C2612" w14:textId="77777777" w:rsidTr="000A7DA8">
        <w:tc>
          <w:tcPr>
            <w:tcW w:w="2354" w:type="dxa"/>
          </w:tcPr>
          <w:p w14:paraId="26D898AA" w14:textId="0B7FE7B5" w:rsidR="000A7DA8" w:rsidRDefault="000A7DA8" w:rsidP="000A7DA8">
            <w:pPr>
              <w:pStyle w:val="NormalWeb"/>
              <w:spacing w:before="0" w:beforeAutospacing="0" w:after="0" w:afterAutospacing="0" w:line="276" w:lineRule="auto"/>
              <w:jc w:val="both"/>
              <w:rPr>
                <w:sz w:val="26"/>
                <w:szCs w:val="26"/>
              </w:rPr>
            </w:pPr>
            <w:r w:rsidRPr="00833388">
              <w:rPr>
                <w:sz w:val="26"/>
                <w:szCs w:val="26"/>
              </w:rPr>
              <w:t>due_at</w:t>
            </w:r>
          </w:p>
        </w:tc>
        <w:tc>
          <w:tcPr>
            <w:tcW w:w="2111" w:type="dxa"/>
          </w:tcPr>
          <w:p w14:paraId="5E656B3A" w14:textId="44E8BB4F" w:rsidR="000A7DA8" w:rsidRDefault="000A7DA8" w:rsidP="000A7DA8">
            <w:pPr>
              <w:pStyle w:val="NormalWeb"/>
              <w:spacing w:before="0" w:beforeAutospacing="0" w:after="0" w:afterAutospacing="0" w:line="276" w:lineRule="auto"/>
              <w:jc w:val="both"/>
              <w:rPr>
                <w:sz w:val="26"/>
                <w:szCs w:val="26"/>
              </w:rPr>
            </w:pPr>
            <w:r w:rsidRPr="00833388">
              <w:rPr>
                <w:sz w:val="26"/>
                <w:szCs w:val="26"/>
              </w:rPr>
              <w:t>TIMESTAMPTZ</w:t>
            </w:r>
          </w:p>
        </w:tc>
        <w:tc>
          <w:tcPr>
            <w:tcW w:w="1668" w:type="dxa"/>
          </w:tcPr>
          <w:p w14:paraId="73CF761F" w14:textId="2F669427" w:rsidR="000A7DA8" w:rsidRDefault="000A7DA8" w:rsidP="000A7DA8">
            <w:pPr>
              <w:pStyle w:val="NormalWeb"/>
              <w:spacing w:before="0" w:beforeAutospacing="0" w:after="0" w:afterAutospacing="0" w:line="276" w:lineRule="auto"/>
              <w:rPr>
                <w:sz w:val="26"/>
                <w:szCs w:val="26"/>
              </w:rPr>
            </w:pPr>
            <w:r w:rsidRPr="00833388">
              <w:rPr>
                <w:sz w:val="26"/>
                <w:szCs w:val="26"/>
              </w:rPr>
              <w:t>Không được để trống</w:t>
            </w:r>
          </w:p>
        </w:tc>
        <w:tc>
          <w:tcPr>
            <w:tcW w:w="2365" w:type="dxa"/>
          </w:tcPr>
          <w:p w14:paraId="78F36C3C" w14:textId="0D4E5677" w:rsidR="000A7DA8" w:rsidRDefault="000A7DA8" w:rsidP="000A7DA8">
            <w:pPr>
              <w:pStyle w:val="NormalWeb"/>
              <w:spacing w:before="0" w:beforeAutospacing="0" w:after="0" w:afterAutospacing="0" w:line="276" w:lineRule="auto"/>
              <w:rPr>
                <w:sz w:val="26"/>
                <w:szCs w:val="26"/>
              </w:rPr>
            </w:pPr>
            <w:r w:rsidRPr="00833388">
              <w:rPr>
                <w:sz w:val="26"/>
                <w:szCs w:val="26"/>
              </w:rPr>
              <w:t>Thời gian cần thực hiện công việc</w:t>
            </w:r>
          </w:p>
        </w:tc>
      </w:tr>
      <w:tr w:rsidR="000A7DA8" w:rsidRPr="000A7DA8" w14:paraId="02011605" w14:textId="77777777" w:rsidTr="000A7DA8">
        <w:tc>
          <w:tcPr>
            <w:tcW w:w="2354" w:type="dxa"/>
          </w:tcPr>
          <w:p w14:paraId="3B24F943" w14:textId="1157D2D9" w:rsidR="000A7DA8" w:rsidRDefault="000A7DA8" w:rsidP="000A7DA8">
            <w:pPr>
              <w:pStyle w:val="NormalWeb"/>
              <w:spacing w:before="0" w:beforeAutospacing="0" w:after="0" w:afterAutospacing="0" w:line="276" w:lineRule="auto"/>
              <w:jc w:val="both"/>
              <w:rPr>
                <w:sz w:val="26"/>
                <w:szCs w:val="26"/>
              </w:rPr>
            </w:pPr>
            <w:r w:rsidRPr="00833388">
              <w:rPr>
                <w:sz w:val="26"/>
                <w:szCs w:val="26"/>
              </w:rPr>
              <w:t>repeat_rule</w:t>
            </w:r>
          </w:p>
        </w:tc>
        <w:tc>
          <w:tcPr>
            <w:tcW w:w="2111" w:type="dxa"/>
          </w:tcPr>
          <w:p w14:paraId="147B4C12" w14:textId="71408A79" w:rsidR="000A7DA8" w:rsidRDefault="000A7DA8" w:rsidP="000A7DA8">
            <w:pPr>
              <w:pStyle w:val="NormalWeb"/>
              <w:spacing w:before="0" w:beforeAutospacing="0" w:after="0" w:afterAutospacing="0" w:line="276" w:lineRule="auto"/>
              <w:jc w:val="both"/>
              <w:rPr>
                <w:sz w:val="26"/>
                <w:szCs w:val="26"/>
              </w:rPr>
            </w:pPr>
            <w:r w:rsidRPr="00833388">
              <w:rPr>
                <w:sz w:val="26"/>
                <w:szCs w:val="26"/>
              </w:rPr>
              <w:t>TEXT</w:t>
            </w:r>
          </w:p>
        </w:tc>
        <w:tc>
          <w:tcPr>
            <w:tcW w:w="1668" w:type="dxa"/>
          </w:tcPr>
          <w:p w14:paraId="59220203" w14:textId="540D3446" w:rsidR="000A7DA8" w:rsidRDefault="000A7DA8" w:rsidP="000A7DA8">
            <w:pPr>
              <w:pStyle w:val="NormalWeb"/>
              <w:spacing w:before="0" w:beforeAutospacing="0" w:after="0" w:afterAutospacing="0" w:line="276" w:lineRule="auto"/>
              <w:rPr>
                <w:sz w:val="26"/>
                <w:szCs w:val="26"/>
              </w:rPr>
            </w:pPr>
            <w:r w:rsidRPr="00833388">
              <w:rPr>
                <w:sz w:val="26"/>
                <w:szCs w:val="26"/>
              </w:rPr>
              <w:t>Có thể để trống</w:t>
            </w:r>
          </w:p>
        </w:tc>
        <w:tc>
          <w:tcPr>
            <w:tcW w:w="2365" w:type="dxa"/>
          </w:tcPr>
          <w:p w14:paraId="08B42521" w14:textId="199B4610" w:rsidR="000A7DA8" w:rsidRDefault="000A7DA8" w:rsidP="000A7DA8">
            <w:pPr>
              <w:pStyle w:val="NormalWeb"/>
              <w:spacing w:before="0" w:beforeAutospacing="0" w:after="0" w:afterAutospacing="0" w:line="276" w:lineRule="auto"/>
              <w:rPr>
                <w:sz w:val="26"/>
                <w:szCs w:val="26"/>
              </w:rPr>
            </w:pPr>
            <w:r w:rsidRPr="00833388">
              <w:rPr>
                <w:sz w:val="26"/>
                <w:szCs w:val="26"/>
              </w:rPr>
              <w:t>Quy tắc lặp lại của công việc</w:t>
            </w:r>
          </w:p>
        </w:tc>
      </w:tr>
      <w:tr w:rsidR="000A7DA8" w:rsidRPr="000A7DA8" w14:paraId="0CCA902C" w14:textId="77777777" w:rsidTr="000A7DA8">
        <w:tc>
          <w:tcPr>
            <w:tcW w:w="2354" w:type="dxa"/>
          </w:tcPr>
          <w:p w14:paraId="7EB665AD" w14:textId="74DB851D" w:rsidR="000A7DA8" w:rsidRDefault="000A7DA8" w:rsidP="000A7DA8">
            <w:pPr>
              <w:pStyle w:val="NormalWeb"/>
              <w:spacing w:before="0" w:beforeAutospacing="0" w:after="0" w:afterAutospacing="0" w:line="276" w:lineRule="auto"/>
              <w:jc w:val="both"/>
              <w:rPr>
                <w:sz w:val="26"/>
                <w:szCs w:val="26"/>
              </w:rPr>
            </w:pPr>
            <w:r w:rsidRPr="00833388">
              <w:rPr>
                <w:sz w:val="26"/>
                <w:szCs w:val="26"/>
              </w:rPr>
              <w:t>notification_enabled</w:t>
            </w:r>
          </w:p>
        </w:tc>
        <w:tc>
          <w:tcPr>
            <w:tcW w:w="2111" w:type="dxa"/>
          </w:tcPr>
          <w:p w14:paraId="36678FF7" w14:textId="248E974F" w:rsidR="000A7DA8" w:rsidRDefault="000A7DA8" w:rsidP="000A7DA8">
            <w:pPr>
              <w:pStyle w:val="NormalWeb"/>
              <w:spacing w:before="0" w:beforeAutospacing="0" w:after="0" w:afterAutospacing="0" w:line="276" w:lineRule="auto"/>
              <w:jc w:val="both"/>
              <w:rPr>
                <w:sz w:val="26"/>
                <w:szCs w:val="26"/>
              </w:rPr>
            </w:pPr>
            <w:r w:rsidRPr="00833388">
              <w:rPr>
                <w:sz w:val="26"/>
                <w:szCs w:val="26"/>
              </w:rPr>
              <w:t>BOOLEAN</w:t>
            </w:r>
          </w:p>
        </w:tc>
        <w:tc>
          <w:tcPr>
            <w:tcW w:w="1668" w:type="dxa"/>
          </w:tcPr>
          <w:p w14:paraId="3E0AD9B6" w14:textId="0D4F6939" w:rsidR="000A7DA8" w:rsidRDefault="000A7DA8" w:rsidP="000A7DA8">
            <w:pPr>
              <w:pStyle w:val="NormalWeb"/>
              <w:spacing w:before="0" w:beforeAutospacing="0" w:after="0" w:afterAutospacing="0" w:line="276" w:lineRule="auto"/>
              <w:rPr>
                <w:sz w:val="26"/>
                <w:szCs w:val="26"/>
              </w:rPr>
            </w:pPr>
            <w:r w:rsidRPr="00833388">
              <w:rPr>
                <w:sz w:val="26"/>
                <w:szCs w:val="26"/>
              </w:rPr>
              <w:t>Mặc định false</w:t>
            </w:r>
          </w:p>
        </w:tc>
        <w:tc>
          <w:tcPr>
            <w:tcW w:w="2365" w:type="dxa"/>
          </w:tcPr>
          <w:p w14:paraId="414EF2EF" w14:textId="3A847A09" w:rsidR="000A7DA8" w:rsidRDefault="000A7DA8" w:rsidP="000A7DA8">
            <w:pPr>
              <w:pStyle w:val="NormalWeb"/>
              <w:spacing w:before="0" w:beforeAutospacing="0" w:after="0" w:afterAutospacing="0" w:line="276" w:lineRule="auto"/>
              <w:rPr>
                <w:sz w:val="26"/>
                <w:szCs w:val="26"/>
              </w:rPr>
            </w:pPr>
            <w:r w:rsidRPr="00833388">
              <w:rPr>
                <w:sz w:val="26"/>
                <w:szCs w:val="26"/>
              </w:rPr>
              <w:t>Trạng thái bật hoặc tắt thông báo nhắc nhở</w:t>
            </w:r>
          </w:p>
        </w:tc>
      </w:tr>
      <w:tr w:rsidR="000A7DA8" w:rsidRPr="000A7DA8" w14:paraId="37A8C000" w14:textId="77777777" w:rsidTr="000A7DA8">
        <w:tc>
          <w:tcPr>
            <w:tcW w:w="2354" w:type="dxa"/>
          </w:tcPr>
          <w:p w14:paraId="52099730" w14:textId="78E11A41" w:rsidR="000A7DA8" w:rsidRDefault="000A7DA8" w:rsidP="000A7DA8">
            <w:pPr>
              <w:pStyle w:val="NormalWeb"/>
              <w:spacing w:before="0" w:beforeAutospacing="0" w:after="0" w:afterAutospacing="0" w:line="276" w:lineRule="auto"/>
              <w:jc w:val="both"/>
              <w:rPr>
                <w:sz w:val="26"/>
                <w:szCs w:val="26"/>
              </w:rPr>
            </w:pPr>
            <w:r w:rsidRPr="00833388">
              <w:rPr>
                <w:sz w:val="26"/>
                <w:szCs w:val="26"/>
              </w:rPr>
              <w:lastRenderedPageBreak/>
              <w:t>completed_at</w:t>
            </w:r>
          </w:p>
        </w:tc>
        <w:tc>
          <w:tcPr>
            <w:tcW w:w="2111" w:type="dxa"/>
          </w:tcPr>
          <w:p w14:paraId="54F9F6E9" w14:textId="6EB91ECE" w:rsidR="000A7DA8" w:rsidRDefault="000A7DA8" w:rsidP="000A7DA8">
            <w:pPr>
              <w:pStyle w:val="NormalWeb"/>
              <w:spacing w:before="0" w:beforeAutospacing="0" w:after="0" w:afterAutospacing="0" w:line="276" w:lineRule="auto"/>
              <w:jc w:val="both"/>
              <w:rPr>
                <w:sz w:val="26"/>
                <w:szCs w:val="26"/>
              </w:rPr>
            </w:pPr>
            <w:r w:rsidRPr="00833388">
              <w:rPr>
                <w:sz w:val="26"/>
                <w:szCs w:val="26"/>
              </w:rPr>
              <w:t>TIMESTAMPTZ</w:t>
            </w:r>
          </w:p>
        </w:tc>
        <w:tc>
          <w:tcPr>
            <w:tcW w:w="1668" w:type="dxa"/>
          </w:tcPr>
          <w:p w14:paraId="148226C2" w14:textId="4EDFB3F4" w:rsidR="000A7DA8" w:rsidRDefault="000A7DA8" w:rsidP="000A7DA8">
            <w:pPr>
              <w:pStyle w:val="NormalWeb"/>
              <w:spacing w:before="0" w:beforeAutospacing="0" w:after="0" w:afterAutospacing="0" w:line="276" w:lineRule="auto"/>
              <w:rPr>
                <w:sz w:val="26"/>
                <w:szCs w:val="26"/>
              </w:rPr>
            </w:pPr>
            <w:r w:rsidRPr="00833388">
              <w:rPr>
                <w:sz w:val="26"/>
                <w:szCs w:val="26"/>
              </w:rPr>
              <w:t>Có thể để trống</w:t>
            </w:r>
          </w:p>
        </w:tc>
        <w:tc>
          <w:tcPr>
            <w:tcW w:w="2365" w:type="dxa"/>
          </w:tcPr>
          <w:p w14:paraId="60159958" w14:textId="77077FDD" w:rsidR="000A7DA8" w:rsidRDefault="000A7DA8" w:rsidP="000A7DA8">
            <w:pPr>
              <w:pStyle w:val="NormalWeb"/>
              <w:spacing w:before="0" w:beforeAutospacing="0" w:after="0" w:afterAutospacing="0" w:line="276" w:lineRule="auto"/>
              <w:rPr>
                <w:sz w:val="26"/>
                <w:szCs w:val="26"/>
              </w:rPr>
            </w:pPr>
            <w:r w:rsidRPr="00833388">
              <w:rPr>
                <w:sz w:val="26"/>
                <w:szCs w:val="26"/>
              </w:rPr>
              <w:t>Thời điểm công việc được đánh dấu hoàn thành</w:t>
            </w:r>
          </w:p>
        </w:tc>
      </w:tr>
    </w:tbl>
    <w:p w14:paraId="6B993F77" w14:textId="3A0F6773" w:rsidR="00673FF0" w:rsidRPr="00833388" w:rsidRDefault="00A31A8F" w:rsidP="00A31A8F">
      <w:pPr>
        <w:pStyle w:val="Caption"/>
        <w:rPr>
          <w:szCs w:val="26"/>
        </w:rPr>
      </w:pPr>
      <w:bookmarkStart w:id="181" w:name="_Toc232541229"/>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33</w:t>
      </w:r>
      <w:r w:rsidR="00982DA6">
        <w:rPr>
          <w:noProof/>
        </w:rPr>
        <w:fldChar w:fldCharType="end"/>
      </w:r>
      <w:r w:rsidR="000A7DA8">
        <w:t xml:space="preserve"> </w:t>
      </w:r>
      <w:r w:rsidR="00673FF0" w:rsidRPr="00833388">
        <w:rPr>
          <w:szCs w:val="26"/>
        </w:rPr>
        <w:t>Bảng Care_Tasks</w:t>
      </w:r>
      <w:bookmarkEnd w:id="181"/>
    </w:p>
    <w:p w14:paraId="0D808216" w14:textId="50B4A5F4" w:rsidR="00673FF0" w:rsidRPr="00833388" w:rsidRDefault="00673FF0" w:rsidP="00F85BA6">
      <w:pPr>
        <w:pStyle w:val="NormalWeb"/>
        <w:spacing w:before="0" w:beforeAutospacing="0" w:after="0" w:afterAutospacing="0" w:line="276" w:lineRule="auto"/>
        <w:jc w:val="both"/>
        <w:rPr>
          <w:sz w:val="26"/>
          <w:szCs w:val="26"/>
        </w:rPr>
      </w:pPr>
      <w:r w:rsidRPr="00833388">
        <w:rPr>
          <w:sz w:val="26"/>
          <w:szCs w:val="26"/>
        </w:rPr>
        <w:t>Bảng 14: Plant_Knowledge (Kho kiến thức về cây trồng)</w:t>
      </w:r>
    </w:p>
    <w:tbl>
      <w:tblPr>
        <w:tblStyle w:val="TableGrid"/>
        <w:tblW w:w="0" w:type="auto"/>
        <w:tblInd w:w="0" w:type="dxa"/>
        <w:tblLook w:val="04A0" w:firstRow="1" w:lastRow="0" w:firstColumn="1" w:lastColumn="0" w:noHBand="0" w:noVBand="1"/>
      </w:tblPr>
      <w:tblGrid>
        <w:gridCol w:w="2281"/>
        <w:gridCol w:w="2036"/>
        <w:gridCol w:w="1856"/>
        <w:gridCol w:w="2655"/>
      </w:tblGrid>
      <w:tr w:rsidR="00673FF0" w:rsidRPr="00833388" w14:paraId="15E78A24" w14:textId="77777777" w:rsidTr="00023942">
        <w:tc>
          <w:tcPr>
            <w:tcW w:w="0" w:type="auto"/>
            <w:hideMark/>
          </w:tcPr>
          <w:p w14:paraId="160B4011"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48A576E2"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0ECEAA79"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296EACCA"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27B55800" w14:textId="77777777" w:rsidTr="00023942">
        <w:tc>
          <w:tcPr>
            <w:tcW w:w="0" w:type="auto"/>
            <w:hideMark/>
          </w:tcPr>
          <w:p w14:paraId="6EAB48DD" w14:textId="77777777" w:rsidR="00673FF0" w:rsidRPr="00833388" w:rsidRDefault="00673FF0" w:rsidP="00F85BA6">
            <w:pPr>
              <w:spacing w:line="276" w:lineRule="auto"/>
              <w:jc w:val="both"/>
              <w:rPr>
                <w:szCs w:val="26"/>
              </w:rPr>
            </w:pPr>
            <w:r w:rsidRPr="00833388">
              <w:rPr>
                <w:szCs w:val="26"/>
              </w:rPr>
              <w:t>plant_key</w:t>
            </w:r>
          </w:p>
        </w:tc>
        <w:tc>
          <w:tcPr>
            <w:tcW w:w="0" w:type="auto"/>
            <w:hideMark/>
          </w:tcPr>
          <w:p w14:paraId="3C17328F"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0FB5D8E" w14:textId="77777777" w:rsidR="00673FF0" w:rsidRPr="00833388" w:rsidRDefault="00673FF0" w:rsidP="000A7DA8">
            <w:pPr>
              <w:spacing w:line="276" w:lineRule="auto"/>
              <w:rPr>
                <w:szCs w:val="26"/>
              </w:rPr>
            </w:pPr>
            <w:r w:rsidRPr="00833388">
              <w:rPr>
                <w:szCs w:val="26"/>
              </w:rPr>
              <w:t>Khóa chính (PK)</w:t>
            </w:r>
          </w:p>
        </w:tc>
        <w:tc>
          <w:tcPr>
            <w:tcW w:w="0" w:type="auto"/>
            <w:hideMark/>
          </w:tcPr>
          <w:p w14:paraId="264106F9" w14:textId="77777777" w:rsidR="00673FF0" w:rsidRPr="00833388" w:rsidRDefault="00673FF0" w:rsidP="000A7DA8">
            <w:pPr>
              <w:spacing w:line="276" w:lineRule="auto"/>
              <w:rPr>
                <w:szCs w:val="26"/>
              </w:rPr>
            </w:pPr>
            <w:r w:rsidRPr="00833388">
              <w:rPr>
                <w:szCs w:val="26"/>
              </w:rPr>
              <w:t>Mã định danh duy nhất của loại cây</w:t>
            </w:r>
          </w:p>
        </w:tc>
      </w:tr>
      <w:tr w:rsidR="00673FF0" w:rsidRPr="00833388" w14:paraId="696BE1A0" w14:textId="77777777" w:rsidTr="00023942">
        <w:tc>
          <w:tcPr>
            <w:tcW w:w="0" w:type="auto"/>
            <w:hideMark/>
          </w:tcPr>
          <w:p w14:paraId="72FDADCC" w14:textId="77777777" w:rsidR="00673FF0" w:rsidRPr="00833388" w:rsidRDefault="00673FF0" w:rsidP="00F85BA6">
            <w:pPr>
              <w:spacing w:line="276" w:lineRule="auto"/>
              <w:jc w:val="both"/>
              <w:rPr>
                <w:szCs w:val="26"/>
              </w:rPr>
            </w:pPr>
            <w:r w:rsidRPr="00833388">
              <w:rPr>
                <w:szCs w:val="26"/>
              </w:rPr>
              <w:t>display_name</w:t>
            </w:r>
          </w:p>
        </w:tc>
        <w:tc>
          <w:tcPr>
            <w:tcW w:w="0" w:type="auto"/>
            <w:hideMark/>
          </w:tcPr>
          <w:p w14:paraId="090154FD"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1326145A" w14:textId="77777777" w:rsidR="00673FF0" w:rsidRPr="00833388" w:rsidRDefault="00673FF0" w:rsidP="000A7DA8">
            <w:pPr>
              <w:spacing w:line="276" w:lineRule="auto"/>
              <w:rPr>
                <w:szCs w:val="26"/>
              </w:rPr>
            </w:pPr>
            <w:r w:rsidRPr="00833388">
              <w:rPr>
                <w:szCs w:val="26"/>
              </w:rPr>
              <w:t>Không được để trống</w:t>
            </w:r>
          </w:p>
        </w:tc>
        <w:tc>
          <w:tcPr>
            <w:tcW w:w="0" w:type="auto"/>
            <w:hideMark/>
          </w:tcPr>
          <w:p w14:paraId="36E77B24" w14:textId="77777777" w:rsidR="00673FF0" w:rsidRPr="00833388" w:rsidRDefault="00673FF0" w:rsidP="000A7DA8">
            <w:pPr>
              <w:spacing w:line="276" w:lineRule="auto"/>
              <w:rPr>
                <w:szCs w:val="26"/>
              </w:rPr>
            </w:pPr>
            <w:r w:rsidRPr="00833388">
              <w:rPr>
                <w:szCs w:val="26"/>
              </w:rPr>
              <w:t>Tên hiển thị của cây</w:t>
            </w:r>
          </w:p>
        </w:tc>
      </w:tr>
      <w:tr w:rsidR="00673FF0" w:rsidRPr="00833388" w14:paraId="3836EEE8" w14:textId="77777777" w:rsidTr="00023942">
        <w:tc>
          <w:tcPr>
            <w:tcW w:w="0" w:type="auto"/>
            <w:hideMark/>
          </w:tcPr>
          <w:p w14:paraId="6ABBB740" w14:textId="77777777" w:rsidR="00673FF0" w:rsidRPr="00833388" w:rsidRDefault="00673FF0" w:rsidP="00F85BA6">
            <w:pPr>
              <w:spacing w:line="276" w:lineRule="auto"/>
              <w:jc w:val="both"/>
              <w:rPr>
                <w:szCs w:val="26"/>
              </w:rPr>
            </w:pPr>
            <w:r w:rsidRPr="00833388">
              <w:rPr>
                <w:szCs w:val="26"/>
              </w:rPr>
              <w:t>care_summary</w:t>
            </w:r>
          </w:p>
        </w:tc>
        <w:tc>
          <w:tcPr>
            <w:tcW w:w="0" w:type="auto"/>
            <w:hideMark/>
          </w:tcPr>
          <w:p w14:paraId="3E720351"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36F617F0" w14:textId="77777777" w:rsidR="00673FF0" w:rsidRPr="00833388" w:rsidRDefault="00673FF0" w:rsidP="000A7DA8">
            <w:pPr>
              <w:spacing w:line="276" w:lineRule="auto"/>
              <w:rPr>
                <w:szCs w:val="26"/>
              </w:rPr>
            </w:pPr>
            <w:r w:rsidRPr="00833388">
              <w:rPr>
                <w:szCs w:val="26"/>
              </w:rPr>
              <w:t>Có thể để trống</w:t>
            </w:r>
          </w:p>
        </w:tc>
        <w:tc>
          <w:tcPr>
            <w:tcW w:w="0" w:type="auto"/>
            <w:hideMark/>
          </w:tcPr>
          <w:p w14:paraId="1A01200A" w14:textId="77777777" w:rsidR="00673FF0" w:rsidRPr="00833388" w:rsidRDefault="00673FF0" w:rsidP="000A7DA8">
            <w:pPr>
              <w:spacing w:line="276" w:lineRule="auto"/>
              <w:rPr>
                <w:szCs w:val="26"/>
              </w:rPr>
            </w:pPr>
            <w:r w:rsidRPr="00833388">
              <w:rPr>
                <w:szCs w:val="26"/>
              </w:rPr>
              <w:t>Nội dung tóm tắt cách chăm sóc cây</w:t>
            </w:r>
          </w:p>
        </w:tc>
      </w:tr>
      <w:tr w:rsidR="00673FF0" w:rsidRPr="00833388" w14:paraId="3060EC38" w14:textId="77777777" w:rsidTr="00023942">
        <w:tc>
          <w:tcPr>
            <w:tcW w:w="0" w:type="auto"/>
            <w:hideMark/>
          </w:tcPr>
          <w:p w14:paraId="2E781ADD" w14:textId="77777777" w:rsidR="00673FF0" w:rsidRPr="00833388" w:rsidRDefault="00673FF0" w:rsidP="00F85BA6">
            <w:pPr>
              <w:spacing w:line="276" w:lineRule="auto"/>
              <w:jc w:val="both"/>
              <w:rPr>
                <w:szCs w:val="26"/>
              </w:rPr>
            </w:pPr>
            <w:r w:rsidRPr="00833388">
              <w:rPr>
                <w:szCs w:val="26"/>
              </w:rPr>
              <w:t>temperature_min_c</w:t>
            </w:r>
          </w:p>
        </w:tc>
        <w:tc>
          <w:tcPr>
            <w:tcW w:w="0" w:type="auto"/>
            <w:hideMark/>
          </w:tcPr>
          <w:p w14:paraId="50AB6F4B" w14:textId="77777777" w:rsidR="00673FF0" w:rsidRPr="00833388" w:rsidRDefault="00673FF0" w:rsidP="00F85BA6">
            <w:pPr>
              <w:spacing w:line="276" w:lineRule="auto"/>
              <w:jc w:val="both"/>
              <w:rPr>
                <w:szCs w:val="26"/>
              </w:rPr>
            </w:pPr>
            <w:r w:rsidRPr="00833388">
              <w:rPr>
                <w:szCs w:val="26"/>
              </w:rPr>
              <w:t>FLOAT8</w:t>
            </w:r>
          </w:p>
        </w:tc>
        <w:tc>
          <w:tcPr>
            <w:tcW w:w="0" w:type="auto"/>
            <w:hideMark/>
          </w:tcPr>
          <w:p w14:paraId="5BD9765F" w14:textId="77777777" w:rsidR="00673FF0" w:rsidRPr="00833388" w:rsidRDefault="00673FF0" w:rsidP="000A7DA8">
            <w:pPr>
              <w:spacing w:line="276" w:lineRule="auto"/>
              <w:rPr>
                <w:szCs w:val="26"/>
              </w:rPr>
            </w:pPr>
            <w:r w:rsidRPr="00833388">
              <w:rPr>
                <w:szCs w:val="26"/>
              </w:rPr>
              <w:t>Có thể để trống</w:t>
            </w:r>
          </w:p>
        </w:tc>
        <w:tc>
          <w:tcPr>
            <w:tcW w:w="0" w:type="auto"/>
            <w:hideMark/>
          </w:tcPr>
          <w:p w14:paraId="409F0A74" w14:textId="77777777" w:rsidR="00673FF0" w:rsidRPr="00833388" w:rsidRDefault="00673FF0" w:rsidP="000A7DA8">
            <w:pPr>
              <w:spacing w:line="276" w:lineRule="auto"/>
              <w:rPr>
                <w:szCs w:val="26"/>
              </w:rPr>
            </w:pPr>
            <w:r w:rsidRPr="00833388">
              <w:rPr>
                <w:szCs w:val="26"/>
              </w:rPr>
              <w:t>Nhiệt độ tối thiểu phù hợp với cây</w:t>
            </w:r>
          </w:p>
        </w:tc>
      </w:tr>
      <w:tr w:rsidR="00673FF0" w:rsidRPr="00833388" w14:paraId="218D729A" w14:textId="77777777" w:rsidTr="00023942">
        <w:tc>
          <w:tcPr>
            <w:tcW w:w="0" w:type="auto"/>
            <w:hideMark/>
          </w:tcPr>
          <w:p w14:paraId="1152DF49" w14:textId="77777777" w:rsidR="00673FF0" w:rsidRPr="00833388" w:rsidRDefault="00673FF0" w:rsidP="00F85BA6">
            <w:pPr>
              <w:spacing w:line="276" w:lineRule="auto"/>
              <w:jc w:val="both"/>
              <w:rPr>
                <w:szCs w:val="26"/>
              </w:rPr>
            </w:pPr>
            <w:r w:rsidRPr="00833388">
              <w:rPr>
                <w:szCs w:val="26"/>
              </w:rPr>
              <w:t>temperature_max_c</w:t>
            </w:r>
          </w:p>
        </w:tc>
        <w:tc>
          <w:tcPr>
            <w:tcW w:w="0" w:type="auto"/>
            <w:hideMark/>
          </w:tcPr>
          <w:p w14:paraId="334CBD2D" w14:textId="77777777" w:rsidR="00673FF0" w:rsidRPr="00833388" w:rsidRDefault="00673FF0" w:rsidP="00F85BA6">
            <w:pPr>
              <w:spacing w:line="276" w:lineRule="auto"/>
              <w:jc w:val="both"/>
              <w:rPr>
                <w:szCs w:val="26"/>
              </w:rPr>
            </w:pPr>
            <w:r w:rsidRPr="00833388">
              <w:rPr>
                <w:szCs w:val="26"/>
              </w:rPr>
              <w:t>FLOAT8</w:t>
            </w:r>
          </w:p>
        </w:tc>
        <w:tc>
          <w:tcPr>
            <w:tcW w:w="0" w:type="auto"/>
            <w:hideMark/>
          </w:tcPr>
          <w:p w14:paraId="22023008" w14:textId="77777777" w:rsidR="00673FF0" w:rsidRPr="00833388" w:rsidRDefault="00673FF0" w:rsidP="000A7DA8">
            <w:pPr>
              <w:spacing w:line="276" w:lineRule="auto"/>
              <w:rPr>
                <w:szCs w:val="26"/>
              </w:rPr>
            </w:pPr>
            <w:r w:rsidRPr="00833388">
              <w:rPr>
                <w:szCs w:val="26"/>
              </w:rPr>
              <w:t>Có thể để trống</w:t>
            </w:r>
          </w:p>
        </w:tc>
        <w:tc>
          <w:tcPr>
            <w:tcW w:w="0" w:type="auto"/>
            <w:hideMark/>
          </w:tcPr>
          <w:p w14:paraId="48F95DBA" w14:textId="77777777" w:rsidR="00673FF0" w:rsidRPr="00833388" w:rsidRDefault="00673FF0" w:rsidP="000A7DA8">
            <w:pPr>
              <w:spacing w:line="276" w:lineRule="auto"/>
              <w:rPr>
                <w:szCs w:val="26"/>
              </w:rPr>
            </w:pPr>
            <w:r w:rsidRPr="00833388">
              <w:rPr>
                <w:szCs w:val="26"/>
              </w:rPr>
              <w:t>Nhiệt độ tối đa phù hợp với cây</w:t>
            </w:r>
          </w:p>
        </w:tc>
      </w:tr>
      <w:tr w:rsidR="00673FF0" w:rsidRPr="00833388" w14:paraId="7937A6F3" w14:textId="77777777" w:rsidTr="00023942">
        <w:tc>
          <w:tcPr>
            <w:tcW w:w="0" w:type="auto"/>
            <w:hideMark/>
          </w:tcPr>
          <w:p w14:paraId="4A72431B" w14:textId="77777777" w:rsidR="00673FF0" w:rsidRPr="00833388" w:rsidRDefault="00673FF0" w:rsidP="00F85BA6">
            <w:pPr>
              <w:spacing w:line="276" w:lineRule="auto"/>
              <w:jc w:val="both"/>
              <w:rPr>
                <w:szCs w:val="26"/>
              </w:rPr>
            </w:pPr>
            <w:r w:rsidRPr="00833388">
              <w:rPr>
                <w:szCs w:val="26"/>
              </w:rPr>
              <w:t>sunlight</w:t>
            </w:r>
          </w:p>
        </w:tc>
        <w:tc>
          <w:tcPr>
            <w:tcW w:w="0" w:type="auto"/>
            <w:hideMark/>
          </w:tcPr>
          <w:p w14:paraId="1C852F63"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3C77B4DE" w14:textId="77777777" w:rsidR="00673FF0" w:rsidRPr="00833388" w:rsidRDefault="00673FF0" w:rsidP="000A7DA8">
            <w:pPr>
              <w:spacing w:line="276" w:lineRule="auto"/>
              <w:rPr>
                <w:szCs w:val="26"/>
              </w:rPr>
            </w:pPr>
            <w:r w:rsidRPr="00833388">
              <w:rPr>
                <w:szCs w:val="26"/>
              </w:rPr>
              <w:t>Có thể để trống</w:t>
            </w:r>
          </w:p>
        </w:tc>
        <w:tc>
          <w:tcPr>
            <w:tcW w:w="0" w:type="auto"/>
            <w:hideMark/>
          </w:tcPr>
          <w:p w14:paraId="57628290" w14:textId="77777777" w:rsidR="00673FF0" w:rsidRPr="00833388" w:rsidRDefault="00673FF0" w:rsidP="000A7DA8">
            <w:pPr>
              <w:spacing w:line="276" w:lineRule="auto"/>
              <w:rPr>
                <w:szCs w:val="26"/>
              </w:rPr>
            </w:pPr>
            <w:r w:rsidRPr="00833388">
              <w:rPr>
                <w:szCs w:val="26"/>
              </w:rPr>
              <w:t>Điều kiện ánh sáng phù hợp</w:t>
            </w:r>
          </w:p>
        </w:tc>
      </w:tr>
      <w:tr w:rsidR="00673FF0" w:rsidRPr="00833388" w14:paraId="207D169C" w14:textId="77777777" w:rsidTr="00023942">
        <w:tc>
          <w:tcPr>
            <w:tcW w:w="0" w:type="auto"/>
            <w:hideMark/>
          </w:tcPr>
          <w:p w14:paraId="670CB3E8" w14:textId="77777777" w:rsidR="00673FF0" w:rsidRPr="00833388" w:rsidRDefault="00673FF0" w:rsidP="00F85BA6">
            <w:pPr>
              <w:spacing w:line="276" w:lineRule="auto"/>
              <w:jc w:val="both"/>
              <w:rPr>
                <w:szCs w:val="26"/>
              </w:rPr>
            </w:pPr>
            <w:r w:rsidRPr="00833388">
              <w:rPr>
                <w:szCs w:val="26"/>
              </w:rPr>
              <w:t>light_guide</w:t>
            </w:r>
          </w:p>
        </w:tc>
        <w:tc>
          <w:tcPr>
            <w:tcW w:w="0" w:type="auto"/>
            <w:hideMark/>
          </w:tcPr>
          <w:p w14:paraId="6D5EC03E"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701F91E" w14:textId="77777777" w:rsidR="00673FF0" w:rsidRPr="00833388" w:rsidRDefault="00673FF0" w:rsidP="000A7DA8">
            <w:pPr>
              <w:spacing w:line="276" w:lineRule="auto"/>
              <w:rPr>
                <w:szCs w:val="26"/>
              </w:rPr>
            </w:pPr>
            <w:r w:rsidRPr="00833388">
              <w:rPr>
                <w:szCs w:val="26"/>
              </w:rPr>
              <w:t>Có thể để trống</w:t>
            </w:r>
          </w:p>
        </w:tc>
        <w:tc>
          <w:tcPr>
            <w:tcW w:w="0" w:type="auto"/>
            <w:hideMark/>
          </w:tcPr>
          <w:p w14:paraId="51BED1A2" w14:textId="77777777" w:rsidR="00673FF0" w:rsidRPr="00833388" w:rsidRDefault="00673FF0" w:rsidP="000A7DA8">
            <w:pPr>
              <w:spacing w:line="276" w:lineRule="auto"/>
              <w:rPr>
                <w:szCs w:val="26"/>
              </w:rPr>
            </w:pPr>
            <w:r w:rsidRPr="00833388">
              <w:rPr>
                <w:szCs w:val="26"/>
              </w:rPr>
              <w:t>Hướng dẫn chi tiết về ánh sáng</w:t>
            </w:r>
          </w:p>
        </w:tc>
      </w:tr>
      <w:tr w:rsidR="00673FF0" w:rsidRPr="00833388" w14:paraId="2E06B7BC" w14:textId="77777777" w:rsidTr="00023942">
        <w:tc>
          <w:tcPr>
            <w:tcW w:w="0" w:type="auto"/>
            <w:hideMark/>
          </w:tcPr>
          <w:p w14:paraId="79D92194" w14:textId="77777777" w:rsidR="00673FF0" w:rsidRPr="00833388" w:rsidRDefault="00673FF0" w:rsidP="00F85BA6">
            <w:pPr>
              <w:spacing w:line="276" w:lineRule="auto"/>
              <w:jc w:val="both"/>
              <w:rPr>
                <w:szCs w:val="26"/>
              </w:rPr>
            </w:pPr>
            <w:r w:rsidRPr="00833388">
              <w:rPr>
                <w:szCs w:val="26"/>
              </w:rPr>
              <w:t>watering_guide</w:t>
            </w:r>
          </w:p>
        </w:tc>
        <w:tc>
          <w:tcPr>
            <w:tcW w:w="0" w:type="auto"/>
            <w:hideMark/>
          </w:tcPr>
          <w:p w14:paraId="19EA32D7"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48AD1030" w14:textId="77777777" w:rsidR="00673FF0" w:rsidRPr="00833388" w:rsidRDefault="00673FF0" w:rsidP="000A7DA8">
            <w:pPr>
              <w:spacing w:line="276" w:lineRule="auto"/>
              <w:rPr>
                <w:szCs w:val="26"/>
              </w:rPr>
            </w:pPr>
            <w:r w:rsidRPr="00833388">
              <w:rPr>
                <w:szCs w:val="26"/>
              </w:rPr>
              <w:t>Có thể để trống</w:t>
            </w:r>
          </w:p>
        </w:tc>
        <w:tc>
          <w:tcPr>
            <w:tcW w:w="0" w:type="auto"/>
            <w:hideMark/>
          </w:tcPr>
          <w:p w14:paraId="3252D01D" w14:textId="77777777" w:rsidR="00673FF0" w:rsidRPr="00833388" w:rsidRDefault="00673FF0" w:rsidP="000A7DA8">
            <w:pPr>
              <w:spacing w:line="276" w:lineRule="auto"/>
              <w:rPr>
                <w:szCs w:val="26"/>
              </w:rPr>
            </w:pPr>
            <w:r w:rsidRPr="00833388">
              <w:rPr>
                <w:szCs w:val="26"/>
              </w:rPr>
              <w:t>Hướng dẫn chi tiết về cách tưới nước</w:t>
            </w:r>
          </w:p>
        </w:tc>
      </w:tr>
      <w:tr w:rsidR="00673FF0" w:rsidRPr="00833388" w14:paraId="44E34B2A" w14:textId="77777777" w:rsidTr="00023942">
        <w:tc>
          <w:tcPr>
            <w:tcW w:w="0" w:type="auto"/>
            <w:hideMark/>
          </w:tcPr>
          <w:p w14:paraId="52C380E9" w14:textId="77777777" w:rsidR="00673FF0" w:rsidRPr="00833388" w:rsidRDefault="00673FF0" w:rsidP="00F85BA6">
            <w:pPr>
              <w:spacing w:line="276" w:lineRule="auto"/>
              <w:jc w:val="both"/>
              <w:rPr>
                <w:szCs w:val="26"/>
              </w:rPr>
            </w:pPr>
            <w:r w:rsidRPr="00833388">
              <w:rPr>
                <w:szCs w:val="26"/>
              </w:rPr>
              <w:t>related_plant_keys</w:t>
            </w:r>
          </w:p>
        </w:tc>
        <w:tc>
          <w:tcPr>
            <w:tcW w:w="0" w:type="auto"/>
            <w:hideMark/>
          </w:tcPr>
          <w:p w14:paraId="31354DC7" w14:textId="77777777" w:rsidR="00673FF0" w:rsidRPr="00833388" w:rsidRDefault="00673FF0" w:rsidP="00F85BA6">
            <w:pPr>
              <w:spacing w:line="276" w:lineRule="auto"/>
              <w:jc w:val="both"/>
              <w:rPr>
                <w:szCs w:val="26"/>
              </w:rPr>
            </w:pPr>
            <w:r w:rsidRPr="00833388">
              <w:rPr>
                <w:szCs w:val="26"/>
              </w:rPr>
              <w:t>TEXT[]</w:t>
            </w:r>
          </w:p>
        </w:tc>
        <w:tc>
          <w:tcPr>
            <w:tcW w:w="0" w:type="auto"/>
            <w:hideMark/>
          </w:tcPr>
          <w:p w14:paraId="64F58AAE" w14:textId="77777777" w:rsidR="00673FF0" w:rsidRPr="00833388" w:rsidRDefault="00673FF0" w:rsidP="000A7DA8">
            <w:pPr>
              <w:spacing w:line="276" w:lineRule="auto"/>
              <w:rPr>
                <w:szCs w:val="26"/>
              </w:rPr>
            </w:pPr>
            <w:r w:rsidRPr="00833388">
              <w:rPr>
                <w:szCs w:val="26"/>
              </w:rPr>
              <w:t>Có thể để trống</w:t>
            </w:r>
          </w:p>
        </w:tc>
        <w:tc>
          <w:tcPr>
            <w:tcW w:w="0" w:type="auto"/>
            <w:hideMark/>
          </w:tcPr>
          <w:p w14:paraId="3AD628AD" w14:textId="77777777" w:rsidR="00673FF0" w:rsidRPr="00833388" w:rsidRDefault="00673FF0" w:rsidP="000A7DA8">
            <w:pPr>
              <w:spacing w:line="276" w:lineRule="auto"/>
              <w:rPr>
                <w:szCs w:val="26"/>
              </w:rPr>
            </w:pPr>
            <w:r w:rsidRPr="00833388">
              <w:rPr>
                <w:szCs w:val="26"/>
              </w:rPr>
              <w:t>Danh sách mã các loại cây có liên quan</w:t>
            </w:r>
          </w:p>
        </w:tc>
      </w:tr>
      <w:tr w:rsidR="00673FF0" w:rsidRPr="00833388" w14:paraId="726EC556" w14:textId="77777777" w:rsidTr="00023942">
        <w:tc>
          <w:tcPr>
            <w:tcW w:w="0" w:type="auto"/>
            <w:hideMark/>
          </w:tcPr>
          <w:p w14:paraId="5EC76DB0" w14:textId="77777777" w:rsidR="00673FF0" w:rsidRPr="00833388" w:rsidRDefault="00673FF0" w:rsidP="00F85BA6">
            <w:pPr>
              <w:spacing w:line="276" w:lineRule="auto"/>
              <w:jc w:val="both"/>
              <w:rPr>
                <w:szCs w:val="26"/>
              </w:rPr>
            </w:pPr>
            <w:r w:rsidRPr="00833388">
              <w:rPr>
                <w:szCs w:val="26"/>
              </w:rPr>
              <w:t>updated_at</w:t>
            </w:r>
          </w:p>
        </w:tc>
        <w:tc>
          <w:tcPr>
            <w:tcW w:w="0" w:type="auto"/>
            <w:hideMark/>
          </w:tcPr>
          <w:p w14:paraId="23C7D434"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44248B82" w14:textId="77777777" w:rsidR="00673FF0" w:rsidRPr="00833388" w:rsidRDefault="00673FF0" w:rsidP="000A7DA8">
            <w:pPr>
              <w:spacing w:line="276" w:lineRule="auto"/>
              <w:rPr>
                <w:szCs w:val="26"/>
              </w:rPr>
            </w:pPr>
            <w:r w:rsidRPr="00833388">
              <w:rPr>
                <w:szCs w:val="26"/>
              </w:rPr>
              <w:t>Mặc định thời gian hiện tại</w:t>
            </w:r>
          </w:p>
        </w:tc>
        <w:tc>
          <w:tcPr>
            <w:tcW w:w="0" w:type="auto"/>
            <w:hideMark/>
          </w:tcPr>
          <w:p w14:paraId="4908D20B" w14:textId="77777777" w:rsidR="00673FF0" w:rsidRPr="00833388" w:rsidRDefault="00673FF0" w:rsidP="000A7DA8">
            <w:pPr>
              <w:spacing w:line="276" w:lineRule="auto"/>
              <w:rPr>
                <w:szCs w:val="26"/>
              </w:rPr>
            </w:pPr>
            <w:r w:rsidRPr="00833388">
              <w:rPr>
                <w:szCs w:val="26"/>
              </w:rPr>
              <w:t>Thời điểm kiến thức được cập nhật gần nhất</w:t>
            </w:r>
          </w:p>
        </w:tc>
      </w:tr>
    </w:tbl>
    <w:p w14:paraId="2783DA38" w14:textId="5861B5E9" w:rsidR="000A7DA8" w:rsidRDefault="00983733" w:rsidP="00983733">
      <w:pPr>
        <w:pStyle w:val="Caption"/>
        <w:rPr>
          <w:szCs w:val="26"/>
        </w:rPr>
      </w:pPr>
      <w:bookmarkStart w:id="182" w:name="_Toc232541230"/>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34</w:t>
      </w:r>
      <w:r w:rsidR="00982DA6">
        <w:rPr>
          <w:noProof/>
        </w:rPr>
        <w:fldChar w:fldCharType="end"/>
      </w:r>
      <w:r>
        <w:t xml:space="preserve"> </w:t>
      </w:r>
      <w:r w:rsidR="000A7DA8" w:rsidRPr="00833388">
        <w:rPr>
          <w:szCs w:val="26"/>
        </w:rPr>
        <w:t>Bảng Plant_Knowledge</w:t>
      </w:r>
      <w:bookmarkEnd w:id="182"/>
    </w:p>
    <w:p w14:paraId="65FD3275" w14:textId="4A9855AB" w:rsidR="00673FF0" w:rsidRDefault="00673FF0" w:rsidP="00F85BA6">
      <w:pPr>
        <w:pStyle w:val="NormalWeb"/>
        <w:spacing w:before="0" w:beforeAutospacing="0" w:after="0" w:afterAutospacing="0" w:line="276" w:lineRule="auto"/>
        <w:jc w:val="both"/>
        <w:rPr>
          <w:sz w:val="26"/>
          <w:szCs w:val="26"/>
        </w:rPr>
      </w:pPr>
      <w:r w:rsidRPr="00833388">
        <w:rPr>
          <w:sz w:val="26"/>
          <w:szCs w:val="26"/>
        </w:rPr>
        <w:t>Bảng 15: Plant_Resources (Nội dung và tài nguyên tham khảo)</w:t>
      </w:r>
    </w:p>
    <w:tbl>
      <w:tblPr>
        <w:tblStyle w:val="TableGrid"/>
        <w:tblW w:w="0" w:type="auto"/>
        <w:tblInd w:w="0" w:type="dxa"/>
        <w:tblLayout w:type="fixed"/>
        <w:tblLook w:val="04A0" w:firstRow="1" w:lastRow="0" w:firstColumn="1" w:lastColumn="0" w:noHBand="0" w:noVBand="1"/>
      </w:tblPr>
      <w:tblGrid>
        <w:gridCol w:w="1980"/>
        <w:gridCol w:w="1496"/>
        <w:gridCol w:w="2331"/>
        <w:gridCol w:w="2691"/>
      </w:tblGrid>
      <w:tr w:rsidR="00983733" w14:paraId="50409BF4" w14:textId="77777777" w:rsidTr="00983733">
        <w:tc>
          <w:tcPr>
            <w:tcW w:w="1980" w:type="dxa"/>
          </w:tcPr>
          <w:p w14:paraId="13C79EA8" w14:textId="3CB5DAB0" w:rsidR="00983733" w:rsidRDefault="00983733" w:rsidP="00983733">
            <w:pPr>
              <w:pStyle w:val="NormalWeb"/>
              <w:spacing w:before="0" w:beforeAutospacing="0" w:after="0" w:afterAutospacing="0" w:line="276" w:lineRule="auto"/>
              <w:jc w:val="both"/>
              <w:rPr>
                <w:sz w:val="26"/>
                <w:szCs w:val="26"/>
              </w:rPr>
            </w:pPr>
            <w:r w:rsidRPr="00833388">
              <w:rPr>
                <w:b/>
                <w:bCs/>
                <w:sz w:val="26"/>
                <w:szCs w:val="26"/>
              </w:rPr>
              <w:t>Tên cột</w:t>
            </w:r>
          </w:p>
        </w:tc>
        <w:tc>
          <w:tcPr>
            <w:tcW w:w="1496" w:type="dxa"/>
          </w:tcPr>
          <w:p w14:paraId="6C1E4C59" w14:textId="5BD73745" w:rsidR="00983733" w:rsidRDefault="00983733" w:rsidP="00983733">
            <w:pPr>
              <w:pStyle w:val="NormalWeb"/>
              <w:spacing w:before="0" w:beforeAutospacing="0" w:after="0" w:afterAutospacing="0" w:line="276" w:lineRule="auto"/>
              <w:jc w:val="both"/>
              <w:rPr>
                <w:sz w:val="26"/>
                <w:szCs w:val="26"/>
              </w:rPr>
            </w:pPr>
            <w:r w:rsidRPr="00833388">
              <w:rPr>
                <w:b/>
                <w:bCs/>
                <w:sz w:val="26"/>
                <w:szCs w:val="26"/>
              </w:rPr>
              <w:t>Kiểu dữ liệu</w:t>
            </w:r>
          </w:p>
        </w:tc>
        <w:tc>
          <w:tcPr>
            <w:tcW w:w="2331" w:type="dxa"/>
          </w:tcPr>
          <w:p w14:paraId="6163F0CF" w14:textId="6B799EA6" w:rsidR="00983733" w:rsidRDefault="00983733" w:rsidP="00983733">
            <w:pPr>
              <w:pStyle w:val="NormalWeb"/>
              <w:spacing w:before="0" w:beforeAutospacing="0" w:after="0" w:afterAutospacing="0" w:line="276" w:lineRule="auto"/>
              <w:jc w:val="both"/>
              <w:rPr>
                <w:sz w:val="26"/>
                <w:szCs w:val="26"/>
              </w:rPr>
            </w:pPr>
            <w:r w:rsidRPr="00833388">
              <w:rPr>
                <w:b/>
                <w:bCs/>
                <w:sz w:val="26"/>
                <w:szCs w:val="26"/>
              </w:rPr>
              <w:t>Ràng buộc</w:t>
            </w:r>
          </w:p>
        </w:tc>
        <w:tc>
          <w:tcPr>
            <w:tcW w:w="2691" w:type="dxa"/>
          </w:tcPr>
          <w:p w14:paraId="521A266A" w14:textId="2587D813" w:rsidR="00983733" w:rsidRDefault="00983733" w:rsidP="00983733">
            <w:pPr>
              <w:pStyle w:val="NormalWeb"/>
              <w:spacing w:before="0" w:beforeAutospacing="0" w:after="0" w:afterAutospacing="0" w:line="276" w:lineRule="auto"/>
              <w:jc w:val="both"/>
              <w:rPr>
                <w:sz w:val="26"/>
                <w:szCs w:val="26"/>
              </w:rPr>
            </w:pPr>
            <w:r w:rsidRPr="00833388">
              <w:rPr>
                <w:b/>
                <w:bCs/>
                <w:sz w:val="26"/>
                <w:szCs w:val="26"/>
              </w:rPr>
              <w:t>Mô tả</w:t>
            </w:r>
          </w:p>
        </w:tc>
      </w:tr>
      <w:tr w:rsidR="00983733" w:rsidRPr="00983733" w14:paraId="2612D06A" w14:textId="77777777" w:rsidTr="00983733">
        <w:tc>
          <w:tcPr>
            <w:tcW w:w="1980" w:type="dxa"/>
          </w:tcPr>
          <w:p w14:paraId="59ABCB9C" w14:textId="2DBA3496" w:rsidR="00983733" w:rsidRDefault="00983733" w:rsidP="00983733">
            <w:pPr>
              <w:pStyle w:val="NormalWeb"/>
              <w:spacing w:before="0" w:beforeAutospacing="0" w:after="0" w:afterAutospacing="0" w:line="276" w:lineRule="auto"/>
              <w:jc w:val="both"/>
              <w:rPr>
                <w:sz w:val="26"/>
                <w:szCs w:val="26"/>
              </w:rPr>
            </w:pPr>
            <w:r w:rsidRPr="00833388">
              <w:rPr>
                <w:sz w:val="26"/>
                <w:szCs w:val="26"/>
              </w:rPr>
              <w:t>id</w:t>
            </w:r>
          </w:p>
        </w:tc>
        <w:tc>
          <w:tcPr>
            <w:tcW w:w="1496" w:type="dxa"/>
          </w:tcPr>
          <w:p w14:paraId="2EAF160F" w14:textId="5E5A64F1" w:rsidR="00983733" w:rsidRDefault="00983733" w:rsidP="00983733">
            <w:pPr>
              <w:pStyle w:val="NormalWeb"/>
              <w:spacing w:before="0" w:beforeAutospacing="0" w:after="0" w:afterAutospacing="0" w:line="276" w:lineRule="auto"/>
              <w:jc w:val="both"/>
              <w:rPr>
                <w:sz w:val="26"/>
                <w:szCs w:val="26"/>
              </w:rPr>
            </w:pPr>
            <w:r w:rsidRPr="00833388">
              <w:rPr>
                <w:sz w:val="26"/>
                <w:szCs w:val="26"/>
              </w:rPr>
              <w:t>UUID</w:t>
            </w:r>
          </w:p>
        </w:tc>
        <w:tc>
          <w:tcPr>
            <w:tcW w:w="2331" w:type="dxa"/>
          </w:tcPr>
          <w:p w14:paraId="0DEE16FE" w14:textId="2EB21D9D" w:rsidR="00983733" w:rsidRDefault="00983733" w:rsidP="00983733">
            <w:pPr>
              <w:pStyle w:val="NormalWeb"/>
              <w:spacing w:before="0" w:beforeAutospacing="0" w:after="0" w:afterAutospacing="0" w:line="276" w:lineRule="auto"/>
              <w:rPr>
                <w:sz w:val="26"/>
                <w:szCs w:val="26"/>
              </w:rPr>
            </w:pPr>
            <w:r w:rsidRPr="00833388">
              <w:rPr>
                <w:sz w:val="26"/>
                <w:szCs w:val="26"/>
              </w:rPr>
              <w:t>Khóa chính (PK)</w:t>
            </w:r>
          </w:p>
        </w:tc>
        <w:tc>
          <w:tcPr>
            <w:tcW w:w="2691" w:type="dxa"/>
          </w:tcPr>
          <w:p w14:paraId="01F4C413" w14:textId="25551CAF" w:rsidR="00983733" w:rsidRDefault="00983733" w:rsidP="00983733">
            <w:pPr>
              <w:pStyle w:val="NormalWeb"/>
              <w:spacing w:before="0" w:beforeAutospacing="0" w:after="0" w:afterAutospacing="0" w:line="276" w:lineRule="auto"/>
              <w:rPr>
                <w:sz w:val="26"/>
                <w:szCs w:val="26"/>
              </w:rPr>
            </w:pPr>
            <w:r w:rsidRPr="00833388">
              <w:rPr>
                <w:sz w:val="26"/>
                <w:szCs w:val="26"/>
              </w:rPr>
              <w:t>Mã định danh của tài nguyên</w:t>
            </w:r>
          </w:p>
        </w:tc>
      </w:tr>
      <w:tr w:rsidR="00983733" w:rsidRPr="00983733" w14:paraId="3EED6709" w14:textId="77777777" w:rsidTr="00983733">
        <w:tc>
          <w:tcPr>
            <w:tcW w:w="1980" w:type="dxa"/>
          </w:tcPr>
          <w:p w14:paraId="3AD23F3D" w14:textId="4CF36174" w:rsidR="00983733" w:rsidRDefault="00983733" w:rsidP="00983733">
            <w:pPr>
              <w:pStyle w:val="NormalWeb"/>
              <w:spacing w:before="0" w:beforeAutospacing="0" w:after="0" w:afterAutospacing="0" w:line="276" w:lineRule="auto"/>
              <w:jc w:val="both"/>
              <w:rPr>
                <w:sz w:val="26"/>
                <w:szCs w:val="26"/>
              </w:rPr>
            </w:pPr>
            <w:r w:rsidRPr="00833388">
              <w:rPr>
                <w:sz w:val="26"/>
                <w:szCs w:val="26"/>
              </w:rPr>
              <w:t>created_at</w:t>
            </w:r>
          </w:p>
        </w:tc>
        <w:tc>
          <w:tcPr>
            <w:tcW w:w="1496" w:type="dxa"/>
          </w:tcPr>
          <w:p w14:paraId="2ED0D1A4" w14:textId="693F96E4" w:rsidR="00983733" w:rsidRDefault="00983733" w:rsidP="00983733">
            <w:pPr>
              <w:pStyle w:val="NormalWeb"/>
              <w:spacing w:before="0" w:beforeAutospacing="0" w:after="0" w:afterAutospacing="0" w:line="276" w:lineRule="auto"/>
              <w:jc w:val="both"/>
              <w:rPr>
                <w:sz w:val="26"/>
                <w:szCs w:val="26"/>
              </w:rPr>
            </w:pPr>
            <w:r w:rsidRPr="00833388">
              <w:rPr>
                <w:sz w:val="26"/>
                <w:szCs w:val="26"/>
              </w:rPr>
              <w:t>TIMESTAMPTZ</w:t>
            </w:r>
          </w:p>
        </w:tc>
        <w:tc>
          <w:tcPr>
            <w:tcW w:w="2331" w:type="dxa"/>
          </w:tcPr>
          <w:p w14:paraId="1C074930" w14:textId="7643D75B" w:rsidR="00983733" w:rsidRDefault="00983733" w:rsidP="00983733">
            <w:pPr>
              <w:pStyle w:val="NormalWeb"/>
              <w:spacing w:before="0" w:beforeAutospacing="0" w:after="0" w:afterAutospacing="0" w:line="276" w:lineRule="auto"/>
              <w:rPr>
                <w:sz w:val="26"/>
                <w:szCs w:val="26"/>
              </w:rPr>
            </w:pPr>
            <w:r w:rsidRPr="00833388">
              <w:rPr>
                <w:sz w:val="26"/>
                <w:szCs w:val="26"/>
              </w:rPr>
              <w:t>Mặc định thời gian hiện tại</w:t>
            </w:r>
          </w:p>
        </w:tc>
        <w:tc>
          <w:tcPr>
            <w:tcW w:w="2691" w:type="dxa"/>
          </w:tcPr>
          <w:p w14:paraId="5E8F6A49" w14:textId="420BE10D" w:rsidR="00983733" w:rsidRDefault="00983733" w:rsidP="00983733">
            <w:pPr>
              <w:pStyle w:val="NormalWeb"/>
              <w:spacing w:before="0" w:beforeAutospacing="0" w:after="0" w:afterAutospacing="0" w:line="276" w:lineRule="auto"/>
              <w:rPr>
                <w:sz w:val="26"/>
                <w:szCs w:val="26"/>
              </w:rPr>
            </w:pPr>
            <w:r w:rsidRPr="00833388">
              <w:rPr>
                <w:sz w:val="26"/>
                <w:szCs w:val="26"/>
              </w:rPr>
              <w:t>Thời điểm tài nguyên được thêm</w:t>
            </w:r>
          </w:p>
        </w:tc>
      </w:tr>
      <w:tr w:rsidR="00983733" w:rsidRPr="00983733" w14:paraId="53DC40DE" w14:textId="77777777" w:rsidTr="00983733">
        <w:tc>
          <w:tcPr>
            <w:tcW w:w="1980" w:type="dxa"/>
          </w:tcPr>
          <w:p w14:paraId="3496890E" w14:textId="2304366C" w:rsidR="00983733" w:rsidRDefault="00983733" w:rsidP="00983733">
            <w:pPr>
              <w:pStyle w:val="NormalWeb"/>
              <w:spacing w:before="0" w:beforeAutospacing="0" w:after="0" w:afterAutospacing="0" w:line="276" w:lineRule="auto"/>
              <w:jc w:val="both"/>
              <w:rPr>
                <w:sz w:val="26"/>
                <w:szCs w:val="26"/>
              </w:rPr>
            </w:pPr>
            <w:r w:rsidRPr="00833388">
              <w:rPr>
                <w:sz w:val="26"/>
                <w:szCs w:val="26"/>
              </w:rPr>
              <w:lastRenderedPageBreak/>
              <w:t>plant_key</w:t>
            </w:r>
          </w:p>
        </w:tc>
        <w:tc>
          <w:tcPr>
            <w:tcW w:w="1496" w:type="dxa"/>
          </w:tcPr>
          <w:p w14:paraId="0E14AE30" w14:textId="27973BA8"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4A6B2195" w14:textId="58A87D50" w:rsidR="00983733" w:rsidRDefault="00983733" w:rsidP="00983733">
            <w:pPr>
              <w:pStyle w:val="NormalWeb"/>
              <w:spacing w:before="0" w:beforeAutospacing="0" w:after="0" w:afterAutospacing="0" w:line="276" w:lineRule="auto"/>
              <w:rPr>
                <w:sz w:val="26"/>
                <w:szCs w:val="26"/>
              </w:rPr>
            </w:pPr>
            <w:r w:rsidRPr="00833388">
              <w:rPr>
                <w:sz w:val="26"/>
                <w:szCs w:val="26"/>
              </w:rPr>
              <w:t>Khóa ngoại (FK) → plant_knowledge.plant_key</w:t>
            </w:r>
          </w:p>
        </w:tc>
        <w:tc>
          <w:tcPr>
            <w:tcW w:w="2691" w:type="dxa"/>
          </w:tcPr>
          <w:p w14:paraId="0AF4292C" w14:textId="65A65CEF" w:rsidR="00983733" w:rsidRDefault="00983733" w:rsidP="00983733">
            <w:pPr>
              <w:pStyle w:val="NormalWeb"/>
              <w:spacing w:before="0" w:beforeAutospacing="0" w:after="0" w:afterAutospacing="0" w:line="276" w:lineRule="auto"/>
              <w:rPr>
                <w:sz w:val="26"/>
                <w:szCs w:val="26"/>
              </w:rPr>
            </w:pPr>
            <w:r w:rsidRPr="00833388">
              <w:rPr>
                <w:sz w:val="26"/>
                <w:szCs w:val="26"/>
              </w:rPr>
              <w:t>Loại cây liên quan đến tài nguyên</w:t>
            </w:r>
          </w:p>
        </w:tc>
      </w:tr>
      <w:tr w:rsidR="00983733" w:rsidRPr="00983733" w14:paraId="097AB6C3" w14:textId="77777777" w:rsidTr="00983733">
        <w:tc>
          <w:tcPr>
            <w:tcW w:w="1980" w:type="dxa"/>
          </w:tcPr>
          <w:p w14:paraId="43B17437" w14:textId="7DF2E2E3" w:rsidR="00983733" w:rsidRDefault="00983733" w:rsidP="00983733">
            <w:pPr>
              <w:pStyle w:val="NormalWeb"/>
              <w:spacing w:before="0" w:beforeAutospacing="0" w:after="0" w:afterAutospacing="0" w:line="276" w:lineRule="auto"/>
              <w:jc w:val="both"/>
              <w:rPr>
                <w:sz w:val="26"/>
                <w:szCs w:val="26"/>
              </w:rPr>
            </w:pPr>
            <w:r w:rsidRPr="00833388">
              <w:rPr>
                <w:sz w:val="26"/>
                <w:szCs w:val="26"/>
              </w:rPr>
              <w:t>title</w:t>
            </w:r>
          </w:p>
        </w:tc>
        <w:tc>
          <w:tcPr>
            <w:tcW w:w="1496" w:type="dxa"/>
          </w:tcPr>
          <w:p w14:paraId="09C44D95" w14:textId="483DD96B"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4AE0FA4F" w14:textId="099A1467" w:rsidR="00983733" w:rsidRDefault="00983733" w:rsidP="00983733">
            <w:pPr>
              <w:pStyle w:val="NormalWeb"/>
              <w:spacing w:before="0" w:beforeAutospacing="0" w:after="0" w:afterAutospacing="0" w:line="276" w:lineRule="auto"/>
              <w:rPr>
                <w:sz w:val="26"/>
                <w:szCs w:val="26"/>
              </w:rPr>
            </w:pPr>
            <w:r w:rsidRPr="00833388">
              <w:rPr>
                <w:sz w:val="26"/>
                <w:szCs w:val="26"/>
              </w:rPr>
              <w:t>Không được để trống</w:t>
            </w:r>
          </w:p>
        </w:tc>
        <w:tc>
          <w:tcPr>
            <w:tcW w:w="2691" w:type="dxa"/>
          </w:tcPr>
          <w:p w14:paraId="33EF96D8" w14:textId="56B8A1CE" w:rsidR="00983733" w:rsidRDefault="00983733" w:rsidP="00983733">
            <w:pPr>
              <w:pStyle w:val="NormalWeb"/>
              <w:spacing w:before="0" w:beforeAutospacing="0" w:after="0" w:afterAutospacing="0" w:line="276" w:lineRule="auto"/>
              <w:rPr>
                <w:sz w:val="26"/>
                <w:szCs w:val="26"/>
              </w:rPr>
            </w:pPr>
            <w:r w:rsidRPr="00833388">
              <w:rPr>
                <w:sz w:val="26"/>
                <w:szCs w:val="26"/>
              </w:rPr>
              <w:t>Tiêu đề của nội dung</w:t>
            </w:r>
          </w:p>
        </w:tc>
      </w:tr>
      <w:tr w:rsidR="00983733" w:rsidRPr="00983733" w14:paraId="6CF051A7" w14:textId="77777777" w:rsidTr="00983733">
        <w:tc>
          <w:tcPr>
            <w:tcW w:w="1980" w:type="dxa"/>
          </w:tcPr>
          <w:p w14:paraId="43C20598" w14:textId="7C87FB61" w:rsidR="00983733" w:rsidRDefault="00983733" w:rsidP="00983733">
            <w:pPr>
              <w:pStyle w:val="NormalWeb"/>
              <w:spacing w:before="0" w:beforeAutospacing="0" w:after="0" w:afterAutospacing="0" w:line="276" w:lineRule="auto"/>
              <w:jc w:val="both"/>
              <w:rPr>
                <w:sz w:val="26"/>
                <w:szCs w:val="26"/>
              </w:rPr>
            </w:pPr>
            <w:r w:rsidRPr="00833388">
              <w:rPr>
                <w:sz w:val="26"/>
                <w:szCs w:val="26"/>
              </w:rPr>
              <w:t>url</w:t>
            </w:r>
          </w:p>
        </w:tc>
        <w:tc>
          <w:tcPr>
            <w:tcW w:w="1496" w:type="dxa"/>
          </w:tcPr>
          <w:p w14:paraId="055D7F40" w14:textId="77F2768A"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6EE7645B" w14:textId="2DF17910" w:rsidR="00983733"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3E01FA69" w14:textId="518F6C81" w:rsidR="00983733" w:rsidRDefault="00983733" w:rsidP="00983733">
            <w:pPr>
              <w:pStyle w:val="NormalWeb"/>
              <w:spacing w:before="0" w:beforeAutospacing="0" w:after="0" w:afterAutospacing="0" w:line="276" w:lineRule="auto"/>
              <w:rPr>
                <w:sz w:val="26"/>
                <w:szCs w:val="26"/>
              </w:rPr>
            </w:pPr>
            <w:r w:rsidRPr="00833388">
              <w:rPr>
                <w:sz w:val="26"/>
                <w:szCs w:val="26"/>
              </w:rPr>
              <w:t>Đường dẫn đến tài nguyên bên ngoài</w:t>
            </w:r>
          </w:p>
        </w:tc>
      </w:tr>
      <w:tr w:rsidR="00983733" w:rsidRPr="00983733" w14:paraId="268D2700" w14:textId="77777777" w:rsidTr="00983733">
        <w:tc>
          <w:tcPr>
            <w:tcW w:w="1980" w:type="dxa"/>
          </w:tcPr>
          <w:p w14:paraId="5A7966C2" w14:textId="3F689184" w:rsidR="00983733" w:rsidRDefault="00983733" w:rsidP="00983733">
            <w:pPr>
              <w:pStyle w:val="NormalWeb"/>
              <w:spacing w:before="0" w:beforeAutospacing="0" w:after="0" w:afterAutospacing="0" w:line="276" w:lineRule="auto"/>
              <w:jc w:val="both"/>
              <w:rPr>
                <w:sz w:val="26"/>
                <w:szCs w:val="26"/>
              </w:rPr>
            </w:pPr>
            <w:r w:rsidRPr="00833388">
              <w:rPr>
                <w:sz w:val="26"/>
                <w:szCs w:val="26"/>
              </w:rPr>
              <w:t>resource_type</w:t>
            </w:r>
          </w:p>
        </w:tc>
        <w:tc>
          <w:tcPr>
            <w:tcW w:w="1496" w:type="dxa"/>
          </w:tcPr>
          <w:p w14:paraId="7E67FA50" w14:textId="79B0AC4D"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75FAC718" w14:textId="66A298B7" w:rsidR="00983733" w:rsidRDefault="00983733" w:rsidP="00983733">
            <w:pPr>
              <w:pStyle w:val="NormalWeb"/>
              <w:spacing w:before="0" w:beforeAutospacing="0" w:after="0" w:afterAutospacing="0" w:line="276" w:lineRule="auto"/>
              <w:rPr>
                <w:sz w:val="26"/>
                <w:szCs w:val="26"/>
              </w:rPr>
            </w:pPr>
            <w:r w:rsidRPr="00833388">
              <w:rPr>
                <w:sz w:val="26"/>
                <w:szCs w:val="26"/>
              </w:rPr>
              <w:t>Không được để trống</w:t>
            </w:r>
          </w:p>
        </w:tc>
        <w:tc>
          <w:tcPr>
            <w:tcW w:w="2691" w:type="dxa"/>
          </w:tcPr>
          <w:p w14:paraId="30B4E39F" w14:textId="7E5B5ACA" w:rsidR="00983733" w:rsidRDefault="00983733" w:rsidP="00983733">
            <w:pPr>
              <w:pStyle w:val="NormalWeb"/>
              <w:spacing w:before="0" w:beforeAutospacing="0" w:after="0" w:afterAutospacing="0" w:line="276" w:lineRule="auto"/>
              <w:rPr>
                <w:sz w:val="26"/>
                <w:szCs w:val="26"/>
              </w:rPr>
            </w:pPr>
            <w:r w:rsidRPr="00833388">
              <w:rPr>
                <w:sz w:val="26"/>
                <w:szCs w:val="26"/>
              </w:rPr>
              <w:t>Loại tài nguyên, ví dụ: bài viết, video hoặc báo cáo</w:t>
            </w:r>
          </w:p>
        </w:tc>
      </w:tr>
      <w:tr w:rsidR="00983733" w:rsidRPr="00983733" w14:paraId="332966EA" w14:textId="77777777" w:rsidTr="00983733">
        <w:tc>
          <w:tcPr>
            <w:tcW w:w="1980" w:type="dxa"/>
          </w:tcPr>
          <w:p w14:paraId="2EDD709A" w14:textId="32846FD4" w:rsidR="00983733" w:rsidRDefault="00983733" w:rsidP="00983733">
            <w:pPr>
              <w:pStyle w:val="NormalWeb"/>
              <w:spacing w:before="0" w:beforeAutospacing="0" w:after="0" w:afterAutospacing="0" w:line="276" w:lineRule="auto"/>
              <w:jc w:val="both"/>
              <w:rPr>
                <w:sz w:val="26"/>
                <w:szCs w:val="26"/>
              </w:rPr>
            </w:pPr>
            <w:r w:rsidRPr="00833388">
              <w:rPr>
                <w:sz w:val="26"/>
                <w:szCs w:val="26"/>
              </w:rPr>
              <w:t>source_name</w:t>
            </w:r>
          </w:p>
        </w:tc>
        <w:tc>
          <w:tcPr>
            <w:tcW w:w="1496" w:type="dxa"/>
          </w:tcPr>
          <w:p w14:paraId="00359DCA" w14:textId="5BD643F1"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23F2F9B2" w14:textId="0CC1D025" w:rsidR="00983733"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3B61D4B1" w14:textId="703F84DC" w:rsidR="00983733" w:rsidRDefault="00983733" w:rsidP="00983733">
            <w:pPr>
              <w:pStyle w:val="NormalWeb"/>
              <w:spacing w:before="0" w:beforeAutospacing="0" w:after="0" w:afterAutospacing="0" w:line="276" w:lineRule="auto"/>
              <w:rPr>
                <w:sz w:val="26"/>
                <w:szCs w:val="26"/>
              </w:rPr>
            </w:pPr>
            <w:r w:rsidRPr="00833388">
              <w:rPr>
                <w:sz w:val="26"/>
                <w:szCs w:val="26"/>
              </w:rPr>
              <w:t>Tên đơn vị hoặc nguồn cung cấp nội dung</w:t>
            </w:r>
          </w:p>
        </w:tc>
      </w:tr>
      <w:tr w:rsidR="00983733" w:rsidRPr="00983733" w14:paraId="4B7AA5BE" w14:textId="77777777" w:rsidTr="00983733">
        <w:tc>
          <w:tcPr>
            <w:tcW w:w="1980" w:type="dxa"/>
          </w:tcPr>
          <w:p w14:paraId="565DE5F7" w14:textId="4EE1DC25" w:rsidR="00983733" w:rsidRDefault="00983733" w:rsidP="00983733">
            <w:pPr>
              <w:pStyle w:val="NormalWeb"/>
              <w:spacing w:before="0" w:beforeAutospacing="0" w:after="0" w:afterAutospacing="0" w:line="276" w:lineRule="auto"/>
              <w:jc w:val="both"/>
              <w:rPr>
                <w:sz w:val="26"/>
                <w:szCs w:val="26"/>
              </w:rPr>
            </w:pPr>
            <w:r w:rsidRPr="00833388">
              <w:rPr>
                <w:sz w:val="26"/>
                <w:szCs w:val="26"/>
              </w:rPr>
              <w:t>summary</w:t>
            </w:r>
          </w:p>
        </w:tc>
        <w:tc>
          <w:tcPr>
            <w:tcW w:w="1496" w:type="dxa"/>
          </w:tcPr>
          <w:p w14:paraId="6B4C0F17" w14:textId="7CD9BC18"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5FEBE7CE" w14:textId="717F63CB" w:rsidR="00983733"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7828ACD0" w14:textId="6DFE23C0" w:rsidR="00983733" w:rsidRDefault="00983733" w:rsidP="00983733">
            <w:pPr>
              <w:pStyle w:val="NormalWeb"/>
              <w:spacing w:before="0" w:beforeAutospacing="0" w:after="0" w:afterAutospacing="0" w:line="276" w:lineRule="auto"/>
              <w:rPr>
                <w:sz w:val="26"/>
                <w:szCs w:val="26"/>
              </w:rPr>
            </w:pPr>
            <w:r w:rsidRPr="00833388">
              <w:rPr>
                <w:sz w:val="26"/>
                <w:szCs w:val="26"/>
              </w:rPr>
              <w:t>Nội dung tóm tắt của tài nguyên</w:t>
            </w:r>
          </w:p>
        </w:tc>
      </w:tr>
      <w:tr w:rsidR="00983733" w:rsidRPr="00983733" w14:paraId="798C26FB" w14:textId="77777777" w:rsidTr="00983733">
        <w:tc>
          <w:tcPr>
            <w:tcW w:w="1980" w:type="dxa"/>
          </w:tcPr>
          <w:p w14:paraId="3B353F5E" w14:textId="41CC3EB3" w:rsidR="00983733" w:rsidRDefault="00983733" w:rsidP="00983733">
            <w:pPr>
              <w:pStyle w:val="NormalWeb"/>
              <w:spacing w:before="0" w:beforeAutospacing="0" w:after="0" w:afterAutospacing="0" w:line="276" w:lineRule="auto"/>
              <w:jc w:val="both"/>
              <w:rPr>
                <w:sz w:val="26"/>
                <w:szCs w:val="26"/>
              </w:rPr>
            </w:pPr>
            <w:r w:rsidRPr="00833388">
              <w:rPr>
                <w:sz w:val="26"/>
                <w:szCs w:val="26"/>
              </w:rPr>
              <w:t>language</w:t>
            </w:r>
          </w:p>
        </w:tc>
        <w:tc>
          <w:tcPr>
            <w:tcW w:w="1496" w:type="dxa"/>
          </w:tcPr>
          <w:p w14:paraId="04CCCEB8" w14:textId="13AC4485"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40232CF4" w14:textId="29C30588" w:rsidR="00983733"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20806AC1" w14:textId="64224569" w:rsidR="00983733" w:rsidRDefault="00983733" w:rsidP="00983733">
            <w:pPr>
              <w:pStyle w:val="NormalWeb"/>
              <w:spacing w:before="0" w:beforeAutospacing="0" w:after="0" w:afterAutospacing="0" w:line="276" w:lineRule="auto"/>
              <w:rPr>
                <w:sz w:val="26"/>
                <w:szCs w:val="26"/>
              </w:rPr>
            </w:pPr>
            <w:r w:rsidRPr="00833388">
              <w:rPr>
                <w:sz w:val="26"/>
                <w:szCs w:val="26"/>
              </w:rPr>
              <w:t>Ngôn ngữ của tài nguyên</w:t>
            </w:r>
          </w:p>
        </w:tc>
      </w:tr>
      <w:tr w:rsidR="00983733" w:rsidRPr="00983733" w14:paraId="5BBF6377" w14:textId="77777777" w:rsidTr="00983733">
        <w:tc>
          <w:tcPr>
            <w:tcW w:w="1980" w:type="dxa"/>
          </w:tcPr>
          <w:p w14:paraId="10C06638" w14:textId="1D771616" w:rsidR="00983733" w:rsidRDefault="00983733" w:rsidP="00983733">
            <w:pPr>
              <w:pStyle w:val="NormalWeb"/>
              <w:spacing w:before="0" w:beforeAutospacing="0" w:after="0" w:afterAutospacing="0" w:line="276" w:lineRule="auto"/>
              <w:jc w:val="both"/>
              <w:rPr>
                <w:sz w:val="26"/>
                <w:szCs w:val="26"/>
              </w:rPr>
            </w:pPr>
            <w:r w:rsidRPr="00833388">
              <w:rPr>
                <w:sz w:val="26"/>
                <w:szCs w:val="26"/>
              </w:rPr>
              <w:t>image_url</w:t>
            </w:r>
          </w:p>
        </w:tc>
        <w:tc>
          <w:tcPr>
            <w:tcW w:w="1496" w:type="dxa"/>
          </w:tcPr>
          <w:p w14:paraId="401E2FB6" w14:textId="4A63B54A"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611929E3" w14:textId="0E14B286" w:rsidR="00983733"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1D68E254" w14:textId="7801B271" w:rsidR="00983733" w:rsidRDefault="00983733" w:rsidP="00983733">
            <w:pPr>
              <w:pStyle w:val="NormalWeb"/>
              <w:spacing w:before="0" w:beforeAutospacing="0" w:after="0" w:afterAutospacing="0" w:line="276" w:lineRule="auto"/>
              <w:rPr>
                <w:sz w:val="26"/>
                <w:szCs w:val="26"/>
              </w:rPr>
            </w:pPr>
            <w:r w:rsidRPr="00833388">
              <w:rPr>
                <w:sz w:val="26"/>
                <w:szCs w:val="26"/>
              </w:rPr>
              <w:t>Đường dẫn đến ảnh đại diện của tài nguyên</w:t>
            </w:r>
          </w:p>
        </w:tc>
      </w:tr>
      <w:tr w:rsidR="00983733" w:rsidRPr="00983733" w14:paraId="54D23ACF" w14:textId="77777777" w:rsidTr="00983733">
        <w:tc>
          <w:tcPr>
            <w:tcW w:w="1980" w:type="dxa"/>
          </w:tcPr>
          <w:p w14:paraId="5857B9D9" w14:textId="2B8E82A0" w:rsidR="00983733" w:rsidRDefault="00983733" w:rsidP="00983733">
            <w:pPr>
              <w:pStyle w:val="NormalWeb"/>
              <w:spacing w:before="0" w:beforeAutospacing="0" w:after="0" w:afterAutospacing="0" w:line="276" w:lineRule="auto"/>
              <w:jc w:val="both"/>
              <w:rPr>
                <w:sz w:val="26"/>
                <w:szCs w:val="26"/>
              </w:rPr>
            </w:pPr>
            <w:r w:rsidRPr="00833388">
              <w:rPr>
                <w:sz w:val="26"/>
                <w:szCs w:val="26"/>
              </w:rPr>
              <w:t>category</w:t>
            </w:r>
          </w:p>
        </w:tc>
        <w:tc>
          <w:tcPr>
            <w:tcW w:w="1496" w:type="dxa"/>
          </w:tcPr>
          <w:p w14:paraId="3881B012" w14:textId="51C8FC2F"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624C6E24" w14:textId="023291A6" w:rsidR="00983733"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292A3F7C" w14:textId="4A21C1CB" w:rsidR="00983733" w:rsidRDefault="00983733" w:rsidP="00983733">
            <w:pPr>
              <w:pStyle w:val="NormalWeb"/>
              <w:spacing w:before="0" w:beforeAutospacing="0" w:after="0" w:afterAutospacing="0" w:line="276" w:lineRule="auto"/>
              <w:rPr>
                <w:sz w:val="26"/>
                <w:szCs w:val="26"/>
              </w:rPr>
            </w:pPr>
            <w:r w:rsidRPr="00833388">
              <w:rPr>
                <w:sz w:val="26"/>
                <w:szCs w:val="26"/>
              </w:rPr>
              <w:t>Danh mục nội dung</w:t>
            </w:r>
          </w:p>
        </w:tc>
      </w:tr>
      <w:tr w:rsidR="00983733" w:rsidRPr="00983733" w14:paraId="0875F90D" w14:textId="77777777" w:rsidTr="00983733">
        <w:tc>
          <w:tcPr>
            <w:tcW w:w="1980" w:type="dxa"/>
          </w:tcPr>
          <w:p w14:paraId="2026EAF9" w14:textId="07F3E531" w:rsidR="00983733" w:rsidRDefault="00983733" w:rsidP="00983733">
            <w:pPr>
              <w:pStyle w:val="NormalWeb"/>
              <w:spacing w:before="0" w:beforeAutospacing="0" w:after="0" w:afterAutospacing="0" w:line="276" w:lineRule="auto"/>
              <w:jc w:val="both"/>
              <w:rPr>
                <w:sz w:val="26"/>
                <w:szCs w:val="26"/>
              </w:rPr>
            </w:pPr>
            <w:r w:rsidRPr="00833388">
              <w:rPr>
                <w:sz w:val="26"/>
                <w:szCs w:val="26"/>
              </w:rPr>
              <w:t>duration_label</w:t>
            </w:r>
          </w:p>
        </w:tc>
        <w:tc>
          <w:tcPr>
            <w:tcW w:w="1496" w:type="dxa"/>
          </w:tcPr>
          <w:p w14:paraId="101108C9" w14:textId="123E3C3D" w:rsidR="00983733"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788AAE94" w14:textId="3A720704" w:rsidR="00983733"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7B58605E" w14:textId="37A8ACF9" w:rsidR="00983733" w:rsidRDefault="00983733" w:rsidP="00983733">
            <w:pPr>
              <w:pStyle w:val="NormalWeb"/>
              <w:spacing w:before="0" w:beforeAutospacing="0" w:after="0" w:afterAutospacing="0" w:line="276" w:lineRule="auto"/>
              <w:rPr>
                <w:sz w:val="26"/>
                <w:szCs w:val="26"/>
              </w:rPr>
            </w:pPr>
            <w:r w:rsidRPr="00833388">
              <w:rPr>
                <w:sz w:val="26"/>
                <w:szCs w:val="26"/>
              </w:rPr>
              <w:t>Thời lượng video hoặc nhãn thời gian đọc</w:t>
            </w:r>
          </w:p>
        </w:tc>
      </w:tr>
      <w:tr w:rsidR="00983733" w:rsidRPr="00983733" w14:paraId="3C5C4C95" w14:textId="77777777" w:rsidTr="00983733">
        <w:tc>
          <w:tcPr>
            <w:tcW w:w="1980" w:type="dxa"/>
          </w:tcPr>
          <w:p w14:paraId="101DF57B" w14:textId="7CCA8559" w:rsidR="00983733" w:rsidRDefault="00983733" w:rsidP="00983733">
            <w:pPr>
              <w:pStyle w:val="NormalWeb"/>
              <w:spacing w:before="0" w:beforeAutospacing="0" w:after="0" w:afterAutospacing="0" w:line="276" w:lineRule="auto"/>
              <w:jc w:val="both"/>
              <w:rPr>
                <w:sz w:val="26"/>
                <w:szCs w:val="26"/>
              </w:rPr>
            </w:pPr>
            <w:r w:rsidRPr="00833388">
              <w:rPr>
                <w:sz w:val="26"/>
                <w:szCs w:val="26"/>
              </w:rPr>
              <w:t>is_featured</w:t>
            </w:r>
          </w:p>
        </w:tc>
        <w:tc>
          <w:tcPr>
            <w:tcW w:w="1496" w:type="dxa"/>
          </w:tcPr>
          <w:p w14:paraId="685F3849" w14:textId="14FAD7EB" w:rsidR="00983733" w:rsidRDefault="00983733" w:rsidP="00983733">
            <w:pPr>
              <w:pStyle w:val="NormalWeb"/>
              <w:spacing w:before="0" w:beforeAutospacing="0" w:after="0" w:afterAutospacing="0" w:line="276" w:lineRule="auto"/>
              <w:jc w:val="both"/>
              <w:rPr>
                <w:sz w:val="26"/>
                <w:szCs w:val="26"/>
              </w:rPr>
            </w:pPr>
            <w:r w:rsidRPr="00833388">
              <w:rPr>
                <w:sz w:val="26"/>
                <w:szCs w:val="26"/>
              </w:rPr>
              <w:t>BOOLEAN</w:t>
            </w:r>
          </w:p>
        </w:tc>
        <w:tc>
          <w:tcPr>
            <w:tcW w:w="2331" w:type="dxa"/>
          </w:tcPr>
          <w:p w14:paraId="27FF4919" w14:textId="2CA00041" w:rsidR="00983733" w:rsidRDefault="00983733" w:rsidP="00983733">
            <w:pPr>
              <w:pStyle w:val="NormalWeb"/>
              <w:spacing w:before="0" w:beforeAutospacing="0" w:after="0" w:afterAutospacing="0" w:line="276" w:lineRule="auto"/>
              <w:rPr>
                <w:sz w:val="26"/>
                <w:szCs w:val="26"/>
              </w:rPr>
            </w:pPr>
            <w:r w:rsidRPr="00833388">
              <w:rPr>
                <w:sz w:val="26"/>
                <w:szCs w:val="26"/>
              </w:rPr>
              <w:t>Mặc định false</w:t>
            </w:r>
          </w:p>
        </w:tc>
        <w:tc>
          <w:tcPr>
            <w:tcW w:w="2691" w:type="dxa"/>
          </w:tcPr>
          <w:p w14:paraId="07A4123C" w14:textId="75321C42" w:rsidR="00983733" w:rsidRDefault="00983733" w:rsidP="00983733">
            <w:pPr>
              <w:pStyle w:val="NormalWeb"/>
              <w:spacing w:before="0" w:beforeAutospacing="0" w:after="0" w:afterAutospacing="0" w:line="276" w:lineRule="auto"/>
              <w:rPr>
                <w:sz w:val="26"/>
                <w:szCs w:val="26"/>
              </w:rPr>
            </w:pPr>
            <w:r w:rsidRPr="00833388">
              <w:rPr>
                <w:sz w:val="26"/>
                <w:szCs w:val="26"/>
              </w:rPr>
              <w:t>Xác định nội dung có được hiển thị nổi bật hay không</w:t>
            </w:r>
          </w:p>
        </w:tc>
      </w:tr>
      <w:tr w:rsidR="00983733" w:rsidRPr="00983733" w14:paraId="57817FDA" w14:textId="77777777" w:rsidTr="00983733">
        <w:tc>
          <w:tcPr>
            <w:tcW w:w="1980" w:type="dxa"/>
          </w:tcPr>
          <w:p w14:paraId="7FEC34C8" w14:textId="1E731653" w:rsidR="00983733" w:rsidRPr="00833388" w:rsidRDefault="00983733" w:rsidP="00983733">
            <w:pPr>
              <w:pStyle w:val="NormalWeb"/>
              <w:spacing w:before="0" w:beforeAutospacing="0" w:after="0" w:afterAutospacing="0" w:line="276" w:lineRule="auto"/>
              <w:jc w:val="both"/>
              <w:rPr>
                <w:sz w:val="26"/>
                <w:szCs w:val="26"/>
              </w:rPr>
            </w:pPr>
            <w:r w:rsidRPr="00833388">
              <w:rPr>
                <w:sz w:val="26"/>
                <w:szCs w:val="26"/>
              </w:rPr>
              <w:t>content_markdown</w:t>
            </w:r>
          </w:p>
        </w:tc>
        <w:tc>
          <w:tcPr>
            <w:tcW w:w="1496" w:type="dxa"/>
          </w:tcPr>
          <w:p w14:paraId="23B1C8EE" w14:textId="402C3BDA" w:rsidR="00983733" w:rsidRPr="00833388"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76761811" w14:textId="7C0101E5" w:rsidR="00983733" w:rsidRPr="00833388"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2B863A90" w14:textId="4DB29704" w:rsidR="00983733" w:rsidRPr="00833388" w:rsidRDefault="00983733" w:rsidP="00983733">
            <w:pPr>
              <w:pStyle w:val="NormalWeb"/>
              <w:spacing w:before="0" w:beforeAutospacing="0" w:after="0" w:afterAutospacing="0" w:line="276" w:lineRule="auto"/>
              <w:rPr>
                <w:sz w:val="26"/>
                <w:szCs w:val="26"/>
              </w:rPr>
            </w:pPr>
            <w:r w:rsidRPr="00833388">
              <w:rPr>
                <w:sz w:val="26"/>
                <w:szCs w:val="26"/>
              </w:rPr>
              <w:t>Nội dung chi tiết được lưu dưới dạng Markdown</w:t>
            </w:r>
          </w:p>
        </w:tc>
      </w:tr>
      <w:tr w:rsidR="00983733" w:rsidRPr="00983733" w14:paraId="5A45317C" w14:textId="77777777" w:rsidTr="00983733">
        <w:tc>
          <w:tcPr>
            <w:tcW w:w="1980" w:type="dxa"/>
          </w:tcPr>
          <w:p w14:paraId="1E12AA5C" w14:textId="575852C9" w:rsidR="00983733" w:rsidRPr="00833388" w:rsidRDefault="00983733" w:rsidP="00983733">
            <w:pPr>
              <w:pStyle w:val="NormalWeb"/>
              <w:spacing w:before="0" w:beforeAutospacing="0" w:after="0" w:afterAutospacing="0" w:line="276" w:lineRule="auto"/>
              <w:jc w:val="both"/>
              <w:rPr>
                <w:sz w:val="26"/>
                <w:szCs w:val="26"/>
              </w:rPr>
            </w:pPr>
            <w:r w:rsidRPr="00833388">
              <w:rPr>
                <w:sz w:val="26"/>
                <w:szCs w:val="26"/>
              </w:rPr>
              <w:t>key_points</w:t>
            </w:r>
          </w:p>
        </w:tc>
        <w:tc>
          <w:tcPr>
            <w:tcW w:w="1496" w:type="dxa"/>
          </w:tcPr>
          <w:p w14:paraId="4D1E4EEF" w14:textId="726CDD28" w:rsidR="00983733" w:rsidRPr="00833388" w:rsidRDefault="00983733" w:rsidP="00983733">
            <w:pPr>
              <w:pStyle w:val="NormalWeb"/>
              <w:spacing w:before="0" w:beforeAutospacing="0" w:after="0" w:afterAutospacing="0" w:line="276" w:lineRule="auto"/>
              <w:jc w:val="both"/>
              <w:rPr>
                <w:sz w:val="26"/>
                <w:szCs w:val="26"/>
              </w:rPr>
            </w:pPr>
            <w:r w:rsidRPr="00833388">
              <w:rPr>
                <w:sz w:val="26"/>
                <w:szCs w:val="26"/>
              </w:rPr>
              <w:t>TEXT[]</w:t>
            </w:r>
          </w:p>
        </w:tc>
        <w:tc>
          <w:tcPr>
            <w:tcW w:w="2331" w:type="dxa"/>
          </w:tcPr>
          <w:p w14:paraId="1EC6F38E" w14:textId="556D3633" w:rsidR="00983733" w:rsidRPr="00833388"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517A4210" w14:textId="59C5274E" w:rsidR="00983733" w:rsidRPr="00833388" w:rsidRDefault="00983733" w:rsidP="00983733">
            <w:pPr>
              <w:pStyle w:val="NormalWeb"/>
              <w:spacing w:before="0" w:beforeAutospacing="0" w:after="0" w:afterAutospacing="0" w:line="276" w:lineRule="auto"/>
              <w:rPr>
                <w:sz w:val="26"/>
                <w:szCs w:val="26"/>
              </w:rPr>
            </w:pPr>
            <w:r w:rsidRPr="00833388">
              <w:rPr>
                <w:sz w:val="26"/>
                <w:szCs w:val="26"/>
              </w:rPr>
              <w:t>Danh sách các ý chính của nội dung</w:t>
            </w:r>
          </w:p>
        </w:tc>
      </w:tr>
      <w:tr w:rsidR="00983733" w:rsidRPr="00983733" w14:paraId="08C07BD0" w14:textId="77777777" w:rsidTr="00983733">
        <w:tc>
          <w:tcPr>
            <w:tcW w:w="1980" w:type="dxa"/>
          </w:tcPr>
          <w:p w14:paraId="2B883B70" w14:textId="7B81C0EF" w:rsidR="00983733" w:rsidRPr="00833388" w:rsidRDefault="00983733" w:rsidP="00983733">
            <w:pPr>
              <w:pStyle w:val="NormalWeb"/>
              <w:spacing w:before="0" w:beforeAutospacing="0" w:after="0" w:afterAutospacing="0" w:line="276" w:lineRule="auto"/>
              <w:jc w:val="both"/>
              <w:rPr>
                <w:sz w:val="26"/>
                <w:szCs w:val="26"/>
              </w:rPr>
            </w:pPr>
            <w:r w:rsidRPr="00833388">
              <w:rPr>
                <w:sz w:val="26"/>
                <w:szCs w:val="26"/>
              </w:rPr>
              <w:t>read_time_minutes</w:t>
            </w:r>
          </w:p>
        </w:tc>
        <w:tc>
          <w:tcPr>
            <w:tcW w:w="1496" w:type="dxa"/>
          </w:tcPr>
          <w:p w14:paraId="245D05EA" w14:textId="3BD39CB7" w:rsidR="00983733" w:rsidRPr="00833388" w:rsidRDefault="00983733" w:rsidP="00983733">
            <w:pPr>
              <w:pStyle w:val="NormalWeb"/>
              <w:spacing w:before="0" w:beforeAutospacing="0" w:after="0" w:afterAutospacing="0" w:line="276" w:lineRule="auto"/>
              <w:jc w:val="both"/>
              <w:rPr>
                <w:sz w:val="26"/>
                <w:szCs w:val="26"/>
              </w:rPr>
            </w:pPr>
            <w:r w:rsidRPr="00833388">
              <w:rPr>
                <w:sz w:val="26"/>
                <w:szCs w:val="26"/>
              </w:rPr>
              <w:t>INT4</w:t>
            </w:r>
          </w:p>
        </w:tc>
        <w:tc>
          <w:tcPr>
            <w:tcW w:w="2331" w:type="dxa"/>
          </w:tcPr>
          <w:p w14:paraId="1FB8ADC3" w14:textId="402FF71D" w:rsidR="00983733" w:rsidRPr="00833388" w:rsidRDefault="00983733" w:rsidP="00983733">
            <w:pPr>
              <w:pStyle w:val="NormalWeb"/>
              <w:spacing w:before="0" w:beforeAutospacing="0" w:after="0" w:afterAutospacing="0" w:line="276" w:lineRule="auto"/>
              <w:rPr>
                <w:sz w:val="26"/>
                <w:szCs w:val="26"/>
              </w:rPr>
            </w:pPr>
            <w:r w:rsidRPr="00833388">
              <w:rPr>
                <w:sz w:val="26"/>
                <w:szCs w:val="26"/>
              </w:rPr>
              <w:t>Có thể để trống</w:t>
            </w:r>
          </w:p>
        </w:tc>
        <w:tc>
          <w:tcPr>
            <w:tcW w:w="2691" w:type="dxa"/>
          </w:tcPr>
          <w:p w14:paraId="0AEEDDD2" w14:textId="0B27FD30" w:rsidR="00983733" w:rsidRPr="00833388" w:rsidRDefault="00983733" w:rsidP="00983733">
            <w:pPr>
              <w:pStyle w:val="NormalWeb"/>
              <w:spacing w:before="0" w:beforeAutospacing="0" w:after="0" w:afterAutospacing="0" w:line="276" w:lineRule="auto"/>
              <w:rPr>
                <w:sz w:val="26"/>
                <w:szCs w:val="26"/>
              </w:rPr>
            </w:pPr>
            <w:r w:rsidRPr="00833388">
              <w:rPr>
                <w:sz w:val="26"/>
                <w:szCs w:val="26"/>
              </w:rPr>
              <w:t>Thời gian đọc dự kiến, tính bằng phút</w:t>
            </w:r>
          </w:p>
        </w:tc>
      </w:tr>
    </w:tbl>
    <w:p w14:paraId="33B7AF51" w14:textId="3D31A896" w:rsidR="00983733" w:rsidRDefault="00983733" w:rsidP="00983733">
      <w:pPr>
        <w:pStyle w:val="Caption"/>
        <w:rPr>
          <w:szCs w:val="26"/>
        </w:rPr>
      </w:pPr>
      <w:bookmarkStart w:id="183" w:name="_Toc232541231"/>
      <w:r>
        <w:t xml:space="preserve">Bảng </w:t>
      </w:r>
      <w:r w:rsidR="00982DA6">
        <w:fldChar w:fldCharType="begin"/>
      </w:r>
      <w:r w:rsidR="00982DA6">
        <w:instrText xml:space="preserve"> STYLEREF 1 \s </w:instrText>
      </w:r>
      <w:r w:rsidR="00982DA6">
        <w:fldChar w:fldCharType="separate"/>
      </w:r>
      <w:r w:rsidR="00982DA6">
        <w:rPr>
          <w:noProof/>
        </w:rPr>
        <w:t>2</w:t>
      </w:r>
      <w:r w:rsidR="00982DA6">
        <w:rPr>
          <w:noProof/>
        </w:rPr>
        <w:fldChar w:fldCharType="end"/>
      </w:r>
      <w:r w:rsidR="00982DA6">
        <w:t>.</w:t>
      </w:r>
      <w:r w:rsidR="00982DA6">
        <w:fldChar w:fldCharType="begin"/>
      </w:r>
      <w:r w:rsidR="00982DA6">
        <w:instrText xml:space="preserve"> SEQ Bảng \* ARABIC \s 1 </w:instrText>
      </w:r>
      <w:r w:rsidR="00982DA6">
        <w:fldChar w:fldCharType="separate"/>
      </w:r>
      <w:r w:rsidR="00982DA6">
        <w:rPr>
          <w:noProof/>
        </w:rPr>
        <w:t>35</w:t>
      </w:r>
      <w:r w:rsidR="00982DA6">
        <w:rPr>
          <w:noProof/>
        </w:rPr>
        <w:fldChar w:fldCharType="end"/>
      </w:r>
      <w:r>
        <w:t xml:space="preserve"> </w:t>
      </w:r>
      <w:r w:rsidRPr="00833388">
        <w:rPr>
          <w:szCs w:val="26"/>
        </w:rPr>
        <w:t>Bảng Plant_Resources</w:t>
      </w:r>
      <w:bookmarkEnd w:id="183"/>
      <w:r w:rsidRPr="00833388">
        <w:rPr>
          <w:szCs w:val="26"/>
        </w:rPr>
        <w:t xml:space="preserve"> </w:t>
      </w:r>
    </w:p>
    <w:p w14:paraId="46C78B6A" w14:textId="7EF819CB" w:rsidR="00673FF0" w:rsidRPr="00833388" w:rsidRDefault="00673FF0" w:rsidP="00983733">
      <w:pPr>
        <w:pStyle w:val="NormalWeb"/>
        <w:spacing w:before="0" w:beforeAutospacing="0" w:after="0" w:afterAutospacing="0" w:line="276" w:lineRule="auto"/>
        <w:jc w:val="both"/>
        <w:rPr>
          <w:sz w:val="26"/>
          <w:szCs w:val="26"/>
        </w:rPr>
      </w:pPr>
      <w:r w:rsidRPr="00833388">
        <w:rPr>
          <w:sz w:val="26"/>
          <w:szCs w:val="26"/>
        </w:rPr>
        <w:t>Bảng 16: Bookmarks (Danh sách nội dung đã lưu)</w:t>
      </w:r>
    </w:p>
    <w:tbl>
      <w:tblPr>
        <w:tblStyle w:val="TableGrid"/>
        <w:tblW w:w="0" w:type="auto"/>
        <w:tblInd w:w="0" w:type="dxa"/>
        <w:tblLook w:val="04A0" w:firstRow="1" w:lastRow="0" w:firstColumn="1" w:lastColumn="0" w:noHBand="0" w:noVBand="1"/>
      </w:tblPr>
      <w:tblGrid>
        <w:gridCol w:w="1429"/>
        <w:gridCol w:w="2036"/>
        <w:gridCol w:w="3071"/>
        <w:gridCol w:w="2292"/>
      </w:tblGrid>
      <w:tr w:rsidR="00673FF0" w:rsidRPr="00833388" w14:paraId="4ECEF74E" w14:textId="77777777" w:rsidTr="00023942">
        <w:tc>
          <w:tcPr>
            <w:tcW w:w="0" w:type="auto"/>
            <w:hideMark/>
          </w:tcPr>
          <w:p w14:paraId="703C423D" w14:textId="77777777" w:rsidR="00673FF0" w:rsidRPr="00833388" w:rsidRDefault="00673FF0" w:rsidP="00F85BA6">
            <w:pPr>
              <w:spacing w:line="276" w:lineRule="auto"/>
              <w:jc w:val="both"/>
              <w:rPr>
                <w:b/>
                <w:bCs/>
                <w:szCs w:val="26"/>
              </w:rPr>
            </w:pPr>
            <w:r w:rsidRPr="00833388">
              <w:rPr>
                <w:b/>
                <w:bCs/>
                <w:szCs w:val="26"/>
              </w:rPr>
              <w:t>Tên cột</w:t>
            </w:r>
          </w:p>
        </w:tc>
        <w:tc>
          <w:tcPr>
            <w:tcW w:w="0" w:type="auto"/>
            <w:hideMark/>
          </w:tcPr>
          <w:p w14:paraId="52C60B1B" w14:textId="77777777" w:rsidR="00673FF0" w:rsidRPr="00833388" w:rsidRDefault="00673FF0" w:rsidP="00F85BA6">
            <w:pPr>
              <w:spacing w:line="276" w:lineRule="auto"/>
              <w:jc w:val="both"/>
              <w:rPr>
                <w:b/>
                <w:bCs/>
                <w:szCs w:val="26"/>
              </w:rPr>
            </w:pPr>
            <w:r w:rsidRPr="00833388">
              <w:rPr>
                <w:b/>
                <w:bCs/>
                <w:szCs w:val="26"/>
              </w:rPr>
              <w:t>Kiểu dữ liệu</w:t>
            </w:r>
          </w:p>
        </w:tc>
        <w:tc>
          <w:tcPr>
            <w:tcW w:w="0" w:type="auto"/>
            <w:hideMark/>
          </w:tcPr>
          <w:p w14:paraId="12A4E8B2" w14:textId="77777777" w:rsidR="00673FF0" w:rsidRPr="00833388" w:rsidRDefault="00673FF0" w:rsidP="00F85BA6">
            <w:pPr>
              <w:spacing w:line="276" w:lineRule="auto"/>
              <w:jc w:val="both"/>
              <w:rPr>
                <w:b/>
                <w:bCs/>
                <w:szCs w:val="26"/>
              </w:rPr>
            </w:pPr>
            <w:r w:rsidRPr="00833388">
              <w:rPr>
                <w:b/>
                <w:bCs/>
                <w:szCs w:val="26"/>
              </w:rPr>
              <w:t>Ràng buộc</w:t>
            </w:r>
          </w:p>
        </w:tc>
        <w:tc>
          <w:tcPr>
            <w:tcW w:w="0" w:type="auto"/>
            <w:hideMark/>
          </w:tcPr>
          <w:p w14:paraId="5B7FBEFE" w14:textId="77777777" w:rsidR="00673FF0" w:rsidRPr="00833388" w:rsidRDefault="00673FF0" w:rsidP="00F85BA6">
            <w:pPr>
              <w:spacing w:line="276" w:lineRule="auto"/>
              <w:jc w:val="both"/>
              <w:rPr>
                <w:b/>
                <w:bCs/>
                <w:szCs w:val="26"/>
              </w:rPr>
            </w:pPr>
            <w:r w:rsidRPr="00833388">
              <w:rPr>
                <w:b/>
                <w:bCs/>
                <w:szCs w:val="26"/>
              </w:rPr>
              <w:t>Mô tả</w:t>
            </w:r>
          </w:p>
        </w:tc>
      </w:tr>
      <w:tr w:rsidR="00673FF0" w:rsidRPr="00833388" w14:paraId="709B0CC2" w14:textId="77777777" w:rsidTr="00023942">
        <w:tc>
          <w:tcPr>
            <w:tcW w:w="0" w:type="auto"/>
            <w:hideMark/>
          </w:tcPr>
          <w:p w14:paraId="74F24DCA" w14:textId="77777777" w:rsidR="00673FF0" w:rsidRPr="00833388" w:rsidRDefault="00673FF0" w:rsidP="00F85BA6">
            <w:pPr>
              <w:spacing w:line="276" w:lineRule="auto"/>
              <w:jc w:val="both"/>
              <w:rPr>
                <w:szCs w:val="26"/>
              </w:rPr>
            </w:pPr>
            <w:r w:rsidRPr="00833388">
              <w:rPr>
                <w:szCs w:val="26"/>
              </w:rPr>
              <w:t>id</w:t>
            </w:r>
          </w:p>
        </w:tc>
        <w:tc>
          <w:tcPr>
            <w:tcW w:w="0" w:type="auto"/>
            <w:hideMark/>
          </w:tcPr>
          <w:p w14:paraId="0E9F3226"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0C53A7B6" w14:textId="77777777" w:rsidR="00673FF0" w:rsidRPr="00833388" w:rsidRDefault="00673FF0" w:rsidP="00F85BA6">
            <w:pPr>
              <w:spacing w:line="276" w:lineRule="auto"/>
              <w:jc w:val="both"/>
              <w:rPr>
                <w:szCs w:val="26"/>
              </w:rPr>
            </w:pPr>
            <w:r w:rsidRPr="00833388">
              <w:rPr>
                <w:szCs w:val="26"/>
              </w:rPr>
              <w:t>Khóa chính (PK)</w:t>
            </w:r>
          </w:p>
        </w:tc>
        <w:tc>
          <w:tcPr>
            <w:tcW w:w="0" w:type="auto"/>
            <w:hideMark/>
          </w:tcPr>
          <w:p w14:paraId="0055A4AC" w14:textId="77777777" w:rsidR="00673FF0" w:rsidRPr="00833388" w:rsidRDefault="00673FF0" w:rsidP="00F85BA6">
            <w:pPr>
              <w:spacing w:line="276" w:lineRule="auto"/>
              <w:jc w:val="both"/>
              <w:rPr>
                <w:szCs w:val="26"/>
              </w:rPr>
            </w:pPr>
            <w:r w:rsidRPr="00833388">
              <w:rPr>
                <w:szCs w:val="26"/>
              </w:rPr>
              <w:t>Mã định danh của dấu trang</w:t>
            </w:r>
          </w:p>
        </w:tc>
      </w:tr>
      <w:tr w:rsidR="00673FF0" w:rsidRPr="00833388" w14:paraId="6134822D" w14:textId="77777777" w:rsidTr="00023942">
        <w:tc>
          <w:tcPr>
            <w:tcW w:w="0" w:type="auto"/>
            <w:hideMark/>
          </w:tcPr>
          <w:p w14:paraId="07456A1D" w14:textId="77777777" w:rsidR="00673FF0" w:rsidRPr="00833388" w:rsidRDefault="00673FF0" w:rsidP="00F85BA6">
            <w:pPr>
              <w:spacing w:line="276" w:lineRule="auto"/>
              <w:jc w:val="both"/>
              <w:rPr>
                <w:szCs w:val="26"/>
              </w:rPr>
            </w:pPr>
            <w:r w:rsidRPr="00833388">
              <w:rPr>
                <w:szCs w:val="26"/>
              </w:rPr>
              <w:lastRenderedPageBreak/>
              <w:t>created_at</w:t>
            </w:r>
          </w:p>
        </w:tc>
        <w:tc>
          <w:tcPr>
            <w:tcW w:w="0" w:type="auto"/>
            <w:hideMark/>
          </w:tcPr>
          <w:p w14:paraId="0D049129" w14:textId="77777777" w:rsidR="00673FF0" w:rsidRPr="00833388" w:rsidRDefault="00673FF0" w:rsidP="00F85BA6">
            <w:pPr>
              <w:spacing w:line="276" w:lineRule="auto"/>
              <w:jc w:val="both"/>
              <w:rPr>
                <w:szCs w:val="26"/>
              </w:rPr>
            </w:pPr>
            <w:r w:rsidRPr="00833388">
              <w:rPr>
                <w:szCs w:val="26"/>
              </w:rPr>
              <w:t>TIMESTAMPTZ</w:t>
            </w:r>
          </w:p>
        </w:tc>
        <w:tc>
          <w:tcPr>
            <w:tcW w:w="0" w:type="auto"/>
            <w:hideMark/>
          </w:tcPr>
          <w:p w14:paraId="03419556" w14:textId="77777777" w:rsidR="00673FF0" w:rsidRPr="00833388" w:rsidRDefault="00673FF0" w:rsidP="00F85BA6">
            <w:pPr>
              <w:spacing w:line="276" w:lineRule="auto"/>
              <w:jc w:val="both"/>
              <w:rPr>
                <w:szCs w:val="26"/>
              </w:rPr>
            </w:pPr>
            <w:r w:rsidRPr="00833388">
              <w:rPr>
                <w:szCs w:val="26"/>
              </w:rPr>
              <w:t>Mặc định thời gian hiện tại</w:t>
            </w:r>
          </w:p>
        </w:tc>
        <w:tc>
          <w:tcPr>
            <w:tcW w:w="0" w:type="auto"/>
            <w:hideMark/>
          </w:tcPr>
          <w:p w14:paraId="060AA3A4" w14:textId="77777777" w:rsidR="00673FF0" w:rsidRPr="00833388" w:rsidRDefault="00673FF0" w:rsidP="00F85BA6">
            <w:pPr>
              <w:spacing w:line="276" w:lineRule="auto"/>
              <w:jc w:val="both"/>
              <w:rPr>
                <w:szCs w:val="26"/>
              </w:rPr>
            </w:pPr>
            <w:r w:rsidRPr="00833388">
              <w:rPr>
                <w:szCs w:val="26"/>
              </w:rPr>
              <w:t>Thời điểm người dùng lưu nội dung</w:t>
            </w:r>
          </w:p>
        </w:tc>
      </w:tr>
      <w:tr w:rsidR="00673FF0" w:rsidRPr="00833388" w14:paraId="3ADD399B" w14:textId="77777777" w:rsidTr="00023942">
        <w:tc>
          <w:tcPr>
            <w:tcW w:w="0" w:type="auto"/>
            <w:hideMark/>
          </w:tcPr>
          <w:p w14:paraId="3672E0A5" w14:textId="77777777" w:rsidR="00673FF0" w:rsidRPr="00833388" w:rsidRDefault="00673FF0" w:rsidP="00F85BA6">
            <w:pPr>
              <w:spacing w:line="276" w:lineRule="auto"/>
              <w:jc w:val="both"/>
              <w:rPr>
                <w:szCs w:val="26"/>
              </w:rPr>
            </w:pPr>
            <w:r w:rsidRPr="00833388">
              <w:rPr>
                <w:szCs w:val="26"/>
              </w:rPr>
              <w:t>created_by</w:t>
            </w:r>
          </w:p>
        </w:tc>
        <w:tc>
          <w:tcPr>
            <w:tcW w:w="0" w:type="auto"/>
            <w:hideMark/>
          </w:tcPr>
          <w:p w14:paraId="7020E624"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3929E8DE" w14:textId="77777777" w:rsidR="00673FF0" w:rsidRPr="00833388" w:rsidRDefault="00673FF0" w:rsidP="00F85BA6">
            <w:pPr>
              <w:spacing w:line="276" w:lineRule="auto"/>
              <w:jc w:val="both"/>
              <w:rPr>
                <w:szCs w:val="26"/>
              </w:rPr>
            </w:pPr>
            <w:r w:rsidRPr="00833388">
              <w:rPr>
                <w:szCs w:val="26"/>
              </w:rPr>
              <w:t>Khóa ngoại (FK) → profiles.id</w:t>
            </w:r>
          </w:p>
        </w:tc>
        <w:tc>
          <w:tcPr>
            <w:tcW w:w="0" w:type="auto"/>
            <w:hideMark/>
          </w:tcPr>
          <w:p w14:paraId="17D754CF" w14:textId="77777777" w:rsidR="00673FF0" w:rsidRPr="00833388" w:rsidRDefault="00673FF0" w:rsidP="00F85BA6">
            <w:pPr>
              <w:spacing w:line="276" w:lineRule="auto"/>
              <w:jc w:val="both"/>
              <w:rPr>
                <w:szCs w:val="26"/>
              </w:rPr>
            </w:pPr>
            <w:r w:rsidRPr="00833388">
              <w:rPr>
                <w:szCs w:val="26"/>
              </w:rPr>
              <w:t>Người dùng đã lưu nội dung</w:t>
            </w:r>
          </w:p>
        </w:tc>
      </w:tr>
      <w:tr w:rsidR="00673FF0" w:rsidRPr="00833388" w14:paraId="66F17600" w14:textId="77777777" w:rsidTr="00023942">
        <w:tc>
          <w:tcPr>
            <w:tcW w:w="0" w:type="auto"/>
            <w:hideMark/>
          </w:tcPr>
          <w:p w14:paraId="53F7AFD2" w14:textId="77777777" w:rsidR="00673FF0" w:rsidRPr="00833388" w:rsidRDefault="00673FF0" w:rsidP="00F85BA6">
            <w:pPr>
              <w:spacing w:line="276" w:lineRule="auto"/>
              <w:jc w:val="both"/>
              <w:rPr>
                <w:szCs w:val="26"/>
              </w:rPr>
            </w:pPr>
            <w:r w:rsidRPr="00833388">
              <w:rPr>
                <w:szCs w:val="26"/>
              </w:rPr>
              <w:t>resource_id</w:t>
            </w:r>
          </w:p>
        </w:tc>
        <w:tc>
          <w:tcPr>
            <w:tcW w:w="0" w:type="auto"/>
            <w:hideMark/>
          </w:tcPr>
          <w:p w14:paraId="6020F430" w14:textId="77777777" w:rsidR="00673FF0" w:rsidRPr="00833388" w:rsidRDefault="00673FF0" w:rsidP="00F85BA6">
            <w:pPr>
              <w:spacing w:line="276" w:lineRule="auto"/>
              <w:jc w:val="both"/>
              <w:rPr>
                <w:szCs w:val="26"/>
              </w:rPr>
            </w:pPr>
            <w:r w:rsidRPr="00833388">
              <w:rPr>
                <w:szCs w:val="26"/>
              </w:rPr>
              <w:t>UUID</w:t>
            </w:r>
          </w:p>
        </w:tc>
        <w:tc>
          <w:tcPr>
            <w:tcW w:w="0" w:type="auto"/>
            <w:hideMark/>
          </w:tcPr>
          <w:p w14:paraId="6B44BAAA" w14:textId="77777777" w:rsidR="00673FF0" w:rsidRPr="00833388" w:rsidRDefault="00673FF0" w:rsidP="00F85BA6">
            <w:pPr>
              <w:spacing w:line="276" w:lineRule="auto"/>
              <w:jc w:val="both"/>
              <w:rPr>
                <w:szCs w:val="26"/>
              </w:rPr>
            </w:pPr>
            <w:r w:rsidRPr="00833388">
              <w:rPr>
                <w:szCs w:val="26"/>
              </w:rPr>
              <w:t>Khóa ngoại (FK) → plant_resources.id</w:t>
            </w:r>
          </w:p>
        </w:tc>
        <w:tc>
          <w:tcPr>
            <w:tcW w:w="0" w:type="auto"/>
            <w:hideMark/>
          </w:tcPr>
          <w:p w14:paraId="46B9F4CF" w14:textId="77777777" w:rsidR="00673FF0" w:rsidRPr="00833388" w:rsidRDefault="00673FF0" w:rsidP="00F85BA6">
            <w:pPr>
              <w:spacing w:line="276" w:lineRule="auto"/>
              <w:jc w:val="both"/>
              <w:rPr>
                <w:szCs w:val="26"/>
              </w:rPr>
            </w:pPr>
            <w:r w:rsidRPr="00833388">
              <w:rPr>
                <w:szCs w:val="26"/>
              </w:rPr>
              <w:t>Tài nguyên được người dùng lưu</w:t>
            </w:r>
          </w:p>
        </w:tc>
      </w:tr>
    </w:tbl>
    <w:p w14:paraId="13183D5C" w14:textId="77777777" w:rsidR="00BD7A73" w:rsidRDefault="00BD7A73" w:rsidP="00983733">
      <w:pPr>
        <w:spacing w:line="276" w:lineRule="auto"/>
        <w:jc w:val="center"/>
        <w:rPr>
          <w:b/>
          <w:bCs/>
        </w:rPr>
      </w:pPr>
    </w:p>
    <w:p w14:paraId="5848BECE" w14:textId="099F3825" w:rsidR="00673FF0" w:rsidRPr="00983733" w:rsidRDefault="00983733" w:rsidP="00983733">
      <w:pPr>
        <w:spacing w:line="276" w:lineRule="auto"/>
        <w:jc w:val="center"/>
        <w:rPr>
          <w:b/>
          <w:bCs/>
          <w:szCs w:val="26"/>
        </w:rPr>
      </w:pPr>
      <w:bookmarkStart w:id="184" w:name="_Toc232541232"/>
      <w:r w:rsidRPr="00983733">
        <w:rPr>
          <w:b/>
          <w:bCs/>
        </w:rPr>
        <w:t xml:space="preserve">Bảng </w:t>
      </w:r>
      <w:r w:rsidR="00982DA6">
        <w:rPr>
          <w:b/>
          <w:bCs/>
        </w:rPr>
        <w:fldChar w:fldCharType="begin"/>
      </w:r>
      <w:r w:rsidR="00982DA6">
        <w:rPr>
          <w:b/>
          <w:bCs/>
        </w:rPr>
        <w:instrText xml:space="preserve"> STYLEREF 1 \s </w:instrText>
      </w:r>
      <w:r w:rsidR="00982DA6">
        <w:rPr>
          <w:b/>
          <w:bCs/>
        </w:rPr>
        <w:fldChar w:fldCharType="separate"/>
      </w:r>
      <w:r w:rsidR="00982DA6">
        <w:rPr>
          <w:b/>
          <w:bCs/>
          <w:noProof/>
        </w:rPr>
        <w:t>2</w:t>
      </w:r>
      <w:r w:rsidR="00982DA6">
        <w:rPr>
          <w:b/>
          <w:bCs/>
        </w:rPr>
        <w:fldChar w:fldCharType="end"/>
      </w:r>
      <w:r w:rsidR="00982DA6">
        <w:rPr>
          <w:b/>
          <w:bCs/>
        </w:rPr>
        <w:t>.</w:t>
      </w:r>
      <w:r w:rsidR="00982DA6">
        <w:rPr>
          <w:b/>
          <w:bCs/>
        </w:rPr>
        <w:fldChar w:fldCharType="begin"/>
      </w:r>
      <w:r w:rsidR="00982DA6">
        <w:rPr>
          <w:b/>
          <w:bCs/>
        </w:rPr>
        <w:instrText xml:space="preserve"> SEQ Bảng \* ARABIC \s 1 </w:instrText>
      </w:r>
      <w:r w:rsidR="00982DA6">
        <w:rPr>
          <w:b/>
          <w:bCs/>
        </w:rPr>
        <w:fldChar w:fldCharType="separate"/>
      </w:r>
      <w:r w:rsidR="00982DA6">
        <w:rPr>
          <w:b/>
          <w:bCs/>
          <w:noProof/>
        </w:rPr>
        <w:t>36</w:t>
      </w:r>
      <w:r w:rsidR="00982DA6">
        <w:rPr>
          <w:b/>
          <w:bCs/>
        </w:rPr>
        <w:fldChar w:fldCharType="end"/>
      </w:r>
      <w:r w:rsidRPr="00983733">
        <w:rPr>
          <w:b/>
          <w:bCs/>
        </w:rPr>
        <w:t xml:space="preserve"> </w:t>
      </w:r>
      <w:r w:rsidRPr="00983733">
        <w:rPr>
          <w:b/>
          <w:bCs/>
          <w:szCs w:val="26"/>
        </w:rPr>
        <w:t>Bảng Bookmarks</w:t>
      </w:r>
      <w:bookmarkEnd w:id="184"/>
    </w:p>
    <w:p w14:paraId="353BB8B5" w14:textId="77777777" w:rsidR="00BD7A73" w:rsidRDefault="00BD7A73">
      <w:pPr>
        <w:spacing w:after="160" w:line="278" w:lineRule="auto"/>
        <w:rPr>
          <w:rFonts w:eastAsiaTheme="majorEastAsia" w:cstheme="majorBidi"/>
          <w:b/>
          <w:szCs w:val="40"/>
          <w:lang w:val="vi-VN" w:eastAsia="ja-JP"/>
        </w:rPr>
      </w:pPr>
      <w:r>
        <w:rPr>
          <w:lang w:val="vi-VN" w:eastAsia="ja-JP"/>
        </w:rPr>
        <w:br w:type="page"/>
      </w:r>
    </w:p>
    <w:p w14:paraId="6970F642" w14:textId="6A0AA3D3" w:rsidR="00250534" w:rsidRPr="00833388" w:rsidRDefault="00250534" w:rsidP="00983733">
      <w:pPr>
        <w:pStyle w:val="Heading1"/>
        <w:rPr>
          <w:b w:val="0"/>
          <w:lang w:val="vi-VN" w:eastAsia="ja-JP"/>
        </w:rPr>
      </w:pPr>
      <w:bookmarkStart w:id="185" w:name="_Toc232669955"/>
      <w:r w:rsidRPr="00833388">
        <w:rPr>
          <w:lang w:val="vi-VN" w:eastAsia="ja-JP"/>
        </w:rPr>
        <w:lastRenderedPageBreak/>
        <w:t xml:space="preserve">THUẬT TOÁN </w:t>
      </w:r>
      <w:r w:rsidR="00233DF2" w:rsidRPr="00833388">
        <w:rPr>
          <w:lang w:val="vi-VN" w:eastAsia="ja-JP"/>
        </w:rPr>
        <w:t>&amp; HUẤN LUYỆN AI</w:t>
      </w:r>
      <w:bookmarkEnd w:id="185"/>
    </w:p>
    <w:p w14:paraId="2B99FA5B" w14:textId="11161E30" w:rsidR="00250534" w:rsidRPr="00833388" w:rsidRDefault="00250534" w:rsidP="00983733">
      <w:pPr>
        <w:pStyle w:val="Heading2"/>
      </w:pPr>
      <w:bookmarkStart w:id="186" w:name="_Toc232669956"/>
      <w:r w:rsidRPr="00833388">
        <w:t>Phát biểu bài toán</w:t>
      </w:r>
      <w:bookmarkEnd w:id="186"/>
    </w:p>
    <w:p w14:paraId="4D263366"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Trong đồ án này, một trong những chức năng quan trọng nhất là hỗ trợ người dùng nhận diện bệnh cây thông qua hình ảnh. Người dùng có thể sử dụng camera của thiết bị iOS để chụp ảnh lá cây hoặc chọn ảnh có sẵn trong thư viện, sau đó gửi ảnh đến hệ thống để thực hiện chẩn đoán.</w:t>
      </w:r>
    </w:p>
    <w:p w14:paraId="4D8EAEB0"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Mục tiêu của bài toán là xây dựng một hệ thống có khả năng tiếp nhận và xử lý ảnh cây trồng, sử dụng mô hình trí tuệ nhân tạo để dự đoán loại cây, loại bệnh và độ tin cậy của kết quả. Bên cạnh đó, hệ thống còn cung cấp nội dung tư vấn chăm sóc, lưu lịch sử chẩn đoán và hỗ trợ người dùng phản hồi khi kết quả chưa chính xác.</w:t>
      </w:r>
    </w:p>
    <w:p w14:paraId="75D07F95"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Bài toán đặt ra là: Làm thế nào để xây dựng một hệ thống nhận diện bệnh cây từ hình ảnh, trong đó ảnh được kiểm tra và xử lý an toàn trước khi chuyển đến mô hình AI, kết quả được lưu trữ và trả về ứng dụng trong thời gian phù hợp.</w:t>
      </w:r>
    </w:p>
    <w:p w14:paraId="5ABB7BAD"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Hệ thống Plant Disease Detector được xây dựng theo mô hình Client–Server. Ứng dụng iOS đóng vai trò là client, cho phép người dùng chụp hoặc lựa chọn ảnh. Backend FastAPI đóng vai trò là server, chịu trách nhiệm xử lý ảnh, gọi mô hình AI, lưu dữ liệu lên Supabase và trả kết quả về ứng dụng.</w:t>
      </w:r>
    </w:p>
    <w:p w14:paraId="6584821F"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Đầu vào của bài toán bao gồm:</w:t>
      </w:r>
    </w:p>
    <w:p w14:paraId="2780DD25" w14:textId="77777777" w:rsidR="00250534" w:rsidRPr="00833388" w:rsidRDefault="00250534" w:rsidP="001572AE">
      <w:pPr>
        <w:pStyle w:val="NormalWeb"/>
        <w:numPr>
          <w:ilvl w:val="0"/>
          <w:numId w:val="37"/>
        </w:numPr>
        <w:spacing w:before="0" w:beforeAutospacing="0" w:after="0" w:afterAutospacing="0" w:line="276" w:lineRule="auto"/>
        <w:jc w:val="both"/>
        <w:rPr>
          <w:sz w:val="26"/>
          <w:szCs w:val="26"/>
        </w:rPr>
      </w:pPr>
      <w:r w:rsidRPr="00833388">
        <w:rPr>
          <w:sz w:val="26"/>
          <w:szCs w:val="26"/>
        </w:rPr>
        <w:t>Hình ảnh cây trồng do người dùng chụp hoặc lựa chọn.</w:t>
      </w:r>
    </w:p>
    <w:p w14:paraId="15B08DEA" w14:textId="77777777" w:rsidR="00250534" w:rsidRPr="00833388" w:rsidRDefault="00250534" w:rsidP="001572AE">
      <w:pPr>
        <w:pStyle w:val="NormalWeb"/>
        <w:numPr>
          <w:ilvl w:val="0"/>
          <w:numId w:val="37"/>
        </w:numPr>
        <w:spacing w:before="0" w:beforeAutospacing="0" w:after="0" w:afterAutospacing="0" w:line="276" w:lineRule="auto"/>
        <w:jc w:val="both"/>
        <w:rPr>
          <w:sz w:val="26"/>
          <w:szCs w:val="26"/>
        </w:rPr>
      </w:pPr>
      <w:r w:rsidRPr="00833388">
        <w:rPr>
          <w:sz w:val="26"/>
          <w:szCs w:val="26"/>
        </w:rPr>
        <w:t>Loại cây do người dùng chọn trước khi chẩn đoán.</w:t>
      </w:r>
    </w:p>
    <w:p w14:paraId="314109B3" w14:textId="77777777" w:rsidR="00250534" w:rsidRPr="00833388" w:rsidRDefault="00250534" w:rsidP="001572AE">
      <w:pPr>
        <w:pStyle w:val="NormalWeb"/>
        <w:numPr>
          <w:ilvl w:val="0"/>
          <w:numId w:val="37"/>
        </w:numPr>
        <w:spacing w:before="0" w:beforeAutospacing="0" w:after="0" w:afterAutospacing="0" w:line="276" w:lineRule="auto"/>
        <w:jc w:val="both"/>
        <w:rPr>
          <w:sz w:val="26"/>
          <w:szCs w:val="26"/>
        </w:rPr>
      </w:pPr>
      <w:r w:rsidRPr="00833388">
        <w:rPr>
          <w:sz w:val="26"/>
          <w:szCs w:val="26"/>
        </w:rPr>
        <w:t>Thông tin xác thực của người dùng nếu đã đăng nhập.</w:t>
      </w:r>
    </w:p>
    <w:p w14:paraId="271DDAA4"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Đầu ra của bài toán bao gồm:</w:t>
      </w:r>
    </w:p>
    <w:p w14:paraId="3F598B69" w14:textId="77777777" w:rsidR="00250534" w:rsidRPr="00833388" w:rsidRDefault="00250534" w:rsidP="001572AE">
      <w:pPr>
        <w:pStyle w:val="NormalWeb"/>
        <w:numPr>
          <w:ilvl w:val="0"/>
          <w:numId w:val="38"/>
        </w:numPr>
        <w:spacing w:before="0" w:beforeAutospacing="0" w:after="0" w:afterAutospacing="0" w:line="276" w:lineRule="auto"/>
        <w:jc w:val="both"/>
        <w:rPr>
          <w:sz w:val="26"/>
          <w:szCs w:val="26"/>
        </w:rPr>
      </w:pPr>
      <w:r w:rsidRPr="00833388">
        <w:rPr>
          <w:sz w:val="26"/>
          <w:szCs w:val="26"/>
        </w:rPr>
        <w:t>Tên loại cây.</w:t>
      </w:r>
    </w:p>
    <w:p w14:paraId="69462012" w14:textId="77777777" w:rsidR="00250534" w:rsidRPr="00833388" w:rsidRDefault="00250534" w:rsidP="001572AE">
      <w:pPr>
        <w:pStyle w:val="NormalWeb"/>
        <w:numPr>
          <w:ilvl w:val="0"/>
          <w:numId w:val="38"/>
        </w:numPr>
        <w:spacing w:before="0" w:beforeAutospacing="0" w:after="0" w:afterAutospacing="0" w:line="276" w:lineRule="auto"/>
        <w:jc w:val="both"/>
        <w:rPr>
          <w:sz w:val="26"/>
          <w:szCs w:val="26"/>
        </w:rPr>
      </w:pPr>
      <w:r w:rsidRPr="00833388">
        <w:rPr>
          <w:sz w:val="26"/>
          <w:szCs w:val="26"/>
        </w:rPr>
        <w:t>Tên bệnh được dự đoán.</w:t>
      </w:r>
    </w:p>
    <w:p w14:paraId="42494614" w14:textId="77777777" w:rsidR="00250534" w:rsidRPr="00833388" w:rsidRDefault="00250534" w:rsidP="001572AE">
      <w:pPr>
        <w:pStyle w:val="NormalWeb"/>
        <w:numPr>
          <w:ilvl w:val="0"/>
          <w:numId w:val="38"/>
        </w:numPr>
        <w:spacing w:before="0" w:beforeAutospacing="0" w:after="0" w:afterAutospacing="0" w:line="276" w:lineRule="auto"/>
        <w:jc w:val="both"/>
        <w:rPr>
          <w:sz w:val="26"/>
          <w:szCs w:val="26"/>
        </w:rPr>
      </w:pPr>
      <w:r w:rsidRPr="00833388">
        <w:rPr>
          <w:sz w:val="26"/>
          <w:szCs w:val="26"/>
        </w:rPr>
        <w:t>Độ tin cậy của kết quả.</w:t>
      </w:r>
    </w:p>
    <w:p w14:paraId="10124A8E" w14:textId="77777777" w:rsidR="00250534" w:rsidRPr="00833388" w:rsidRDefault="00250534" w:rsidP="001572AE">
      <w:pPr>
        <w:pStyle w:val="NormalWeb"/>
        <w:numPr>
          <w:ilvl w:val="0"/>
          <w:numId w:val="38"/>
        </w:numPr>
        <w:spacing w:before="0" w:beforeAutospacing="0" w:after="0" w:afterAutospacing="0" w:line="276" w:lineRule="auto"/>
        <w:jc w:val="both"/>
        <w:rPr>
          <w:sz w:val="26"/>
          <w:szCs w:val="26"/>
        </w:rPr>
      </w:pPr>
      <w:r w:rsidRPr="00833388">
        <w:rPr>
          <w:sz w:val="26"/>
          <w:szCs w:val="26"/>
        </w:rPr>
        <w:t>Hình ảnh đã được lưu trữ.</w:t>
      </w:r>
    </w:p>
    <w:p w14:paraId="28C2E288" w14:textId="77777777" w:rsidR="00250534" w:rsidRPr="00833388" w:rsidRDefault="00250534" w:rsidP="001572AE">
      <w:pPr>
        <w:pStyle w:val="NormalWeb"/>
        <w:numPr>
          <w:ilvl w:val="0"/>
          <w:numId w:val="38"/>
        </w:numPr>
        <w:spacing w:before="0" w:beforeAutospacing="0" w:after="0" w:afterAutospacing="0" w:line="276" w:lineRule="auto"/>
        <w:jc w:val="both"/>
        <w:rPr>
          <w:sz w:val="26"/>
          <w:szCs w:val="26"/>
        </w:rPr>
      </w:pPr>
      <w:r w:rsidRPr="00833388">
        <w:rPr>
          <w:sz w:val="26"/>
          <w:szCs w:val="26"/>
        </w:rPr>
        <w:t>Nội dung tư vấn chăm sóc và xử lý bệnh.</w:t>
      </w:r>
    </w:p>
    <w:p w14:paraId="5779570B" w14:textId="77777777" w:rsidR="00250534" w:rsidRPr="00833388" w:rsidRDefault="00250534" w:rsidP="001572AE">
      <w:pPr>
        <w:pStyle w:val="NormalWeb"/>
        <w:numPr>
          <w:ilvl w:val="0"/>
          <w:numId w:val="38"/>
        </w:numPr>
        <w:spacing w:before="0" w:beforeAutospacing="0" w:after="0" w:afterAutospacing="0" w:line="276" w:lineRule="auto"/>
        <w:jc w:val="both"/>
        <w:rPr>
          <w:sz w:val="26"/>
          <w:szCs w:val="26"/>
        </w:rPr>
      </w:pPr>
      <w:r w:rsidRPr="00833388">
        <w:rPr>
          <w:sz w:val="26"/>
          <w:szCs w:val="26"/>
        </w:rPr>
        <w:t>Lịch sử chẩn đoán của người dùng.</w:t>
      </w:r>
    </w:p>
    <w:p w14:paraId="650D2074" w14:textId="2B11E0A8" w:rsidR="00250534" w:rsidRPr="006E7EE4" w:rsidRDefault="00250534" w:rsidP="006E7EE4">
      <w:pPr>
        <w:pStyle w:val="Heading2"/>
      </w:pPr>
      <w:bookmarkStart w:id="187" w:name="_Toc232669957"/>
      <w:r w:rsidRPr="006E7EE4">
        <w:t>Thuật toán nhận diện bệnh cây</w:t>
      </w:r>
      <w:bookmarkEnd w:id="187"/>
    </w:p>
    <w:p w14:paraId="43A2EBB7" w14:textId="67E45735" w:rsidR="00250534" w:rsidRPr="00833388" w:rsidRDefault="00250534" w:rsidP="006E7EE4">
      <w:pPr>
        <w:pStyle w:val="Heading3"/>
      </w:pPr>
      <w:bookmarkStart w:id="188" w:name="_Toc232669958"/>
      <w:r w:rsidRPr="00833388">
        <w:t>Giới thiệu</w:t>
      </w:r>
      <w:bookmarkEnd w:id="188"/>
    </w:p>
    <w:p w14:paraId="5C39A2B2"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Thuật toán nhận diện bệnh cây được xây dựng dựa trên kỹ thuật xử lý ảnh kết hợp với mô hình học sâu. Khi người dùng gửi ảnh lên, backend sẽ kiểm tra tính hợp lệ của ảnh, chuẩn hóa ảnh về định dạng phù hợp và chuyển ảnh đến mô hình AI để thực hiện dự đoán.</w:t>
      </w:r>
    </w:p>
    <w:p w14:paraId="2A2370FD"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lastRenderedPageBreak/>
        <w:t>Mô hình AI phân tích các đặc điểm trên hình ảnh như màu sắc, hình dạng, vùng tổn thương, đốm bệnh và các dấu hiệu bất thường trên lá cây. Sau khi phân tích, mô hình trả về nhãn dự đoán và độ tin cậy tương ứng.</w:t>
      </w:r>
    </w:p>
    <w:p w14:paraId="2CB26A16"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Các thành phần tham gia vào quá trình nhận diện gồm:</w:t>
      </w:r>
    </w:p>
    <w:p w14:paraId="539C8F1B" w14:textId="77777777" w:rsidR="00250534" w:rsidRPr="00833388" w:rsidRDefault="00250534" w:rsidP="001572AE">
      <w:pPr>
        <w:pStyle w:val="NormalWeb"/>
        <w:numPr>
          <w:ilvl w:val="0"/>
          <w:numId w:val="39"/>
        </w:numPr>
        <w:spacing w:before="0" w:beforeAutospacing="0" w:after="0" w:afterAutospacing="0" w:line="276" w:lineRule="auto"/>
        <w:jc w:val="both"/>
        <w:rPr>
          <w:sz w:val="26"/>
          <w:szCs w:val="26"/>
        </w:rPr>
      </w:pPr>
      <w:r w:rsidRPr="00833388">
        <w:rPr>
          <w:sz w:val="26"/>
          <w:szCs w:val="26"/>
        </w:rPr>
        <w:t>Ứng dụng iOS: Chụp hoặc lựa chọn ảnh và gửi yêu cầu chẩn đoán.</w:t>
      </w:r>
    </w:p>
    <w:p w14:paraId="382AD2BB" w14:textId="77777777" w:rsidR="00250534" w:rsidRPr="00833388" w:rsidRDefault="00250534" w:rsidP="001572AE">
      <w:pPr>
        <w:pStyle w:val="NormalWeb"/>
        <w:numPr>
          <w:ilvl w:val="0"/>
          <w:numId w:val="39"/>
        </w:numPr>
        <w:spacing w:before="0" w:beforeAutospacing="0" w:after="0" w:afterAutospacing="0" w:line="276" w:lineRule="auto"/>
        <w:jc w:val="both"/>
        <w:rPr>
          <w:sz w:val="26"/>
          <w:szCs w:val="26"/>
        </w:rPr>
      </w:pPr>
      <w:r w:rsidRPr="00833388">
        <w:rPr>
          <w:sz w:val="26"/>
          <w:szCs w:val="26"/>
        </w:rPr>
        <w:t>Backend FastAPI: Kiểm tra ảnh, xử lý dữ liệu và gọi mô hình AI.</w:t>
      </w:r>
    </w:p>
    <w:p w14:paraId="5DE31431" w14:textId="77777777" w:rsidR="00250534" w:rsidRPr="00833388" w:rsidRDefault="00250534" w:rsidP="001572AE">
      <w:pPr>
        <w:pStyle w:val="NormalWeb"/>
        <w:numPr>
          <w:ilvl w:val="0"/>
          <w:numId w:val="39"/>
        </w:numPr>
        <w:spacing w:before="0" w:beforeAutospacing="0" w:after="0" w:afterAutospacing="0" w:line="276" w:lineRule="auto"/>
        <w:jc w:val="both"/>
        <w:rPr>
          <w:sz w:val="26"/>
          <w:szCs w:val="26"/>
        </w:rPr>
      </w:pPr>
      <w:r w:rsidRPr="00833388">
        <w:rPr>
          <w:sz w:val="26"/>
          <w:szCs w:val="26"/>
        </w:rPr>
        <w:t>Mô hình AI: Phân tích ảnh và dự đoán bệnh cây.</w:t>
      </w:r>
    </w:p>
    <w:p w14:paraId="6B8A87D8" w14:textId="77777777" w:rsidR="00250534" w:rsidRPr="00833388" w:rsidRDefault="00250534" w:rsidP="001572AE">
      <w:pPr>
        <w:pStyle w:val="NormalWeb"/>
        <w:numPr>
          <w:ilvl w:val="0"/>
          <w:numId w:val="39"/>
        </w:numPr>
        <w:spacing w:before="0" w:beforeAutospacing="0" w:after="0" w:afterAutospacing="0" w:line="276" w:lineRule="auto"/>
        <w:jc w:val="both"/>
        <w:rPr>
          <w:sz w:val="26"/>
          <w:szCs w:val="26"/>
        </w:rPr>
      </w:pPr>
      <w:r w:rsidRPr="00833388">
        <w:rPr>
          <w:sz w:val="26"/>
          <w:szCs w:val="26"/>
        </w:rPr>
        <w:t>Supabase: Lưu trữ ảnh và lịch sử chẩn đoán.</w:t>
      </w:r>
    </w:p>
    <w:p w14:paraId="3C8A66D3" w14:textId="77777777" w:rsidR="00250534" w:rsidRPr="00833388" w:rsidRDefault="00250534" w:rsidP="001572AE">
      <w:pPr>
        <w:pStyle w:val="NormalWeb"/>
        <w:numPr>
          <w:ilvl w:val="0"/>
          <w:numId w:val="39"/>
        </w:numPr>
        <w:spacing w:before="0" w:beforeAutospacing="0" w:after="0" w:afterAutospacing="0" w:line="276" w:lineRule="auto"/>
        <w:jc w:val="both"/>
        <w:rPr>
          <w:sz w:val="26"/>
          <w:szCs w:val="26"/>
        </w:rPr>
      </w:pPr>
      <w:r w:rsidRPr="00833388">
        <w:rPr>
          <w:sz w:val="26"/>
          <w:szCs w:val="26"/>
        </w:rPr>
        <w:t>Gemini API: Sinh nội dung tư vấn chăm sóc bằng tiếng Việt.</w:t>
      </w:r>
    </w:p>
    <w:p w14:paraId="24978226" w14:textId="791C0833" w:rsidR="00250534" w:rsidRPr="006E7EE4" w:rsidRDefault="00250534" w:rsidP="006E7EE4">
      <w:pPr>
        <w:pStyle w:val="Heading3"/>
      </w:pPr>
      <w:bookmarkStart w:id="189" w:name="_Toc232669959"/>
      <w:r w:rsidRPr="006E7EE4">
        <w:t>Luồng hoạt động của thuật toán nhận diện</w:t>
      </w:r>
      <w:bookmarkEnd w:id="189"/>
    </w:p>
    <w:p w14:paraId="6368A8F2"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Thuật toán nhận diện bệnh cây hoạt động theo quy trình sau:</w:t>
      </w:r>
    </w:p>
    <w:p w14:paraId="487A5232" w14:textId="77777777" w:rsidR="008919B2" w:rsidRPr="00833388" w:rsidRDefault="008919B2" w:rsidP="006E7EE4">
      <w:pPr>
        <w:pStyle w:val="NormalWeb"/>
        <w:spacing w:before="0" w:beforeAutospacing="0" w:after="0" w:afterAutospacing="0" w:line="276" w:lineRule="auto"/>
        <w:jc w:val="center"/>
        <w:rPr>
          <w:sz w:val="26"/>
          <w:szCs w:val="26"/>
          <w:lang w:val="vi-VN"/>
        </w:rPr>
      </w:pPr>
      <w:r w:rsidRPr="00833388">
        <w:rPr>
          <w:sz w:val="26"/>
          <w:szCs w:val="26"/>
        </w:rPr>
        <w:fldChar w:fldCharType="begin"/>
      </w:r>
      <w:r w:rsidRPr="00833388">
        <w:rPr>
          <w:sz w:val="26"/>
          <w:szCs w:val="26"/>
        </w:rPr>
        <w:instrText xml:space="preserve"> INCLUDEPICTURE "https://img.plantuml.biz/plantuml/png/RPBFIiD04CRl-nI3Ro1uqejMyGze1TiNs2RRPcaoMvFTrYeUnADuyEX1KAIee51H41F4GwJliM_YRAEIjfwoE_ER-RwPpNAYUQnD53AMj2LsUCmZQ72ltOgLGNzLXIg6NY2rAEMJWFkg9x45JHucvOmlcjo4UbsXhl98m5nTHYA1gkZ1deeupltFrkIXWFc5iWVkQTcLkWz7h39bHySS4w84QbPHiI_YsRZhMaGR8PMpDSaZXVvqgsAotsIfLr5rpDXYjJKQsknAWf-_qyHUOBD11m9bqpTlV3j7iEaj1ajiqMRtXFX4q4Vkrg1bioTPfE7hmgQVE5wkG9_eId62jhJPQUJibyWx0ztyMX5Mf_G9mW6rWZ3_S67IDJPzG0Zo5_wdlZ4h5kMln3nIO6MBY9s_guw9WpP16lQDEvFhPofJ-Gt-xurQPfUW9O9dqwS-GTkZeVdHSwP2cvrv0IJEgFCEDTFX3Pu8DyICNfUc0fizJ2oCo4sdYA1fisUJ1II1P85UmX2jHqFgaGx8BLicg-D_-1i0" \* MERGEFORMATINET </w:instrText>
      </w:r>
      <w:r w:rsidRPr="00833388">
        <w:rPr>
          <w:sz w:val="26"/>
          <w:szCs w:val="26"/>
        </w:rPr>
        <w:fldChar w:fldCharType="separate"/>
      </w:r>
      <w:r w:rsidRPr="00833388">
        <w:rPr>
          <w:noProof/>
          <w:sz w:val="26"/>
          <w:szCs w:val="26"/>
        </w:rPr>
        <w:drawing>
          <wp:inline distT="0" distB="0" distL="0" distR="0" wp14:anchorId="62DD15B3" wp14:editId="5C2B02EC">
            <wp:extent cx="2325600" cy="4086000"/>
            <wp:effectExtent l="0" t="0" r="0" b="0"/>
            <wp:docPr id="512661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a:extLst>
                        <a:ext uri="{28A0092B-C50C-407E-A947-70E740481C1C}">
                          <a14:useLocalDpi xmlns:a14="http://schemas.microsoft.com/office/drawing/2010/main" val="0"/>
                        </a:ext>
                      </a:extLst>
                    </a:blip>
                    <a:srcRect l="-1479" t="3901" r="1479" b="3373"/>
                    <a:stretch/>
                  </pic:blipFill>
                  <pic:spPr bwMode="auto">
                    <a:xfrm>
                      <a:off x="0" y="0"/>
                      <a:ext cx="2325600" cy="4086000"/>
                    </a:xfrm>
                    <a:prstGeom prst="rect">
                      <a:avLst/>
                    </a:prstGeom>
                    <a:noFill/>
                    <a:ln>
                      <a:noFill/>
                    </a:ln>
                    <a:extLst>
                      <a:ext uri="{53640926-AAD7-44D8-BBD7-CCE9431645EC}">
                        <a14:shadowObscured xmlns:a14="http://schemas.microsoft.com/office/drawing/2010/main"/>
                      </a:ext>
                    </a:extLst>
                  </pic:spPr>
                </pic:pic>
              </a:graphicData>
            </a:graphic>
          </wp:inline>
        </w:drawing>
      </w:r>
      <w:r w:rsidRPr="00833388">
        <w:rPr>
          <w:sz w:val="26"/>
          <w:szCs w:val="26"/>
        </w:rPr>
        <w:fldChar w:fldCharType="end"/>
      </w:r>
    </w:p>
    <w:p w14:paraId="59C145B4" w14:textId="78268C7F" w:rsidR="00250534" w:rsidRPr="006E7EE4" w:rsidRDefault="006E7EE4" w:rsidP="006E7EE4">
      <w:pPr>
        <w:pStyle w:val="Caption"/>
        <w:rPr>
          <w:szCs w:val="26"/>
          <w:lang w:val="vi-VN"/>
        </w:rPr>
      </w:pPr>
      <w:bookmarkStart w:id="190" w:name="_Toc232541678"/>
      <w:r w:rsidRPr="006E7EE4">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3</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w:t>
      </w:r>
      <w:r w:rsidR="00F73565">
        <w:rPr>
          <w:lang w:val="vi-VN"/>
        </w:rPr>
        <w:fldChar w:fldCharType="end"/>
      </w:r>
      <w:r w:rsidRPr="006E7EE4">
        <w:rPr>
          <w:lang w:val="vi-VN"/>
        </w:rPr>
        <w:t xml:space="preserve"> </w:t>
      </w:r>
      <w:r w:rsidR="00250534" w:rsidRPr="006E7EE4">
        <w:rPr>
          <w:szCs w:val="26"/>
          <w:lang w:val="vi-VN"/>
        </w:rPr>
        <w:t>Sơ đồ hoạt động thuật toán nhận diện bệnh cây</w:t>
      </w:r>
      <w:bookmarkEnd w:id="190"/>
    </w:p>
    <w:p w14:paraId="669BF191"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Giải thích sơ đồ:</w:t>
      </w:r>
    </w:p>
    <w:p w14:paraId="078F2617"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Người dùng chụp ảnh lá cây bằng camera hoặc chọn ảnh từ thư viện.</w:t>
      </w:r>
    </w:p>
    <w:p w14:paraId="19B4EEBD"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Ứng dụng iOS gửi ảnh đến backend FastAPI dưới dạng multipart/form-data.</w:t>
      </w:r>
    </w:p>
    <w:p w14:paraId="4D378CD8"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Backend kiểm tra định dạng, dung lượng và tính hợp lệ của ảnh.</w:t>
      </w:r>
    </w:p>
    <w:p w14:paraId="67231F8C"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lastRenderedPageBreak/>
        <w:t>Ảnh được chuyển sang định dạng JPEG và chuẩn hóa trước khi gửi đến mô hình AI.</w:t>
      </w:r>
    </w:p>
    <w:p w14:paraId="497E18F9"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Mô hình AI phân tích ảnh và trả về tên bệnh cùng độ tin cậy.</w:t>
      </w:r>
    </w:p>
    <w:p w14:paraId="0590DD81"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Backend xử lý kết quả và so sánh độ tin cậy với ngưỡng được cấu hình.</w:t>
      </w:r>
    </w:p>
    <w:p w14:paraId="218E578F"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Nếu độ tin cậy thấp hơn 60%, hệ thống cảnh báo kết quả chưa chắc chắn và cho phép người dùng gửi phản hồi.</w:t>
      </w:r>
    </w:p>
    <w:p w14:paraId="6CC1DD8A"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Ảnh chẩn đoán được lưu trên Supabase Storage.</w:t>
      </w:r>
    </w:p>
    <w:p w14:paraId="645CFA1B"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Kết quả chẩn đoán được lưu vào lịch sử đối với người dùng đã đăng nhập.</w:t>
      </w:r>
    </w:p>
    <w:p w14:paraId="5DF3CB21" w14:textId="77777777" w:rsidR="00250534" w:rsidRPr="00833388" w:rsidRDefault="00250534" w:rsidP="001572AE">
      <w:pPr>
        <w:pStyle w:val="NormalWeb"/>
        <w:numPr>
          <w:ilvl w:val="0"/>
          <w:numId w:val="40"/>
        </w:numPr>
        <w:spacing w:before="0" w:beforeAutospacing="0" w:after="0" w:afterAutospacing="0" w:line="276" w:lineRule="auto"/>
        <w:jc w:val="both"/>
        <w:rPr>
          <w:sz w:val="26"/>
          <w:szCs w:val="26"/>
        </w:rPr>
      </w:pPr>
      <w:r w:rsidRPr="00833388">
        <w:rPr>
          <w:sz w:val="26"/>
          <w:szCs w:val="26"/>
        </w:rPr>
        <w:t>Backend trả kết quả về ứng dụng dưới dạng JSON để hiển thị cho người dùng.</w:t>
      </w:r>
    </w:p>
    <w:p w14:paraId="6CC48B59" w14:textId="70B4DEB6" w:rsidR="00250534" w:rsidRPr="00833388" w:rsidRDefault="00440CC0" w:rsidP="00440CC0">
      <w:pPr>
        <w:pStyle w:val="NormalWeb"/>
        <w:spacing w:before="0" w:beforeAutospacing="0" w:after="0" w:afterAutospacing="0" w:line="276" w:lineRule="auto"/>
        <w:ind w:firstLine="360"/>
        <w:jc w:val="both"/>
        <w:rPr>
          <w:sz w:val="26"/>
          <w:szCs w:val="26"/>
        </w:rPr>
      </w:pPr>
      <w:r>
        <w:rPr>
          <w:sz w:val="26"/>
          <w:szCs w:val="26"/>
        </w:rPr>
        <w:t>Quy</w:t>
      </w:r>
      <w:r w:rsidRPr="00440CC0">
        <w:rPr>
          <w:sz w:val="26"/>
          <w:szCs w:val="26"/>
        </w:rPr>
        <w:t xml:space="preserve"> trình xử lý chức năng nhận diện &amp; chẩn đoán </w:t>
      </w:r>
      <w:r w:rsidR="00250534" w:rsidRPr="00833388">
        <w:rPr>
          <w:sz w:val="26"/>
          <w:szCs w:val="26"/>
        </w:rPr>
        <w:t>có thể được mô tả qua các bước sau:</w:t>
      </w:r>
    </w:p>
    <w:p w14:paraId="4B22D7C8"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1: Nhận ảnh từ ứng dụng iOS.</w:t>
      </w:r>
    </w:p>
    <w:p w14:paraId="12BCF6A4"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2: Kiểm tra ảnh có tồn tại và đúng định dạng JPEG, PNG hoặc WebP hay không.</w:t>
      </w:r>
    </w:p>
    <w:p w14:paraId="764EA307"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3: Kiểm tra dung lượng và kích thước ảnh.</w:t>
      </w:r>
    </w:p>
    <w:p w14:paraId="41D13F40"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4: Đọc, xác thực và chuyển ảnh sang định dạng JPEG.</w:t>
      </w:r>
    </w:p>
    <w:p w14:paraId="13744FE5"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5: Gửi ảnh đã xử lý đến mô hình AI.</w:t>
      </w:r>
    </w:p>
    <w:p w14:paraId="7029CF44"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6: Nhận nhãn dự đoán và độ tin cậy.</w:t>
      </w:r>
    </w:p>
    <w:p w14:paraId="0F01640F"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7: Tách kết quả thành tên cây và tên bệnh.</w:t>
      </w:r>
    </w:p>
    <w:p w14:paraId="43684CC5"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8: Kiểm tra độ tin cậy của kết quả.</w:t>
      </w:r>
    </w:p>
    <w:p w14:paraId="1355F9AF"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9: Lưu ảnh và thông tin chẩn đoán vào Supabase.</w:t>
      </w:r>
    </w:p>
    <w:p w14:paraId="6458796D"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Bước 10: Trả kết quả và nội dung tư vấn về ứng dụng iOS.</w:t>
      </w:r>
    </w:p>
    <w:p w14:paraId="3137360C" w14:textId="3D5023C1" w:rsidR="00250534" w:rsidRPr="00833388" w:rsidRDefault="00250534" w:rsidP="006E7EE4">
      <w:pPr>
        <w:pStyle w:val="Heading3"/>
      </w:pPr>
      <w:bookmarkStart w:id="191" w:name="_Toc232669960"/>
      <w:r w:rsidRPr="00833388">
        <w:t>Đánh giá</w:t>
      </w:r>
      <w:bookmarkEnd w:id="191"/>
    </w:p>
    <w:p w14:paraId="2E212FF8" w14:textId="403E48D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Thuật toán nhận diện bệnh cây giữ vai trò trung tâm trong hệ thống. Thay vì yêu cầu người dùng tự quan sát và tra cứu triệu chứng bệnh, hệ thống cho phép người dùng chụp ảnh và nhận kết quả dự đoán tự động trong thời gian ngắn.</w:t>
      </w:r>
    </w:p>
    <w:p w14:paraId="4A3A0D1E"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Điểm nổi bật của thuật toán là quá trình xử lý ảnh và gọi mô hình AI được thực hiện tại backend. Điều này giúp giảm tải cho thiết bị iOS, đồng thời cho phép nâng cấp hoặc thay đổi mô hình mà không cần chỉnh sửa nhiều ở phía ứng dụng.</w:t>
      </w:r>
    </w:p>
    <w:p w14:paraId="30161170"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Hệ thống cũng kiểm tra định dạng, dung lượng và tính hợp lệ của ảnh trước khi thực hiện dự đoán. Các kết quả có độ tin cậy thấp được cảnh báo và có thể được lưu lại để chuyên gia thẩm định. Việc này giúp hạn chế người dùng hiểu nhầm kết quả AI là kết luận chính xác tuyệt đối.</w:t>
      </w:r>
    </w:p>
    <w:p w14:paraId="59A7D1D9"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t>Bên cạnh chức năng nhận diện, hệ thống còn tích hợp Gemini API để cung cấp nội dung tư vấn chăm sóc bằng tiếng Việt. Kết quả chẩn đoán được lưu vào lịch sử để người dùng có thể theo dõi lại khi cần.</w:t>
      </w:r>
    </w:p>
    <w:p w14:paraId="162A5BB5" w14:textId="77777777" w:rsidR="00250534" w:rsidRPr="00833388" w:rsidRDefault="00250534" w:rsidP="00F85BA6">
      <w:pPr>
        <w:pStyle w:val="NormalWeb"/>
        <w:spacing w:before="0" w:beforeAutospacing="0" w:after="0" w:afterAutospacing="0" w:line="276" w:lineRule="auto"/>
        <w:jc w:val="both"/>
        <w:rPr>
          <w:sz w:val="26"/>
          <w:szCs w:val="26"/>
        </w:rPr>
      </w:pPr>
      <w:r w:rsidRPr="00833388">
        <w:rPr>
          <w:sz w:val="26"/>
          <w:szCs w:val="26"/>
        </w:rPr>
        <w:lastRenderedPageBreak/>
        <w:t>Tuy nhiên, độ chính xác của thuật toán vẫn phụ thuộc vào chất lượng ảnh đầu vào, điều kiện ánh sáng và dữ liệu huấn luyện. Nếu ảnh bị mờ, thiếu sáng, chụp sai bộ phận hoặc thuộc loại cây chưa được hỗ trợ, kết quả có thể chưa chính xác.</w:t>
      </w:r>
    </w:p>
    <w:p w14:paraId="2EF16101" w14:textId="7D2325F9" w:rsidR="008919B2" w:rsidRPr="00833388" w:rsidRDefault="00250534" w:rsidP="00F85BA6">
      <w:pPr>
        <w:pStyle w:val="NormalWeb"/>
        <w:spacing w:before="0" w:beforeAutospacing="0" w:after="0" w:afterAutospacing="0" w:line="276" w:lineRule="auto"/>
        <w:jc w:val="both"/>
        <w:rPr>
          <w:sz w:val="26"/>
          <w:szCs w:val="26"/>
          <w:lang w:val="vi-VN"/>
        </w:rPr>
      </w:pPr>
      <w:r w:rsidRPr="00833388">
        <w:rPr>
          <w:sz w:val="26"/>
          <w:szCs w:val="26"/>
        </w:rPr>
        <w:t>Trong tương lai, hệ thống có thể được cải thiện bằng cách mở rộng dữ liệu huấn luyện, bổ sung thêm nhiều loại cây và bệnh, tối ưu mô hình AI và sử dụng dữ liệu phản hồi của người dùng, chuyên gia để nâng cao độ chính xác.</w:t>
      </w:r>
    </w:p>
    <w:p w14:paraId="117465C4" w14:textId="4678844C" w:rsidR="008919B2" w:rsidRDefault="00233DF2" w:rsidP="006E7EE4">
      <w:pPr>
        <w:pStyle w:val="Heading2"/>
        <w:rPr>
          <w:lang w:val="vi-VN"/>
        </w:rPr>
      </w:pPr>
      <w:bookmarkStart w:id="192" w:name="_Toc232669961"/>
      <w:r w:rsidRPr="00833388">
        <w:rPr>
          <w:lang w:val="vi-VN"/>
        </w:rPr>
        <w:t>Trí tuệ nhân tạo</w:t>
      </w:r>
      <w:bookmarkEnd w:id="192"/>
    </w:p>
    <w:p w14:paraId="75C6C252" w14:textId="77777777" w:rsidR="008F19A2" w:rsidRPr="008F19A2" w:rsidRDefault="008F19A2" w:rsidP="008F19A2">
      <w:pPr>
        <w:pStyle w:val="isselectedend"/>
        <w:rPr>
          <w:sz w:val="26"/>
          <w:szCs w:val="26"/>
          <w:lang w:val="vi-VN"/>
        </w:rPr>
      </w:pPr>
      <w:r w:rsidRPr="008F19A2">
        <w:rPr>
          <w:rStyle w:val="Strong"/>
          <w:sz w:val="26"/>
          <w:szCs w:val="26"/>
          <w:lang w:val="vi-VN"/>
        </w:rPr>
        <w:t>3.3.1. Thu thập và xây dựng bộ dữ liệu</w:t>
      </w:r>
    </w:p>
    <w:p w14:paraId="6519C6D6" w14:textId="77777777" w:rsidR="008F19A2" w:rsidRPr="008F19A2" w:rsidRDefault="008F19A2" w:rsidP="008F19A2">
      <w:pPr>
        <w:pStyle w:val="isselectedend"/>
        <w:rPr>
          <w:sz w:val="26"/>
          <w:szCs w:val="26"/>
          <w:lang w:val="vi-VN"/>
        </w:rPr>
      </w:pPr>
      <w:r w:rsidRPr="008F19A2">
        <w:rPr>
          <w:sz w:val="26"/>
          <w:szCs w:val="26"/>
          <w:lang w:val="vi-VN"/>
        </w:rPr>
        <w:t>Trong đề tài này, bộ dữ liệu huấn luyện đóng vai trò rất quan trọng vì chất lượng dữ liệu ảnh hưởng trực tiếp đến khả năng nhận diện bệnh cây của mô hình trí tuệ nhân tạo. Bộ dữ liệu được xây dựng chủ yếu từ quá trình tác giả tự thu thập, tổng hợp và phân loại hình ảnh bệnh cây trồng từ nhiều nguồn khác nhau. Việc thu thập dữ liệu được thực hiện theo hướng ưu tiên các ảnh lá cây có dấu hiệu bệnh rõ ràng, ảnh cây khỏe mạnh và ảnh có chất lượng đủ tốt để phục vụ cho quá trình huấn luyện mô hình học sâu.</w:t>
      </w:r>
    </w:p>
    <w:p w14:paraId="28EDF41C" w14:textId="77777777" w:rsidR="008F19A2" w:rsidRPr="008F19A2" w:rsidRDefault="008F19A2" w:rsidP="008F19A2">
      <w:pPr>
        <w:pStyle w:val="isselectedend"/>
        <w:rPr>
          <w:sz w:val="26"/>
          <w:szCs w:val="26"/>
          <w:lang w:val="vi-VN"/>
        </w:rPr>
      </w:pPr>
      <w:r w:rsidRPr="008F19A2">
        <w:rPr>
          <w:sz w:val="26"/>
          <w:szCs w:val="26"/>
          <w:lang w:val="vi-VN"/>
        </w:rPr>
        <w:t>Ngoài dữ liệu tự thu thập, đề tài còn sử dụng thêm một số nguồn dữ liệu mở từ các nền tảng như Kaggle, Roboflow và Mendeley Data. Đây là các nguồn dữ liệu phổ biến trong lĩnh vực học máy, có nhiều bộ ảnh liên quan đến bệnh cây trồng, cây nông nghiệp và các trạng thái sinh trưởng khác nhau của cây. Việc kết hợp nhiều nguồn dữ liệu giúp bộ dữ liệu trở nên đa dạng hơn về loại cây, loại bệnh, điều kiện ánh sáng, góc chụp, màu sắc lá và mức độ biểu hiện bệnh.</w:t>
      </w:r>
    </w:p>
    <w:p w14:paraId="4BBA8D05" w14:textId="77777777" w:rsidR="008F19A2" w:rsidRPr="008F19A2" w:rsidRDefault="008F19A2" w:rsidP="008F19A2">
      <w:pPr>
        <w:pStyle w:val="isselectedend"/>
        <w:rPr>
          <w:sz w:val="26"/>
          <w:szCs w:val="26"/>
          <w:lang w:val="vi-VN"/>
        </w:rPr>
      </w:pPr>
      <w:r w:rsidRPr="008F19A2">
        <w:rPr>
          <w:sz w:val="26"/>
          <w:szCs w:val="26"/>
          <w:lang w:val="vi-VN"/>
        </w:rPr>
        <w:t>Bên cạnh đó, bộ dữ liệu còn được bổ sung thêm bởi Mrs. Eugenia Owusuaa Amoakwah ở Ghana. Các dữ liệu bổ sung này tập trung vào một số nhóm cây nông nghiệp như Cassava, Corn và Rice. Đây là các nhóm cây có ý nghĩa thực tiễn cao trong nông nghiệp, đồng thời giúp mở rộng phạm vi nhận diện của hệ thống ra ngoài các nhóm cây phổ biến ban đầu. Nhờ quá trình tổng hợp từ nhiều nguồn, bộ dữ liệu cuối cùng có thể bao phủ được nhiều loại cây và bệnh hơn, tạo nền tảng tốt hơn cho việc xây dựng mô hình nhận diện bệnh cây trồng.</w:t>
      </w:r>
    </w:p>
    <w:p w14:paraId="4EC0D128" w14:textId="77777777" w:rsidR="008F19A2" w:rsidRPr="008F19A2" w:rsidRDefault="008F19A2" w:rsidP="008F19A2">
      <w:pPr>
        <w:pStyle w:val="isselectedend"/>
        <w:rPr>
          <w:sz w:val="26"/>
          <w:szCs w:val="26"/>
          <w:lang w:val="vi-VN"/>
        </w:rPr>
      </w:pPr>
      <w:r w:rsidRPr="008F19A2">
        <w:rPr>
          <w:rStyle w:val="Strong"/>
          <w:sz w:val="26"/>
          <w:szCs w:val="26"/>
          <w:lang w:val="vi-VN"/>
        </w:rPr>
        <w:t>3.3.2. Cấu trúc và tổ chức dữ liệu</w:t>
      </w:r>
    </w:p>
    <w:p w14:paraId="5624CB4A" w14:textId="77777777" w:rsidR="008F19A2" w:rsidRPr="008F19A2" w:rsidRDefault="008F19A2" w:rsidP="008F19A2">
      <w:pPr>
        <w:pStyle w:val="isselectedend"/>
        <w:rPr>
          <w:sz w:val="26"/>
          <w:szCs w:val="26"/>
          <w:lang w:val="vi-VN"/>
        </w:rPr>
      </w:pPr>
      <w:r w:rsidRPr="008F19A2">
        <w:rPr>
          <w:sz w:val="26"/>
          <w:szCs w:val="26"/>
          <w:lang w:val="vi-VN"/>
        </w:rPr>
        <w:t>Sau khi thu thập, dữ liệu được tổ chức theo cấu trúc thư mục, trong đó mỗi thư mục tương ứng với một lớp cần nhận diện. Mỗi lớp thường được đặt tên theo dạng kết hợp giữa tên cây và tên bệnh, ví dụ như cây khỏe mạnh, bệnh đốm lá, bệnh gỉ sắt, bệnh cháy lá, bệnh khảm lá hoặc các bệnh đặc trưng khác. Cách tổ chức này giúp mô hình có thể học theo từng nhãn cụ thể và thuận tiện cho quá trình nạp dữ liệu bằng các công cụ của TensorFlow/Keras.</w:t>
      </w:r>
    </w:p>
    <w:p w14:paraId="5C97B4F7" w14:textId="77777777" w:rsidR="008F19A2" w:rsidRPr="008F19A2" w:rsidRDefault="008F19A2" w:rsidP="008F19A2">
      <w:pPr>
        <w:pStyle w:val="isselectedend"/>
        <w:rPr>
          <w:sz w:val="26"/>
          <w:szCs w:val="26"/>
          <w:lang w:val="vi-VN"/>
        </w:rPr>
      </w:pPr>
      <w:r w:rsidRPr="008F19A2">
        <w:rPr>
          <w:sz w:val="26"/>
          <w:szCs w:val="26"/>
          <w:lang w:val="vi-VN"/>
        </w:rPr>
        <w:lastRenderedPageBreak/>
        <w:t>Tổng số lớp trong bộ dữ liệu là 71 lớp. Các lớp này bao gồm cả trạng thái cây bị bệnh và cây khỏe mạnh. Một số nhóm cây xuất hiện trong bộ dữ liệu có thể kể đến như Apple, Bell pepper, Cassava, Corn, Rice, Tomato, Potato, Grape, Orange, Peach, Strawberry, Watermelon và một số loại cây khác. Việc bổ sung cả lớp cây khỏe mạnh giúp mô hình không chỉ nhận diện bệnh mà còn có khả năng phân biệt trường hợp cây không có dấu hiệu bệnh rõ ràng.</w:t>
      </w:r>
    </w:p>
    <w:p w14:paraId="6A901A55" w14:textId="0B7D8152" w:rsidR="008F19A2" w:rsidRPr="008F19A2" w:rsidRDefault="008F19A2" w:rsidP="008F19A2">
      <w:pPr>
        <w:pStyle w:val="NormalWeb"/>
        <w:rPr>
          <w:sz w:val="26"/>
          <w:szCs w:val="26"/>
          <w:lang w:val="vi-VN"/>
        </w:rPr>
      </w:pPr>
      <w:r w:rsidRPr="008F19A2">
        <w:rPr>
          <w:sz w:val="26"/>
          <w:szCs w:val="26"/>
          <w:lang w:val="vi-VN"/>
        </w:rPr>
        <w:t xml:space="preserve">Bộ dữ liệu ban đầu có số lượng ảnh lớn, chủ yếu ở định dạng </w:t>
      </w:r>
      <w:r w:rsidRPr="008F19A2">
        <w:rPr>
          <w:rStyle w:val="HTMLCode"/>
          <w:sz w:val="26"/>
          <w:szCs w:val="26"/>
          <w:lang w:val="vi-VN"/>
        </w:rPr>
        <w:t>.jpg</w:t>
      </w:r>
      <w:r w:rsidRPr="008F19A2">
        <w:rPr>
          <w:sz w:val="26"/>
          <w:szCs w:val="26"/>
          <w:lang w:val="vi-VN"/>
        </w:rPr>
        <w:t xml:space="preserve">, ngoài ra còn có một số ảnh ở định dạng </w:t>
      </w:r>
      <w:r w:rsidRPr="008F19A2">
        <w:rPr>
          <w:rStyle w:val="HTMLCode"/>
          <w:sz w:val="26"/>
          <w:szCs w:val="26"/>
          <w:lang w:val="vi-VN"/>
        </w:rPr>
        <w:t>.jpeg</w:t>
      </w:r>
      <w:r w:rsidRPr="008F19A2">
        <w:rPr>
          <w:sz w:val="26"/>
          <w:szCs w:val="26"/>
          <w:lang w:val="vi-VN"/>
        </w:rPr>
        <w:t xml:space="preserve"> và </w:t>
      </w:r>
      <w:r w:rsidRPr="008F19A2">
        <w:rPr>
          <w:rStyle w:val="HTMLCode"/>
          <w:sz w:val="26"/>
          <w:szCs w:val="26"/>
          <w:lang w:val="vi-VN"/>
        </w:rPr>
        <w:t>.png</w:t>
      </w:r>
      <w:r w:rsidRPr="008F19A2">
        <w:rPr>
          <w:sz w:val="26"/>
          <w:szCs w:val="26"/>
          <w:lang w:val="vi-VN"/>
        </w:rPr>
        <w:t>. Dữ liệu được chia thành ba tập chính gồm tập huấn luyện, tập kiểm tra trong quá trình huấn luyện và tập đánh giá cuối cùng. Sau quá trình làm sạch và chuẩn hóa, bộ dữ liệu gồm 78.956 ảnh cho tập huấn luyện, 22.610 ảnh cho tập validation và 11.347 ảnh cho tập test. Việc chia dữ liệu thành ba phần giúp đánh giá được khả năng học của mô hình, khả năng tổng quát hóa trong quá trình huấn luyện và hiệu quả thực tế sau khi huấn luyện xong.</w:t>
      </w:r>
    </w:p>
    <w:p w14:paraId="4BFFBDCC" w14:textId="77777777" w:rsidR="008F19A2" w:rsidRPr="008F19A2" w:rsidRDefault="008F19A2" w:rsidP="008F19A2">
      <w:pPr>
        <w:pStyle w:val="NormalWeb"/>
        <w:rPr>
          <w:sz w:val="26"/>
          <w:szCs w:val="26"/>
          <w:lang w:val="vi-VN"/>
        </w:rPr>
      </w:pPr>
      <w:r w:rsidRPr="008F19A2">
        <w:rPr>
          <w:b/>
          <w:bCs/>
          <w:sz w:val="26"/>
          <w:szCs w:val="26"/>
          <w:lang w:val="vi-VN"/>
        </w:rPr>
        <w:t>3.3.3. Tiền xử lý dữ liệu</w:t>
      </w:r>
    </w:p>
    <w:p w14:paraId="2D2117A6" w14:textId="77777777" w:rsidR="008F19A2" w:rsidRPr="008F19A2" w:rsidRDefault="008F19A2" w:rsidP="008F19A2">
      <w:pPr>
        <w:pStyle w:val="NormalWeb"/>
        <w:rPr>
          <w:sz w:val="26"/>
          <w:szCs w:val="26"/>
          <w:lang w:val="vi-VN"/>
        </w:rPr>
      </w:pPr>
      <w:r w:rsidRPr="008F19A2">
        <w:rPr>
          <w:sz w:val="26"/>
          <w:szCs w:val="26"/>
          <w:lang w:val="vi-VN"/>
        </w:rPr>
        <w:t>Trước khi huấn luyện, bộ dữ liệu ảnh được kiểm tra và làm sạch để đảm bảo chất lượng đầu vào cho mô hình. Các ảnh lỗi, ảnh không đọc được hoặc không đúng định dạng sẽ bị loại bỏ. Sau đó, ảnh được kiểm tra thêm theo một số tiêu chí như độ mờ, độ sáng và mức nhiễu. Cụ thể, ảnh được resize về kích thước 224 × 224 pixel để phục vụ quá trình kiểm tra và chuẩn hóa dữ liệu. Những ảnh có độ mờ cao, quá tối, quá sáng hoặc có độ biến thiên thấp sẽ không được đưa vào tập huấn luyện.</w:t>
      </w:r>
    </w:p>
    <w:p w14:paraId="6994FB4B" w14:textId="77777777" w:rsidR="008F19A2" w:rsidRPr="008F19A2" w:rsidRDefault="008F19A2" w:rsidP="008F19A2">
      <w:pPr>
        <w:pStyle w:val="NormalWeb"/>
        <w:rPr>
          <w:sz w:val="26"/>
          <w:szCs w:val="26"/>
          <w:lang w:val="vi-VN"/>
        </w:rPr>
      </w:pPr>
      <w:r w:rsidRPr="008F19A2">
        <w:rPr>
          <w:sz w:val="26"/>
          <w:szCs w:val="26"/>
          <w:lang w:val="vi-VN"/>
        </w:rPr>
        <w:t>Sau bước làm sạch, dữ liệu được tổ chức lại theo thư mục lớp, trong đó mỗi thư mục tương ứng với một loại cây và bệnh cụ thể. Tên lớp được chuẩn hóa về dạng chữ thường nhằm tránh trùng lặp do khác biệt cách viết hoa, viết thường. Dữ liệu sau cùng được chia thành ba tập gồm tập huấn luyện, tập validation và tập test. Kết quả sau khi xử lý gồm 78.956 ảnh huấn luyện, 22.610 ảnh validation và 11.347 ảnh test, thuộc tổng cộng 71 lớp.</w:t>
      </w:r>
    </w:p>
    <w:p w14:paraId="13794ABC" w14:textId="77777777" w:rsidR="008F19A2" w:rsidRPr="008F19A2" w:rsidRDefault="008F19A2" w:rsidP="008F19A2">
      <w:pPr>
        <w:pStyle w:val="NormalWeb"/>
        <w:rPr>
          <w:sz w:val="26"/>
          <w:szCs w:val="26"/>
          <w:lang w:val="vi-VN"/>
        </w:rPr>
      </w:pPr>
      <w:r w:rsidRPr="008F19A2">
        <w:rPr>
          <w:sz w:val="26"/>
          <w:szCs w:val="26"/>
          <w:lang w:val="vi-VN"/>
        </w:rPr>
        <w:t>Trong quá trình nạp dữ liệu, ảnh được chuẩn hóa giá trị điểm ảnh bằng cách đưa về khoảng [0, 1]. Đối với tập huấn luyện, đề tài áp dụng kỹ thuật tăng cường dữ liệu gồm xoay ảnh, dịch chuyển ảnh, phóng to/thu nhỏ, shear, lật ngang và thay đổi độ sáng. Việc tăng cường dữ liệu giúp mô hình học được nhiều biến thể hình ảnh hơn, hạn chế hiện tượng overfitting và tăng khả năng nhận diện trên ảnh thực tế.</w:t>
      </w:r>
    </w:p>
    <w:p w14:paraId="2F34C3A6" w14:textId="77777777" w:rsidR="008F19A2" w:rsidRPr="008F19A2" w:rsidRDefault="008F19A2" w:rsidP="008F19A2">
      <w:pPr>
        <w:pStyle w:val="NormalWeb"/>
        <w:rPr>
          <w:sz w:val="26"/>
          <w:szCs w:val="26"/>
          <w:lang w:val="vi-VN"/>
        </w:rPr>
      </w:pPr>
      <w:r w:rsidRPr="008F19A2">
        <w:rPr>
          <w:b/>
          <w:bCs/>
          <w:sz w:val="26"/>
          <w:szCs w:val="26"/>
          <w:lang w:val="vi-VN"/>
        </w:rPr>
        <w:t>3.3.4. Quá trình xây dựng và huấn luyện mô hình</w:t>
      </w:r>
    </w:p>
    <w:p w14:paraId="5E524A46" w14:textId="77777777" w:rsidR="008F19A2" w:rsidRPr="008F19A2" w:rsidRDefault="008F19A2" w:rsidP="008F19A2">
      <w:pPr>
        <w:pStyle w:val="NormalWeb"/>
        <w:rPr>
          <w:sz w:val="26"/>
          <w:szCs w:val="26"/>
          <w:lang w:val="vi-VN"/>
        </w:rPr>
      </w:pPr>
      <w:r w:rsidRPr="008F19A2">
        <w:rPr>
          <w:sz w:val="26"/>
          <w:szCs w:val="26"/>
          <w:lang w:val="vi-VN"/>
        </w:rPr>
        <w:t xml:space="preserve">Sau bước tiền xử lý, dữ liệu được nạp vào mô hình bằng ImageDataGenerator của Keras. Tập huấn luyện được áp dụng data augmentation trực tiếp trong quá trình train, gồm xoay ảnh, dịch chuyển ảnh, zoom, shear, lật ngang và thay đổi độ sáng. </w:t>
      </w:r>
      <w:r w:rsidRPr="008F19A2">
        <w:rPr>
          <w:sz w:val="26"/>
          <w:szCs w:val="26"/>
          <w:lang w:val="vi-VN"/>
        </w:rPr>
        <w:lastRenderedPageBreak/>
        <w:t>Các ảnh đầu vào được resize về kích thước 224 × 224 × 3 và chuẩn hóa giá trị điểm ảnh về khoảng [0, 1]. Batch size được thiết lập là 64. Với 78.956 ảnh huấn luyện, mỗi epoch gồm 1.234 bước cập nhật trọng số. Tập validation gồm 22.610 ảnh được dùng để theo dõi quá trình học sau mỗi epoch, còn tập test gồm 11.347 ảnh được giữ riêng cho giai đoạn đánh giá sau huấn luyện.</w:t>
      </w:r>
    </w:p>
    <w:p w14:paraId="15F83E24" w14:textId="77777777" w:rsidR="008F19A2" w:rsidRPr="008F19A2" w:rsidRDefault="008F19A2" w:rsidP="008F19A2">
      <w:pPr>
        <w:pStyle w:val="NormalWeb"/>
        <w:rPr>
          <w:sz w:val="26"/>
          <w:szCs w:val="26"/>
        </w:rPr>
      </w:pPr>
      <w:r w:rsidRPr="008F19A2">
        <w:rPr>
          <w:sz w:val="26"/>
          <w:szCs w:val="26"/>
          <w:lang w:val="vi-VN"/>
        </w:rPr>
        <w:t xml:space="preserve">Mô hình được xây dựng theo kiến trúc CNN tùy chỉnh, gồm các khối tích chập với số lượng filter tăng dần 32, 64, 128, 256 và 512. </w:t>
      </w:r>
      <w:r w:rsidRPr="008F19A2">
        <w:rPr>
          <w:sz w:val="26"/>
          <w:szCs w:val="26"/>
        </w:rPr>
        <w:t>Mỗi khối sử dụng Conv2D kernel 3 × 3, BatchNormalization và hàm kích hoạt Swish. Ngoài nhánh tích chập chính, mô hình có sử dụng shortcut connection để hỗ trợ truyền đặc trưng qua các tầng sâu, giúp quá trình lan truyền gradient ổn định hơn. Trong trường hợp số kênh đầu vào và đầu ra khác nhau, lớp Conv2D kernel 1 × 1 được dùng để đồng bộ kích thước trước khi cộng hai nhánh.</w:t>
      </w:r>
    </w:p>
    <w:p w14:paraId="6F74B554" w14:textId="77777777" w:rsidR="008F19A2" w:rsidRPr="008F19A2" w:rsidRDefault="008F19A2" w:rsidP="008F19A2">
      <w:pPr>
        <w:pStyle w:val="NormalWeb"/>
        <w:rPr>
          <w:sz w:val="26"/>
          <w:szCs w:val="26"/>
        </w:rPr>
      </w:pPr>
      <w:r w:rsidRPr="008F19A2">
        <w:rPr>
          <w:sz w:val="26"/>
          <w:szCs w:val="26"/>
        </w:rPr>
        <w:t>Mô hình cũng tích hợp cơ chế Squeeze-and-Excitation attention trong các khối tích chập. Cơ chế này tạo trọng số cho từng kênh đặc trưng, giúp mô hình tập trung hơn vào các vùng ảnh quan trọng như đốm bệnh, vùng cháy lá, biến đổi màu sắc hoặc các dấu hiệu bất thường trên lá. Sau mỗi nhóm tầng tích chập, MaxPooling2D được dùng để giảm kích thước feature map. Các lớp Dropout với tỷ lệ 0.2, 0.3, 0.4 và 0.5 được thêm vào để hạn chế overfitting.</w:t>
      </w:r>
    </w:p>
    <w:p w14:paraId="6B5D57F1" w14:textId="77777777" w:rsidR="008F19A2" w:rsidRPr="008F19A2" w:rsidRDefault="008F19A2" w:rsidP="008F19A2">
      <w:pPr>
        <w:pStyle w:val="NormalWeb"/>
        <w:rPr>
          <w:sz w:val="26"/>
          <w:szCs w:val="26"/>
        </w:rPr>
      </w:pPr>
      <w:r w:rsidRPr="008F19A2">
        <w:rPr>
          <w:sz w:val="26"/>
          <w:szCs w:val="26"/>
        </w:rPr>
        <w:t>Phần phân loại cuối sử dụng GlobalAveragePooling2D để giảm số lượng tham số thay vì flatten toàn bộ feature map. Sau đó, mô hình đi qua lớp Dense 512 nút, BatchNormalization, Swish và Dropout 0.5. Lớp đầu ra gồm 71 nút tương ứng với 71 lớp bệnh hoặc trạng thái khỏe mạnh, sử dụng Softmax để trả về phân phối xác suất cho từng lớp. Tổng số tham số của mô hình là 5.250.405, trong đó có 5.245.349 tham số được huấn luyện.</w:t>
      </w:r>
    </w:p>
    <w:p w14:paraId="77039F46" w14:textId="77777777" w:rsidR="008F19A2" w:rsidRPr="008F19A2" w:rsidRDefault="008F19A2" w:rsidP="008F19A2">
      <w:pPr>
        <w:pStyle w:val="NormalWeb"/>
        <w:rPr>
          <w:sz w:val="26"/>
          <w:szCs w:val="26"/>
        </w:rPr>
      </w:pPr>
      <w:r w:rsidRPr="008F19A2">
        <w:rPr>
          <w:sz w:val="26"/>
          <w:szCs w:val="26"/>
        </w:rPr>
        <w:t>Mô hình được compile bằng thuật toán tối ưu Adam với learning rate ban đầu là 0.0003. Hàm mất mát sử dụng Categorical Crossentropy kết hợp label smoothing 0.1 để giảm hiện tượng mô hình quá tự tin vào một nhãn duy nhất. Do dữ liệu giữa các lớp không hoàn toàn cân bằng, quá trình huấn luyện sử dụng thêm class weight ở chế độ balanced nhằm tăng trọng số học cho các lớp có ít ảnh.</w:t>
      </w:r>
    </w:p>
    <w:p w14:paraId="610241D4" w14:textId="77777777" w:rsidR="008F19A2" w:rsidRPr="008F19A2" w:rsidRDefault="008F19A2" w:rsidP="008F19A2">
      <w:pPr>
        <w:pStyle w:val="NormalWeb"/>
        <w:rPr>
          <w:sz w:val="26"/>
          <w:szCs w:val="26"/>
        </w:rPr>
      </w:pPr>
      <w:r w:rsidRPr="008F19A2">
        <w:rPr>
          <w:sz w:val="26"/>
          <w:szCs w:val="26"/>
        </w:rPr>
        <w:t>Quá trình huấn luyện được thiết lập tối đa 30 epoch trên GPU Tesla P100 của Kaggle. Trong quá trình train, hai callback được sử dụng là EarlyStopping và ReduceLROnPlateau. EarlyStopping có patience bằng 8 và khôi phục lại trọng số tốt nhất khi mô hình ngừng cải thiện. ReduceLROnPlateau có factor bằng 0.5, patience bằng 4 và learning rate nhỏ nhất là 1e-6, giúp tự động giảm tốc độ học khi validation loss không cải thiện. Sau khi hoàn tất huấn luyện, mô hình được lưu dưới định dạng Keras để phục vụ bước đánh giá và tích hợp vào backend của hệ thống.</w:t>
      </w:r>
    </w:p>
    <w:p w14:paraId="58CE5AE2" w14:textId="77777777" w:rsidR="008F19A2" w:rsidRPr="008F19A2" w:rsidRDefault="008F19A2" w:rsidP="008F19A2">
      <w:pPr>
        <w:pStyle w:val="NormalWeb"/>
        <w:rPr>
          <w:sz w:val="26"/>
          <w:szCs w:val="26"/>
        </w:rPr>
      </w:pPr>
      <w:r w:rsidRPr="008F19A2">
        <w:rPr>
          <w:b/>
          <w:bCs/>
          <w:sz w:val="26"/>
          <w:szCs w:val="26"/>
        </w:rPr>
        <w:lastRenderedPageBreak/>
        <w:t>3.3.5. Đánh giá mô hình sau huấn luyện</w:t>
      </w:r>
    </w:p>
    <w:p w14:paraId="76F296B4" w14:textId="77777777" w:rsidR="008F19A2" w:rsidRPr="008F19A2" w:rsidRDefault="008F19A2" w:rsidP="008F19A2">
      <w:pPr>
        <w:pStyle w:val="NormalWeb"/>
        <w:rPr>
          <w:sz w:val="26"/>
          <w:szCs w:val="26"/>
        </w:rPr>
      </w:pPr>
      <w:r w:rsidRPr="008F19A2">
        <w:rPr>
          <w:sz w:val="26"/>
          <w:szCs w:val="26"/>
        </w:rPr>
        <w:t>Sau khi hoàn tất quá trình huấn luyện, mô hình được đánh giá trên tập test độc lập gồm 11.347 ảnh thuộc 71 lớp. Tập test không tham gia vào quá trình cập nhật trọng số, do đó kết quả đánh giá phản ánh khách quan hơn khả năng nhận diện của mô hình trên dữ liệu mới. Quá trình đánh giá được thực hiện bằng cách cho mô hình dự đoán toàn bộ ảnh trong tập test, sau đó so sánh nhãn dự đoán với nhãn thực tế.</w:t>
      </w:r>
    </w:p>
    <w:p w14:paraId="538C6130" w14:textId="77777777" w:rsidR="008F19A2" w:rsidRPr="008F19A2" w:rsidRDefault="008F19A2" w:rsidP="008F19A2">
      <w:pPr>
        <w:pStyle w:val="NormalWeb"/>
        <w:rPr>
          <w:sz w:val="26"/>
          <w:szCs w:val="26"/>
        </w:rPr>
      </w:pPr>
      <w:r w:rsidRPr="008F19A2">
        <w:rPr>
          <w:sz w:val="26"/>
          <w:szCs w:val="26"/>
        </w:rPr>
        <w:t>Các chỉ số được sử dụng để đánh giá gồm accuracy, precision, recall và F1-score. Ngoài ra, ma trận nhầm lẫn cũng được tạo ra để quan sát các lớp mô hình dự đoán đúng và các lớp dễ bị nhầm lẫn. Kết quả cho thấy mô hình đạt độ chính xác khoảng 89% trên tập test. Chỉ số F1-score trung bình theo macro đạt khoảng 91%, trong khi F1-score trung bình có trọng số đạt khoảng 90%. Điều này cho thấy mô hình có khả năng phân loại tương đối tốt dù số lượng lớp lớn và dữ liệu được tổng hợp từ nhiều nguồn khác nhau.</w:t>
      </w:r>
    </w:p>
    <w:p w14:paraId="4B795A8F" w14:textId="77777777" w:rsidR="008F19A2" w:rsidRPr="008F19A2" w:rsidRDefault="008F19A2" w:rsidP="008F19A2">
      <w:pPr>
        <w:pStyle w:val="NormalWeb"/>
        <w:rPr>
          <w:sz w:val="26"/>
          <w:szCs w:val="26"/>
        </w:rPr>
      </w:pPr>
      <w:r w:rsidRPr="008F19A2">
        <w:rPr>
          <w:sz w:val="26"/>
          <w:szCs w:val="26"/>
        </w:rPr>
        <w:t>Trong quá trình phân tích kết quả, một số nhóm cây như lúa, bắp, nho, táo và dưa hấu cho kết quả nhận diện khá cao do đặc trưng bệnh thể hiện rõ trên ảnh lá. Tuy nhiên, một số nhóm cây như sắn vẫn còn xuất hiện nhầm lẫn giữa các bệnh do triệu chứng có nhiều điểm tương đồng, chẳng hạn lá bị vàng, đốm, biến dạng hoặc thay đổi màu sắc. Điều này cho thấy mô hình đã học được phần lớn đặc trưng quan trọng, nhưng vẫn cần tiếp tục bổ sung dữ liệu thực tế và cân bằng số lượng ảnh giữa các lớp để cải thiện độ ổn định.</w:t>
      </w:r>
    </w:p>
    <w:p w14:paraId="5E467DCD" w14:textId="77777777" w:rsidR="008F19A2" w:rsidRPr="008F19A2" w:rsidRDefault="008F19A2" w:rsidP="008F19A2">
      <w:pPr>
        <w:pStyle w:val="NormalWeb"/>
        <w:rPr>
          <w:lang w:val="vi-VN"/>
        </w:rPr>
      </w:pPr>
    </w:p>
    <w:p w14:paraId="33FC16EE" w14:textId="46E1F3C6" w:rsidR="00E561C9" w:rsidRPr="00833388" w:rsidRDefault="00E561C9" w:rsidP="00DD4A5B">
      <w:pPr>
        <w:pStyle w:val="Heading2"/>
        <w:rPr>
          <w:lang w:val="vi"/>
        </w:rPr>
      </w:pPr>
      <w:bookmarkStart w:id="193" w:name="_Toc232669962"/>
      <w:r w:rsidRPr="00833388">
        <w:rPr>
          <w:lang w:val="vi"/>
        </w:rPr>
        <w:t>Các kết quả đạt được</w:t>
      </w:r>
      <w:bookmarkEnd w:id="193"/>
    </w:p>
    <w:p w14:paraId="0AF16070" w14:textId="6551CE0B" w:rsidR="00E561C9" w:rsidRPr="00833388" w:rsidRDefault="00E561C9" w:rsidP="00DD4A5B">
      <w:pPr>
        <w:pStyle w:val="Heading3"/>
        <w:rPr>
          <w:lang w:val="vi"/>
        </w:rPr>
      </w:pPr>
      <w:bookmarkStart w:id="194" w:name="_Toc232669963"/>
      <w:r w:rsidRPr="00833388">
        <w:rPr>
          <w:lang w:val="vi"/>
        </w:rPr>
        <w:t>Kết quả Model Accuracy &amp; Model Loss</w:t>
      </w:r>
      <w:bookmarkEnd w:id="194"/>
    </w:p>
    <w:p w14:paraId="699CDA17" w14:textId="55A096E5" w:rsidR="00E561C9" w:rsidRPr="00833388" w:rsidRDefault="00E561C9" w:rsidP="00F85BA6">
      <w:pPr>
        <w:pStyle w:val="NormalWeb"/>
        <w:spacing w:before="0" w:beforeAutospacing="0" w:after="0" w:afterAutospacing="0" w:line="276" w:lineRule="auto"/>
        <w:jc w:val="both"/>
        <w:rPr>
          <w:sz w:val="26"/>
          <w:szCs w:val="26"/>
          <w:lang w:val="vi-VN"/>
        </w:rPr>
      </w:pPr>
      <w:r w:rsidRPr="00833388">
        <w:rPr>
          <w:sz w:val="26"/>
          <w:szCs w:val="26"/>
        </w:rPr>
        <w:fldChar w:fldCharType="begin"/>
      </w:r>
      <w:r w:rsidRPr="00833388">
        <w:rPr>
          <w:sz w:val="26"/>
          <w:szCs w:val="26"/>
        </w:rPr>
        <w:instrText xml:space="preserve"> INCLUDEPICTURE "https://www.kaggleusercontent.com/kf/311108493/eyJhbGciOiJkaXIiLCJlbmMiOiJBMTI4Q0JDLUhTMjU2In0..nXdJx2m_CtrZEbH_ZpFwXg.sZ4jU_eMr5acO_us8r7UdtrZTQ4sI677c6xuSPwvX0JPjx3k2-u1eDsP4T8V0YI7pvv4A1cYPSQoo90k-keFq79v0y1-iQSoVLhoVNAoLe00k_bqytxRpm2u2WvNffbcAaF6O3JzZ5wAIwvTBjfluOAYTLrlSP6xyxwQ1faducQcK7LGWuBBMhE5GSobuQBbOmCdj44LxGoecD8RTCTCoAL7ih31sG0JWfl8iXJkdBEN1KVa_NubAZsGCY8GHyXuZ7jXoxLpMrg9_9fKu5aA7MsmVu7_mviEz3Cv2exb0yaZ2dExqxMfwH2NQAOIGC9wcSk-y2fKqDyTJi6TXML4Nf2aCcuIbl823Yil3-TNVPl6gzQFc1DGkFWMw7KczgGCCdxoxtuHthHAPV3PZPTc2znR7DkIMtcvtY9r5kni3r_YkhOqd8NBHpZidfzYBtXmwOIyMjYj81C2FrsqzC0Exlsf7AtY9WAK8bheLz7oVJOIq_k6C5ZzMprWmTVMAuTEiLvsARSPW2O9JeMpvbldhnPJMtxgn41KikpP8fGrWmQzji6_rcfcc_SpO8rPL1BG9w9oFO3oXA0jTLHJSlOQkM1Ekd94873C-MC9GVaCDx-jEmRHyfT3rBjmWT9xv3co.flr0N-7Hp-Y34YTCxhyQNw/__results___files/__results___23_0.png" \* MERGEFORMATINET </w:instrText>
      </w:r>
      <w:r w:rsidRPr="00833388">
        <w:rPr>
          <w:sz w:val="26"/>
          <w:szCs w:val="26"/>
        </w:rPr>
        <w:fldChar w:fldCharType="separate"/>
      </w:r>
      <w:r w:rsidRPr="00833388">
        <w:rPr>
          <w:noProof/>
          <w:sz w:val="26"/>
          <w:szCs w:val="26"/>
        </w:rPr>
        <w:drawing>
          <wp:inline distT="0" distB="0" distL="0" distR="0" wp14:anchorId="466376A6" wp14:editId="15937949">
            <wp:extent cx="5943600" cy="2096135"/>
            <wp:effectExtent l="0" t="0" r="0" b="0"/>
            <wp:docPr id="10895295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096135"/>
                    </a:xfrm>
                    <a:prstGeom prst="rect">
                      <a:avLst/>
                    </a:prstGeom>
                    <a:noFill/>
                    <a:ln>
                      <a:noFill/>
                    </a:ln>
                  </pic:spPr>
                </pic:pic>
              </a:graphicData>
            </a:graphic>
          </wp:inline>
        </w:drawing>
      </w:r>
      <w:r w:rsidRPr="00833388">
        <w:rPr>
          <w:sz w:val="26"/>
          <w:szCs w:val="26"/>
        </w:rPr>
        <w:fldChar w:fldCharType="end"/>
      </w:r>
    </w:p>
    <w:p w14:paraId="336E5B27" w14:textId="4C05309E" w:rsidR="00E561C9" w:rsidRPr="00833388" w:rsidRDefault="00DD4A5B" w:rsidP="00DD4A5B">
      <w:pPr>
        <w:pStyle w:val="Caption"/>
        <w:rPr>
          <w:szCs w:val="26"/>
          <w:lang w:val="vi-VN"/>
        </w:rPr>
      </w:pPr>
      <w:bookmarkStart w:id="195" w:name="_Toc232541679"/>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3</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2</w:t>
      </w:r>
      <w:r w:rsidR="00F73565">
        <w:rPr>
          <w:lang w:val="vi-VN"/>
        </w:rPr>
        <w:fldChar w:fldCharType="end"/>
      </w:r>
      <w:r w:rsidRPr="00DD4A5B">
        <w:rPr>
          <w:lang w:val="vi-VN"/>
        </w:rPr>
        <w:t xml:space="preserve"> </w:t>
      </w:r>
      <w:r w:rsidR="00E561C9" w:rsidRPr="00833388">
        <w:rPr>
          <w:szCs w:val="26"/>
          <w:lang w:val="vi-VN"/>
        </w:rPr>
        <w:t>Biểu đồ Accuracy &amp; Loss</w:t>
      </w:r>
      <w:bookmarkEnd w:id="195"/>
    </w:p>
    <w:p w14:paraId="649959E7" w14:textId="719E29FB" w:rsidR="00E561C9" w:rsidRPr="00833388" w:rsidRDefault="00E561C9" w:rsidP="00F85BA6">
      <w:pPr>
        <w:pStyle w:val="NormalWeb"/>
        <w:spacing w:before="0" w:beforeAutospacing="0" w:after="0" w:afterAutospacing="0" w:line="276" w:lineRule="auto"/>
        <w:jc w:val="both"/>
        <w:rPr>
          <w:sz w:val="26"/>
          <w:szCs w:val="26"/>
          <w:lang w:val="vi-VN"/>
        </w:rPr>
      </w:pPr>
      <w:r w:rsidRPr="003751DE">
        <w:rPr>
          <w:sz w:val="26"/>
          <w:szCs w:val="26"/>
          <w:lang w:val="vi-VN"/>
        </w:rPr>
        <w:lastRenderedPageBreak/>
        <w:t xml:space="preserve">Biểu đồ </w:t>
      </w:r>
      <w:r w:rsidR="00DD4A5B" w:rsidRPr="00DD4A5B">
        <w:rPr>
          <w:sz w:val="26"/>
          <w:szCs w:val="26"/>
          <w:lang w:val="vi-VN"/>
        </w:rPr>
        <w:t xml:space="preserve">trên </w:t>
      </w:r>
      <w:r w:rsidRPr="003751DE">
        <w:rPr>
          <w:sz w:val="26"/>
          <w:szCs w:val="26"/>
          <w:lang w:val="vi-VN"/>
        </w:rPr>
        <w:t>cho thấy mô hình học khá tốt trong 30 epoch. Độ chính xác trên tập huấn luyện tăng nhanh từ khoảng 35% ở epoch đầu tiên lên trên 80% sau khoảng 6 epoch và đạt xấp xỉ 94% ở cuối quá trình huấn luyện. Độ chính xác trên tập kiểm định cũng tăng từ khoảng 49% lên gần 89%, tuy nhiên có một số dao động rõ rệt, đặc biệt tại khoảng epoch 12 và epoch 15. Đồng thời, giá trị loss trên tập huấn luyện giảm đều từ khoảng 2,7 xuống dưới 0,9, trong khi validation loss giảm từ khoảng 2,4 xuống quanh mức 1,1–1,2 nhưng vẫn xuất hiện một số thời điểm tăng mạnh. Khoảng cách giữa kết quả huấn luyện và kiểm định không quá lớn, cho thấy mô hình có khả năng tổng quát hóa tương đối tốt.</w:t>
      </w:r>
    </w:p>
    <w:p w14:paraId="10A2B948" w14:textId="20105878" w:rsidR="00E561C9" w:rsidRPr="00833388" w:rsidRDefault="00E561C9" w:rsidP="00DD4A5B">
      <w:pPr>
        <w:pStyle w:val="Heading3"/>
        <w:rPr>
          <w:lang w:val="vi-VN"/>
        </w:rPr>
      </w:pPr>
      <w:bookmarkStart w:id="196" w:name="_Toc232669964"/>
      <w:r w:rsidRPr="00833388">
        <w:rPr>
          <w:lang w:val="vi-VN"/>
        </w:rPr>
        <w:t>Confusion Matrix</w:t>
      </w:r>
      <w:bookmarkEnd w:id="196"/>
    </w:p>
    <w:p w14:paraId="2B7127B9" w14:textId="3ADF3F73" w:rsidR="00E561C9" w:rsidRPr="00833388" w:rsidRDefault="00E561C9" w:rsidP="00F85BA6">
      <w:pPr>
        <w:pStyle w:val="NormalWeb"/>
        <w:spacing w:before="0" w:beforeAutospacing="0" w:after="0" w:afterAutospacing="0" w:line="276" w:lineRule="auto"/>
        <w:jc w:val="both"/>
        <w:rPr>
          <w:sz w:val="26"/>
          <w:szCs w:val="26"/>
          <w:lang w:val="vi-VN"/>
        </w:rPr>
      </w:pPr>
      <w:r w:rsidRPr="00833388">
        <w:rPr>
          <w:noProof/>
          <w:sz w:val="26"/>
          <w:szCs w:val="26"/>
          <w:lang w:val="vi-VN"/>
          <w14:ligatures w14:val="standardContextual"/>
        </w:rPr>
        <w:drawing>
          <wp:inline distT="0" distB="0" distL="0" distR="0" wp14:anchorId="2191EF7A" wp14:editId="7F9928D3">
            <wp:extent cx="5943600" cy="4953000"/>
            <wp:effectExtent l="0" t="0" r="0" b="0"/>
            <wp:docPr id="355762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6299" name="Picture 3557629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36E19271" w14:textId="7CBE4D0B" w:rsidR="008919B2" w:rsidRPr="00833388" w:rsidRDefault="00DD4A5B" w:rsidP="00DD4A5B">
      <w:pPr>
        <w:pStyle w:val="Caption"/>
        <w:rPr>
          <w:szCs w:val="26"/>
          <w:lang w:val="vi-VN"/>
        </w:rPr>
      </w:pPr>
      <w:bookmarkStart w:id="197" w:name="_Toc232541680"/>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3</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3</w:t>
      </w:r>
      <w:r w:rsidR="00F73565">
        <w:rPr>
          <w:lang w:val="vi-VN"/>
        </w:rPr>
        <w:fldChar w:fldCharType="end"/>
      </w:r>
      <w:r w:rsidRPr="00DD4A5B">
        <w:rPr>
          <w:lang w:val="vi-VN"/>
        </w:rPr>
        <w:t xml:space="preserve"> </w:t>
      </w:r>
      <w:r w:rsidR="00E561C9" w:rsidRPr="00833388">
        <w:rPr>
          <w:szCs w:val="26"/>
          <w:lang w:val="vi-VN"/>
        </w:rPr>
        <w:t>Confusion Matrix</w:t>
      </w:r>
      <w:bookmarkEnd w:id="197"/>
    </w:p>
    <w:p w14:paraId="2DE1F943" w14:textId="77B33511" w:rsidR="008919B2" w:rsidRPr="00833388" w:rsidRDefault="00E561C9" w:rsidP="00F85BA6">
      <w:pPr>
        <w:pStyle w:val="NormalWeb"/>
        <w:spacing w:before="0" w:beforeAutospacing="0" w:after="0" w:afterAutospacing="0" w:line="276" w:lineRule="auto"/>
        <w:jc w:val="both"/>
        <w:rPr>
          <w:sz w:val="26"/>
          <w:szCs w:val="26"/>
          <w:lang w:val="vi-VN"/>
        </w:rPr>
      </w:pPr>
      <w:r w:rsidRPr="003751DE">
        <w:rPr>
          <w:sz w:val="26"/>
          <w:szCs w:val="26"/>
          <w:lang w:val="vi-VN"/>
        </w:rPr>
        <w:t xml:space="preserve">Ma trận nhầm lẫn của mô hình trên 71 lớp bệnh cây cho thấy phần lớn giá trị tập trung trên đường chéo chính, chứng tỏ đa số mẫu kiểm thử được phân loại đúng vào lớp </w:t>
      </w:r>
      <w:r w:rsidRPr="003751DE">
        <w:rPr>
          <w:sz w:val="26"/>
          <w:szCs w:val="26"/>
          <w:lang w:val="vi-VN"/>
        </w:rPr>
        <w:lastRenderedPageBreak/>
        <w:t>tương ứng. Một số lớp có ô đường chéo đậm hơn rõ rệt, cho thấy số lượng mẫu hoặc số dự đoán đúng của các lớp này cao hơn các lớp khác. Các giá trị ngoài đường chéo xuất hiện tương đối ít, thể hiện mức độ nhầm lẫn tổng thể không lớn. Tuy nhiên, vẫn có một số nhóm bệnh bị dự đoán nhầm lẫn với nhau, đặc biệt là các bệnh thuộc cùng một loại cây hoặc có biểu hiện hình ảnh tương tự về màu sắc, đốm bệnh và hình dạng tổn thương.</w:t>
      </w:r>
      <w:r w:rsidR="003C206B" w:rsidRPr="003751DE">
        <w:rPr>
          <w:sz w:val="26"/>
          <w:szCs w:val="26"/>
          <w:lang w:val="vi-VN"/>
        </w:rPr>
        <w:t xml:space="preserve"> Ví dụ như bệnh cháy lá sớm với bệnh cháy lá muộn trên cà chua có thể bị nhầm lẫn do triệu chứng khá tương đồng.</w:t>
      </w:r>
    </w:p>
    <w:p w14:paraId="57B6AFEC" w14:textId="62F9BDCF" w:rsidR="00D2745A" w:rsidRDefault="00D2745A">
      <w:pPr>
        <w:spacing w:after="160" w:line="278" w:lineRule="auto"/>
        <w:rPr>
          <w:rFonts w:eastAsiaTheme="majorEastAsia" w:cstheme="majorBidi"/>
          <w:b/>
          <w:szCs w:val="40"/>
          <w:lang w:val="vi-VN" w:eastAsia="ja-JP"/>
        </w:rPr>
      </w:pPr>
    </w:p>
    <w:p w14:paraId="5E595E63" w14:textId="659D1EE2" w:rsidR="008919B2" w:rsidRPr="00833388" w:rsidRDefault="008919B2" w:rsidP="00DD4A5B">
      <w:pPr>
        <w:pStyle w:val="Heading1"/>
        <w:rPr>
          <w:lang w:val="vi-VN" w:eastAsia="ja-JP"/>
        </w:rPr>
      </w:pPr>
      <w:bookmarkStart w:id="198" w:name="_Toc232669965"/>
      <w:r w:rsidRPr="00833388">
        <w:rPr>
          <w:lang w:val="vi-VN" w:eastAsia="ja-JP"/>
        </w:rPr>
        <w:t>TRIỂN KHAI THỰC TẾ</w:t>
      </w:r>
      <w:bookmarkEnd w:id="198"/>
    </w:p>
    <w:p w14:paraId="1D7CA13C" w14:textId="77777777" w:rsidR="00695F5B" w:rsidRPr="00833388" w:rsidRDefault="00695F5B" w:rsidP="00DD4A5B">
      <w:pPr>
        <w:pStyle w:val="Heading2"/>
        <w:rPr>
          <w:lang w:eastAsia="ja-JP"/>
        </w:rPr>
      </w:pPr>
      <w:bookmarkStart w:id="199" w:name="_Toc201050440"/>
      <w:bookmarkStart w:id="200" w:name="_Toc232669966"/>
      <w:r w:rsidRPr="00833388">
        <w:rPr>
          <w:lang w:val="vi-VN" w:eastAsia="ja-JP"/>
        </w:rPr>
        <w:t>Cấu trúc hệ thống</w:t>
      </w:r>
      <w:bookmarkEnd w:id="199"/>
      <w:bookmarkEnd w:id="200"/>
    </w:p>
    <w:p w14:paraId="51423F78" w14:textId="2944670F" w:rsidR="00695F5B" w:rsidRPr="00833388" w:rsidRDefault="00695F5B" w:rsidP="00DD4A5B">
      <w:pPr>
        <w:spacing w:line="276" w:lineRule="auto"/>
        <w:jc w:val="both"/>
        <w:rPr>
          <w:szCs w:val="26"/>
        </w:rPr>
      </w:pPr>
      <w:r w:rsidRPr="00833388">
        <w:rPr>
          <w:szCs w:val="26"/>
        </w:rPr>
        <w:fldChar w:fldCharType="begin"/>
      </w:r>
      <w:r w:rsidRPr="00833388">
        <w:rPr>
          <w:szCs w:val="26"/>
        </w:rPr>
        <w:instrText xml:space="preserve"> INCLUDEPICTURE "https://chatgpt.com/backend-api/estuary/content?id=file_000000001e5c72078c4ae1c9980b63fa&amp;ts=494724&amp;p=fs&amp;cid=1&amp;sig=7dc90e032726b2006a831759d20252627525a9d217c654ec15759b0e239f4d59&amp;v=0" \* MERGEFORMATINET </w:instrText>
      </w:r>
      <w:r w:rsidRPr="00833388">
        <w:rPr>
          <w:szCs w:val="26"/>
        </w:rPr>
        <w:fldChar w:fldCharType="separate"/>
      </w:r>
      <w:r w:rsidRPr="00833388">
        <w:rPr>
          <w:noProof/>
          <w:szCs w:val="26"/>
        </w:rPr>
        <mc:AlternateContent>
          <mc:Choice Requires="wps">
            <w:drawing>
              <wp:inline distT="0" distB="0" distL="0" distR="0" wp14:anchorId="11A19B53" wp14:editId="7FC4F2B4">
                <wp:extent cx="304800" cy="304800"/>
                <wp:effectExtent l="0" t="0" r="0" b="0"/>
                <wp:docPr id="1668066746" name="Rectangle 8" descr="Ảnh đã tạo: Cấu trúc hệ thống phát hiện bệnh câ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7DB78" id="Rectangle 8" o:spid="_x0000_s1026" alt="Ảnh đã tạo: Cấu trúc hệ thống phát hiện bệnh câ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833388">
        <w:rPr>
          <w:szCs w:val="26"/>
        </w:rPr>
        <w:fldChar w:fldCharType="end"/>
      </w:r>
      <w:r w:rsidRPr="00833388">
        <w:rPr>
          <w:noProof/>
          <w:szCs w:val="26"/>
        </w:rPr>
        <w:drawing>
          <wp:inline distT="0" distB="0" distL="0" distR="0" wp14:anchorId="51D5C674" wp14:editId="0087A3E0">
            <wp:extent cx="5438775" cy="2733675"/>
            <wp:effectExtent l="0" t="0" r="9525" b="9525"/>
            <wp:docPr id="7437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2262" name=""/>
                    <pic:cNvPicPr/>
                  </pic:nvPicPr>
                  <pic:blipFill rotWithShape="1">
                    <a:blip r:embed="rId59"/>
                    <a:srcRect l="4006" t="9977" r="4487" b="8210"/>
                    <a:stretch/>
                  </pic:blipFill>
                  <pic:spPr bwMode="auto">
                    <a:xfrm>
                      <a:off x="0" y="0"/>
                      <a:ext cx="5438775" cy="2733675"/>
                    </a:xfrm>
                    <a:prstGeom prst="rect">
                      <a:avLst/>
                    </a:prstGeom>
                    <a:ln>
                      <a:noFill/>
                    </a:ln>
                    <a:extLst>
                      <a:ext uri="{53640926-AAD7-44D8-BBD7-CCE9431645EC}">
                        <a14:shadowObscured xmlns:a14="http://schemas.microsoft.com/office/drawing/2010/main"/>
                      </a:ext>
                    </a:extLst>
                  </pic:spPr>
                </pic:pic>
              </a:graphicData>
            </a:graphic>
          </wp:inline>
        </w:drawing>
      </w:r>
    </w:p>
    <w:p w14:paraId="3F4E7DC8" w14:textId="38ECEE7B" w:rsidR="00695F5B" w:rsidRPr="00833388" w:rsidRDefault="00DD4A5B" w:rsidP="00D2745A">
      <w:pPr>
        <w:pStyle w:val="Caption"/>
        <w:rPr>
          <w:szCs w:val="26"/>
          <w:lang w:eastAsia="ja-JP"/>
        </w:rPr>
      </w:pPr>
      <w:bookmarkStart w:id="201" w:name="_Toc201053256"/>
      <w:bookmarkStart w:id="202" w:name="_Toc232541681"/>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w:t>
      </w:r>
      <w:r w:rsidR="00F73565">
        <w:rPr>
          <w:noProof/>
        </w:rPr>
        <w:fldChar w:fldCharType="end"/>
      </w:r>
      <w:r>
        <w:t xml:space="preserve"> </w:t>
      </w:r>
      <w:r w:rsidR="00695F5B" w:rsidRPr="00833388">
        <w:rPr>
          <w:szCs w:val="26"/>
        </w:rPr>
        <w:t>Cấu trúc hệ thống</w:t>
      </w:r>
      <w:bookmarkEnd w:id="201"/>
      <w:bookmarkEnd w:id="202"/>
    </w:p>
    <w:p w14:paraId="413C2983" w14:textId="77777777" w:rsidR="00695F5B" w:rsidRPr="00833388" w:rsidRDefault="00695F5B" w:rsidP="00DD4A5B">
      <w:pPr>
        <w:pStyle w:val="Heading2"/>
        <w:rPr>
          <w:lang w:eastAsia="ja-JP"/>
        </w:rPr>
      </w:pPr>
      <w:bookmarkStart w:id="203" w:name="_Toc201050441"/>
      <w:bookmarkStart w:id="204" w:name="_Toc232669967"/>
      <w:r w:rsidRPr="00833388">
        <w:rPr>
          <w:lang w:val="vi-VN" w:eastAsia="ja-JP"/>
        </w:rPr>
        <w:t>Môi trường phát triển</w:t>
      </w:r>
      <w:bookmarkEnd w:id="203"/>
      <w:bookmarkEnd w:id="204"/>
    </w:p>
    <w:p w14:paraId="0F83C239" w14:textId="77777777" w:rsidR="00695F5B" w:rsidRPr="00833388" w:rsidRDefault="00695F5B" w:rsidP="00F85BA6">
      <w:pPr>
        <w:spacing w:line="276" w:lineRule="auto"/>
        <w:jc w:val="both"/>
        <w:rPr>
          <w:szCs w:val="26"/>
          <w:lang w:eastAsia="ja-JP"/>
        </w:rPr>
      </w:pPr>
      <w:bookmarkStart w:id="205" w:name="_Toc201050443"/>
      <w:r w:rsidRPr="00833388">
        <w:rPr>
          <w:szCs w:val="26"/>
          <w:lang w:eastAsia="ja-JP"/>
        </w:rPr>
        <w:t>Hệ thống Plant Disease Detector được phát triển bằng nhiều công nghệ và công cụ khác nhau, tương ứng với từng thành phần của hệ thống. Ứng dụng phía người dùng được xây dựng trên nền tảng iOS, backend được phát triển bằng Python và FastAPI, trong khi dữ liệu, hình ảnh và thông tin xác thực được quản lý bằng Supabase.</w:t>
      </w:r>
    </w:p>
    <w:p w14:paraId="4CBEB808" w14:textId="77777777" w:rsidR="00695F5B" w:rsidRPr="00833388" w:rsidRDefault="00695F5B" w:rsidP="00F85BA6">
      <w:pPr>
        <w:spacing w:line="276" w:lineRule="auto"/>
        <w:jc w:val="both"/>
        <w:rPr>
          <w:szCs w:val="26"/>
          <w:lang w:eastAsia="ja-JP"/>
        </w:rPr>
      </w:pPr>
      <w:r w:rsidRPr="00833388">
        <w:rPr>
          <w:szCs w:val="26"/>
          <w:lang w:eastAsia="ja-JP"/>
        </w:rPr>
        <w:t>Các công nghệ và công cụ được sử dụng trong quá trình phát triển bao gồm:</w:t>
      </w:r>
    </w:p>
    <w:p w14:paraId="4BA6F501"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Công cụ phát triển ứng dụng iOS: Xcode.</w:t>
      </w:r>
    </w:p>
    <w:p w14:paraId="5F1208FE"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Công cụ phát triển backend: Visual Studio Code và Cursor.</w:t>
      </w:r>
    </w:p>
    <w:p w14:paraId="51EFEC1D"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Ngôn ngữ phát triển ứng dụng iOS: Swift.</w:t>
      </w:r>
    </w:p>
    <w:p w14:paraId="7C41E754"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lastRenderedPageBreak/>
        <w:t>Framework xây dựng giao diện iOS: SwiftUI.</w:t>
      </w:r>
    </w:p>
    <w:p w14:paraId="075476B5"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Ngôn ngữ phát triển backend: Python.</w:t>
      </w:r>
    </w:p>
    <w:p w14:paraId="4E5AB487"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Framework backend: FastAPI.</w:t>
      </w:r>
    </w:p>
    <w:p w14:paraId="08CC706B"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Server chạy ứng dụng FastAPI: Uvicorn.</w:t>
      </w:r>
    </w:p>
    <w:p w14:paraId="26017664"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Cơ sở dữ liệu: PostgreSQL được cung cấp bởi Supabase.</w:t>
      </w:r>
    </w:p>
    <w:p w14:paraId="212792AD"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Lưu trữ hình ảnh: Supabase Storage.</w:t>
      </w:r>
    </w:p>
    <w:p w14:paraId="0632C11B"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Xác thực người dùng: Supabase Auth và Google OAuth.</w:t>
      </w:r>
    </w:p>
    <w:p w14:paraId="6426DC82"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Mô hình nhận diện bệnh cây: mô hình học sâu CNN được gọi thông qua Hugging Face hoặc endpoint AI.</w:t>
      </w:r>
    </w:p>
    <w:p w14:paraId="41E64DCE"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Dịch vụ tư vấn chăm sóc cây: Gemini API.</w:t>
      </w:r>
    </w:p>
    <w:p w14:paraId="3B43A4DD"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Dịch vụ cung cấp dữ liệu thời tiết: OpenWeather API.</w:t>
      </w:r>
    </w:p>
    <w:p w14:paraId="2D1881A3"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Quản lý mã nguồn: Git và GitHub.</w:t>
      </w:r>
    </w:p>
    <w:p w14:paraId="20320B68"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Kiểm thử API: Postman và Swagger UI.</w:t>
      </w:r>
    </w:p>
    <w:p w14:paraId="3AEC494E"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Kiểm thử backend: Python unittest.</w:t>
      </w:r>
    </w:p>
    <w:p w14:paraId="15C51BD7" w14:textId="77777777" w:rsidR="00695F5B" w:rsidRPr="00833388" w:rsidRDefault="00695F5B" w:rsidP="001572AE">
      <w:pPr>
        <w:numPr>
          <w:ilvl w:val="0"/>
          <w:numId w:val="41"/>
        </w:numPr>
        <w:spacing w:line="276" w:lineRule="auto"/>
        <w:jc w:val="both"/>
        <w:rPr>
          <w:szCs w:val="26"/>
          <w:lang w:eastAsia="ja-JP"/>
        </w:rPr>
      </w:pPr>
      <w:r w:rsidRPr="00833388">
        <w:rPr>
          <w:szCs w:val="26"/>
          <w:lang w:eastAsia="ja-JP"/>
        </w:rPr>
        <w:t>Môi trường quản lý cơ sở dữ liệu: Supabase Dashboard.</w:t>
      </w:r>
    </w:p>
    <w:p w14:paraId="45C9CD2A" w14:textId="77777777" w:rsidR="00695F5B" w:rsidRPr="00833388" w:rsidRDefault="00695F5B" w:rsidP="00F85BA6">
      <w:pPr>
        <w:spacing w:line="276" w:lineRule="auto"/>
        <w:jc w:val="both"/>
        <w:rPr>
          <w:szCs w:val="26"/>
          <w:lang w:eastAsia="ja-JP"/>
        </w:rPr>
      </w:pPr>
      <w:r w:rsidRPr="00833388">
        <w:rPr>
          <w:szCs w:val="26"/>
          <w:lang w:eastAsia="ja-JP"/>
        </w:rPr>
        <w:t>Trong quá trình phát triển ứng dụng, Xcode được sử dụng để xây dựng giao diện và các chức năng trên nền tảng iOS. Các màn hình được phát triển bằng SwiftUI, bao gồm màn hình đăng nhập, trang chủ, chẩn đoán bệnh cây, lịch sử chẩn đoán, quản lý cây, lịch chăm sóc, thời tiết, bản đồ vùng dịch và trợ lý AI.</w:t>
      </w:r>
    </w:p>
    <w:p w14:paraId="69D097BA" w14:textId="77777777" w:rsidR="00695F5B" w:rsidRPr="00833388" w:rsidRDefault="00695F5B" w:rsidP="00F85BA6">
      <w:pPr>
        <w:spacing w:line="276" w:lineRule="auto"/>
        <w:jc w:val="both"/>
        <w:rPr>
          <w:szCs w:val="26"/>
          <w:lang w:eastAsia="ja-JP"/>
        </w:rPr>
      </w:pPr>
      <w:r w:rsidRPr="00833388">
        <w:rPr>
          <w:szCs w:val="26"/>
          <w:lang w:eastAsia="ja-JP"/>
        </w:rPr>
        <w:t>Visual Studio Code và Cursor được sử dụng để xây dựng backend FastAPI, chỉnh sửa mã nguồn Python, quản lý các file cấu hình và phát triển các API xử lý nghiệp vụ. Backend được tổ chức thành các router và service riêng biệt nhằm hỗ trợ việc bảo trì, kiểm thử và mở rộng hệ thống.</w:t>
      </w:r>
    </w:p>
    <w:p w14:paraId="0259A1C0" w14:textId="77777777" w:rsidR="00695F5B" w:rsidRPr="00833388" w:rsidRDefault="00695F5B" w:rsidP="00F85BA6">
      <w:pPr>
        <w:spacing w:line="276" w:lineRule="auto"/>
        <w:jc w:val="both"/>
        <w:rPr>
          <w:szCs w:val="26"/>
          <w:lang w:eastAsia="ja-JP"/>
        </w:rPr>
      </w:pPr>
      <w:r w:rsidRPr="00833388">
        <w:rPr>
          <w:szCs w:val="26"/>
          <w:lang w:eastAsia="ja-JP"/>
        </w:rPr>
        <w:t>Python được cài đặt và quản lý thông qua môi trường ảo venv. Việc sử dụng môi trường ảo giúp tách biệt các thư viện của dự án với môi trường Python của hệ điều hành, đồng thời hạn chế xung đột phiên bản giữa các thư viện.</w:t>
      </w:r>
    </w:p>
    <w:p w14:paraId="439EFACC" w14:textId="77777777" w:rsidR="00695F5B" w:rsidRPr="00833388" w:rsidRDefault="00695F5B" w:rsidP="00F85BA6">
      <w:pPr>
        <w:spacing w:line="276" w:lineRule="auto"/>
        <w:jc w:val="both"/>
        <w:rPr>
          <w:szCs w:val="26"/>
          <w:lang w:eastAsia="ja-JP"/>
        </w:rPr>
      </w:pPr>
      <w:r w:rsidRPr="00833388">
        <w:rPr>
          <w:szCs w:val="26"/>
          <w:lang w:eastAsia="ja-JP"/>
        </w:rPr>
        <w:t>FastAPI được sử dụng để xây dựng RESTful API, tiếp nhận yêu cầu từ ứng dụng iOS và trả dữ liệu dưới định dạng JSON. Uvicorn đóng vai trò là ASGI server, chịu trách nhiệm khởi chạy và phục vụ ứng dụng FastAPI trong quá trình phát triển.</w:t>
      </w:r>
    </w:p>
    <w:p w14:paraId="450838DB" w14:textId="77777777" w:rsidR="00695F5B" w:rsidRPr="00833388" w:rsidRDefault="00695F5B" w:rsidP="00F85BA6">
      <w:pPr>
        <w:spacing w:line="276" w:lineRule="auto"/>
        <w:jc w:val="both"/>
        <w:rPr>
          <w:szCs w:val="26"/>
          <w:lang w:eastAsia="ja-JP"/>
        </w:rPr>
      </w:pPr>
      <w:r w:rsidRPr="00833388">
        <w:rPr>
          <w:szCs w:val="26"/>
          <w:lang w:eastAsia="ja-JP"/>
        </w:rPr>
        <w:t>Postman và Swagger UI được sử dụng để kiểm tra các API như:</w:t>
      </w:r>
    </w:p>
    <w:p w14:paraId="677A04BF" w14:textId="77777777" w:rsidR="00695F5B" w:rsidRPr="00833388" w:rsidRDefault="00695F5B" w:rsidP="001572AE">
      <w:pPr>
        <w:numPr>
          <w:ilvl w:val="0"/>
          <w:numId w:val="42"/>
        </w:numPr>
        <w:spacing w:line="276" w:lineRule="auto"/>
        <w:jc w:val="both"/>
        <w:rPr>
          <w:szCs w:val="26"/>
          <w:lang w:eastAsia="ja-JP"/>
        </w:rPr>
      </w:pPr>
      <w:r w:rsidRPr="00833388">
        <w:rPr>
          <w:szCs w:val="26"/>
          <w:lang w:eastAsia="ja-JP"/>
        </w:rPr>
        <w:t>API chẩn đoán bệnh cây.</w:t>
      </w:r>
    </w:p>
    <w:p w14:paraId="4F14EF66" w14:textId="77777777" w:rsidR="00695F5B" w:rsidRPr="00833388" w:rsidRDefault="00695F5B" w:rsidP="001572AE">
      <w:pPr>
        <w:numPr>
          <w:ilvl w:val="0"/>
          <w:numId w:val="42"/>
        </w:numPr>
        <w:spacing w:line="276" w:lineRule="auto"/>
        <w:jc w:val="both"/>
        <w:rPr>
          <w:szCs w:val="26"/>
          <w:lang w:eastAsia="ja-JP"/>
        </w:rPr>
      </w:pPr>
      <w:r w:rsidRPr="00833388">
        <w:rPr>
          <w:szCs w:val="26"/>
          <w:lang w:eastAsia="ja-JP"/>
        </w:rPr>
        <w:t>API quản lý lịch sử chẩn đoán.</w:t>
      </w:r>
    </w:p>
    <w:p w14:paraId="7130F7FD" w14:textId="77777777" w:rsidR="00695F5B" w:rsidRPr="00833388" w:rsidRDefault="00695F5B" w:rsidP="001572AE">
      <w:pPr>
        <w:numPr>
          <w:ilvl w:val="0"/>
          <w:numId w:val="42"/>
        </w:numPr>
        <w:spacing w:line="276" w:lineRule="auto"/>
        <w:jc w:val="both"/>
        <w:rPr>
          <w:szCs w:val="26"/>
          <w:lang w:eastAsia="ja-JP"/>
        </w:rPr>
      </w:pPr>
      <w:r w:rsidRPr="00833388">
        <w:rPr>
          <w:szCs w:val="26"/>
          <w:lang w:eastAsia="ja-JP"/>
        </w:rPr>
        <w:t>API tư vấn chăm sóc cây.</w:t>
      </w:r>
    </w:p>
    <w:p w14:paraId="7EA6A03D" w14:textId="77777777" w:rsidR="00695F5B" w:rsidRPr="00833388" w:rsidRDefault="00695F5B" w:rsidP="001572AE">
      <w:pPr>
        <w:numPr>
          <w:ilvl w:val="0"/>
          <w:numId w:val="42"/>
        </w:numPr>
        <w:spacing w:line="276" w:lineRule="auto"/>
        <w:jc w:val="both"/>
        <w:rPr>
          <w:szCs w:val="26"/>
          <w:lang w:eastAsia="ja-JP"/>
        </w:rPr>
      </w:pPr>
      <w:r w:rsidRPr="00833388">
        <w:rPr>
          <w:szCs w:val="26"/>
          <w:lang w:eastAsia="ja-JP"/>
        </w:rPr>
        <w:t>API lấy thông tin thời tiết.</w:t>
      </w:r>
    </w:p>
    <w:p w14:paraId="595E439D" w14:textId="77777777" w:rsidR="00695F5B" w:rsidRPr="00833388" w:rsidRDefault="00695F5B" w:rsidP="001572AE">
      <w:pPr>
        <w:numPr>
          <w:ilvl w:val="0"/>
          <w:numId w:val="42"/>
        </w:numPr>
        <w:spacing w:line="276" w:lineRule="auto"/>
        <w:jc w:val="both"/>
        <w:rPr>
          <w:szCs w:val="26"/>
          <w:lang w:eastAsia="ja-JP"/>
        </w:rPr>
      </w:pPr>
      <w:r w:rsidRPr="00833388">
        <w:rPr>
          <w:szCs w:val="26"/>
          <w:lang w:eastAsia="ja-JP"/>
        </w:rPr>
        <w:t>API quản lý dữ liệu vùng dịch.</w:t>
      </w:r>
    </w:p>
    <w:p w14:paraId="1054B6D4" w14:textId="77777777" w:rsidR="00695F5B" w:rsidRPr="00833388" w:rsidRDefault="00695F5B" w:rsidP="001572AE">
      <w:pPr>
        <w:numPr>
          <w:ilvl w:val="0"/>
          <w:numId w:val="42"/>
        </w:numPr>
        <w:spacing w:line="276" w:lineRule="auto"/>
        <w:jc w:val="both"/>
        <w:rPr>
          <w:szCs w:val="26"/>
          <w:lang w:eastAsia="ja-JP"/>
        </w:rPr>
      </w:pPr>
      <w:r w:rsidRPr="00833388">
        <w:rPr>
          <w:szCs w:val="26"/>
          <w:lang w:eastAsia="ja-JP"/>
        </w:rPr>
        <w:t>API tiếp nhận phản hồi từ người dùng.</w:t>
      </w:r>
    </w:p>
    <w:p w14:paraId="1CF69FDC" w14:textId="77777777" w:rsidR="00695F5B" w:rsidRPr="00833388" w:rsidRDefault="00695F5B" w:rsidP="001572AE">
      <w:pPr>
        <w:numPr>
          <w:ilvl w:val="0"/>
          <w:numId w:val="42"/>
        </w:numPr>
        <w:spacing w:line="276" w:lineRule="auto"/>
        <w:jc w:val="both"/>
        <w:rPr>
          <w:szCs w:val="26"/>
          <w:lang w:eastAsia="ja-JP"/>
        </w:rPr>
      </w:pPr>
      <w:r w:rsidRPr="00833388">
        <w:rPr>
          <w:szCs w:val="26"/>
          <w:lang w:eastAsia="ja-JP"/>
        </w:rPr>
        <w:t>API kiểm tra trạng thái hoạt động của server.</w:t>
      </w:r>
    </w:p>
    <w:p w14:paraId="3C5F8148" w14:textId="77777777" w:rsidR="00695F5B" w:rsidRPr="00833388" w:rsidRDefault="00695F5B" w:rsidP="00F85BA6">
      <w:pPr>
        <w:spacing w:line="276" w:lineRule="auto"/>
        <w:jc w:val="both"/>
        <w:rPr>
          <w:szCs w:val="26"/>
          <w:lang w:eastAsia="ja-JP"/>
        </w:rPr>
      </w:pPr>
      <w:r w:rsidRPr="00833388">
        <w:rPr>
          <w:szCs w:val="26"/>
          <w:lang w:eastAsia="ja-JP"/>
        </w:rPr>
        <w:lastRenderedPageBreak/>
        <w:t>Supabase được sử dụng như nền tảng backend hỗ trợ cho hệ thống. Supabase PostgreSQL lưu trữ các dữ liệu như hồ sơ người dùng, lịch sử chẩn đoán, danh sách cây, lịch chăm sóc, phản hồi AI, yêu cầu tư vấn và dữ liệu vùng dịch. Supabase Storage được sử dụng để lưu ảnh cây trồng, ảnh chẩn đoán và ảnh đại diện người dùng. Supabase Auth hỗ trợ đăng ký, đăng nhập và quản lý phiên làm việc của người dùng.</w:t>
      </w:r>
    </w:p>
    <w:p w14:paraId="36EF7023" w14:textId="77777777" w:rsidR="00695F5B" w:rsidRPr="00833388" w:rsidRDefault="00695F5B" w:rsidP="00F85BA6">
      <w:pPr>
        <w:spacing w:line="276" w:lineRule="auto"/>
        <w:jc w:val="both"/>
        <w:rPr>
          <w:szCs w:val="26"/>
          <w:lang w:eastAsia="ja-JP"/>
        </w:rPr>
      </w:pPr>
      <w:r w:rsidRPr="00833388">
        <w:rPr>
          <w:szCs w:val="26"/>
          <w:lang w:eastAsia="ja-JP"/>
        </w:rPr>
        <w:t>Mô hình AI nhận diện bệnh cây được triển khai hoặc gọi thông qua Hugging Face. Backend gửi ảnh đã được kiểm tra và xử lý đến endpoint AI, sau đó nhận lại tên loại cây, tên bệnh và độ tin cậy của kết quả dự đoán.</w:t>
      </w:r>
    </w:p>
    <w:p w14:paraId="1AADC569" w14:textId="77777777" w:rsidR="00695F5B" w:rsidRPr="00833388" w:rsidRDefault="00695F5B" w:rsidP="00F85BA6">
      <w:pPr>
        <w:spacing w:line="276" w:lineRule="auto"/>
        <w:jc w:val="both"/>
        <w:rPr>
          <w:szCs w:val="26"/>
          <w:lang w:eastAsia="ja-JP"/>
        </w:rPr>
      </w:pPr>
      <w:r w:rsidRPr="00833388">
        <w:rPr>
          <w:szCs w:val="26"/>
          <w:lang w:eastAsia="ja-JP"/>
        </w:rPr>
        <w:t>Gemini API được tích hợp để tạo nội dung tư vấn chăm sóc cây bằng tiếng Việt dựa trên kết quả chẩn đoán. OpenWeather API được sử dụng để cung cấp dữ liệu nhiệt độ, độ ẩm và dự báo thời tiết theo vị trí của người dùng.</w:t>
      </w:r>
    </w:p>
    <w:p w14:paraId="177B06B1" w14:textId="77777777" w:rsidR="00695F5B" w:rsidRPr="00833388" w:rsidRDefault="00695F5B" w:rsidP="00F85BA6">
      <w:pPr>
        <w:spacing w:line="276" w:lineRule="auto"/>
        <w:jc w:val="both"/>
        <w:rPr>
          <w:szCs w:val="26"/>
          <w:lang w:eastAsia="ja-JP"/>
        </w:rPr>
      </w:pPr>
      <w:r w:rsidRPr="00833388">
        <w:rPr>
          <w:szCs w:val="26"/>
          <w:lang w:eastAsia="ja-JP"/>
        </w:rPr>
        <w:t>Git và GitHub được sử dụng để quản lý phiên bản mã nguồn, theo dõi các thay đổi và hỗ trợ quá trình phát triển theo từng nhánh. Các bài kiểm thử backend được xây dựng bằng Python unittest nhằm kiểm tra chức năng dự đoán, lịch sử, cơ sở dữ liệu, xác thực dữ liệu, giới hạn request và bảo mật API.</w:t>
      </w:r>
    </w:p>
    <w:p w14:paraId="6F6F06FC" w14:textId="07A9C08E" w:rsidR="003C2875" w:rsidRPr="00833388" w:rsidRDefault="003C2875" w:rsidP="00DD4A5B">
      <w:pPr>
        <w:pStyle w:val="Heading2"/>
        <w:rPr>
          <w:lang w:eastAsia="ja-JP"/>
        </w:rPr>
      </w:pPr>
      <w:bookmarkStart w:id="206" w:name="_Toc232669968"/>
      <w:r w:rsidRPr="00833388">
        <w:rPr>
          <w:lang w:val="vi-VN" w:eastAsia="ja-JP"/>
        </w:rPr>
        <w:t>Môi trường triển khai</w:t>
      </w:r>
      <w:bookmarkEnd w:id="206"/>
    </w:p>
    <w:p w14:paraId="0AC5EDDC" w14:textId="77777777" w:rsidR="00695F5B" w:rsidRPr="00833388" w:rsidRDefault="00695F5B" w:rsidP="00F85BA6">
      <w:pPr>
        <w:spacing w:line="276" w:lineRule="auto"/>
        <w:jc w:val="both"/>
        <w:rPr>
          <w:szCs w:val="26"/>
          <w:lang w:eastAsia="ja-JP"/>
        </w:rPr>
      </w:pPr>
      <w:r w:rsidRPr="00833388">
        <w:rPr>
          <w:szCs w:val="26"/>
          <w:lang w:eastAsia="ja-JP"/>
        </w:rPr>
        <w:t>Hệ thống Plant Disease Detector được triển khai theo mô hình Client–Server. Ứng dụng iOS đóng vai trò là client, backend FastAPI được triển khai trên nền tảng Render, trong khi cơ sở dữ liệu, xác thực và lưu trữ hình ảnh được cung cấp bởi Supabase.</w:t>
      </w:r>
    </w:p>
    <w:p w14:paraId="6642D721" w14:textId="77777777" w:rsidR="00695F5B" w:rsidRPr="00833388" w:rsidRDefault="00695F5B" w:rsidP="00F85BA6">
      <w:pPr>
        <w:spacing w:line="276" w:lineRule="auto"/>
        <w:jc w:val="both"/>
        <w:rPr>
          <w:szCs w:val="26"/>
          <w:lang w:eastAsia="ja-JP"/>
        </w:rPr>
      </w:pPr>
      <w:r w:rsidRPr="00833388">
        <w:rPr>
          <w:szCs w:val="26"/>
          <w:lang w:eastAsia="ja-JP"/>
        </w:rPr>
        <w:t>Các thành phần trong môi trường triển khai bao gồm:</w:t>
      </w:r>
    </w:p>
    <w:p w14:paraId="2D43EE66"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Ứng dụng client: ứng dụng iOS chạy trên thiết bị iPhone hoặc iOS Simulator.</w:t>
      </w:r>
    </w:p>
    <w:p w14:paraId="221D77A1"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Backend: FastAPI được triển khai trên Render.</w:t>
      </w:r>
    </w:p>
    <w:p w14:paraId="5F831448"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Server chạy backend: Uvicorn.</w:t>
      </w:r>
    </w:p>
    <w:p w14:paraId="42AE0238" w14:textId="77777777" w:rsidR="00695F5B" w:rsidRPr="00F73A50" w:rsidRDefault="00695F5B" w:rsidP="001572AE">
      <w:pPr>
        <w:numPr>
          <w:ilvl w:val="0"/>
          <w:numId w:val="43"/>
        </w:numPr>
        <w:spacing w:line="276" w:lineRule="auto"/>
        <w:jc w:val="both"/>
        <w:rPr>
          <w:szCs w:val="26"/>
          <w:lang w:val="fr-FR" w:eastAsia="ja-JP"/>
        </w:rPr>
      </w:pPr>
      <w:r w:rsidRPr="00F73A50">
        <w:rPr>
          <w:szCs w:val="26"/>
          <w:lang w:val="fr-FR" w:eastAsia="ja-JP"/>
        </w:rPr>
        <w:t>Cơ sở dữ liệu: Supabase PostgreSQL.</w:t>
      </w:r>
    </w:p>
    <w:p w14:paraId="2898060C"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Lưu trữ hình ảnh: Supabase Storage.</w:t>
      </w:r>
    </w:p>
    <w:p w14:paraId="6B2CBCD2"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Xác thực người dùng: Supabase Auth và Google OAuth.</w:t>
      </w:r>
    </w:p>
    <w:p w14:paraId="2E54A28D"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Mô hình AI: Hugging Face hoặc endpoint AI.</w:t>
      </w:r>
    </w:p>
    <w:p w14:paraId="7FECC207" w14:textId="77777777" w:rsidR="00695F5B" w:rsidRPr="00F73A50" w:rsidRDefault="00695F5B" w:rsidP="001572AE">
      <w:pPr>
        <w:numPr>
          <w:ilvl w:val="0"/>
          <w:numId w:val="43"/>
        </w:numPr>
        <w:spacing w:line="276" w:lineRule="auto"/>
        <w:jc w:val="both"/>
        <w:rPr>
          <w:szCs w:val="26"/>
          <w:lang w:val="fr-FR" w:eastAsia="ja-JP"/>
        </w:rPr>
      </w:pPr>
      <w:r w:rsidRPr="00F73A50">
        <w:rPr>
          <w:szCs w:val="26"/>
          <w:lang w:val="fr-FR" w:eastAsia="ja-JP"/>
        </w:rPr>
        <w:t>Dịch vụ tư vấn: Gemini API.</w:t>
      </w:r>
    </w:p>
    <w:p w14:paraId="38DC7955"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Dịch vụ thời tiết: OpenWeather API.</w:t>
      </w:r>
    </w:p>
    <w:p w14:paraId="7D279634" w14:textId="77777777" w:rsidR="00695F5B" w:rsidRPr="00833388" w:rsidRDefault="00695F5B" w:rsidP="001572AE">
      <w:pPr>
        <w:numPr>
          <w:ilvl w:val="0"/>
          <w:numId w:val="43"/>
        </w:numPr>
        <w:spacing w:line="276" w:lineRule="auto"/>
        <w:jc w:val="both"/>
        <w:rPr>
          <w:szCs w:val="26"/>
          <w:lang w:eastAsia="ja-JP"/>
        </w:rPr>
      </w:pPr>
      <w:r w:rsidRPr="00833388">
        <w:rPr>
          <w:szCs w:val="26"/>
          <w:lang w:eastAsia="ja-JP"/>
        </w:rPr>
        <w:t>Quản lý vị trí và bản đồ: MapKit và Core Location.</w:t>
      </w:r>
    </w:p>
    <w:p w14:paraId="72BA5168" w14:textId="77777777" w:rsidR="00695F5B" w:rsidRPr="00833388" w:rsidRDefault="00695F5B" w:rsidP="00F85BA6">
      <w:pPr>
        <w:spacing w:line="276" w:lineRule="auto"/>
        <w:jc w:val="both"/>
        <w:rPr>
          <w:szCs w:val="26"/>
          <w:lang w:eastAsia="ja-JP"/>
        </w:rPr>
      </w:pPr>
      <w:r w:rsidRPr="00833388">
        <w:rPr>
          <w:szCs w:val="26"/>
          <w:lang w:eastAsia="ja-JP"/>
        </w:rPr>
        <w:t>Backend FastAPI được triển khai trên Render để ứng dụng iOS có thể truy cập thông qua Internet. Render cung cấp địa chỉ endpoint công khai, môi trường chạy Python, cơ chế quản lý biến môi trường và chức năng triển khai lại khi mã nguồn được cập nhật.</w:t>
      </w:r>
    </w:p>
    <w:p w14:paraId="70D20108" w14:textId="77777777" w:rsidR="00695F5B" w:rsidRPr="00833388" w:rsidRDefault="00695F5B" w:rsidP="00F85BA6">
      <w:pPr>
        <w:spacing w:line="276" w:lineRule="auto"/>
        <w:jc w:val="both"/>
        <w:rPr>
          <w:szCs w:val="26"/>
          <w:lang w:eastAsia="ja-JP"/>
        </w:rPr>
      </w:pPr>
      <w:r w:rsidRPr="00833388">
        <w:rPr>
          <w:szCs w:val="26"/>
          <w:lang w:eastAsia="ja-JP"/>
        </w:rPr>
        <w:t>Các biến môi trường quan trọng được cấu hình trên Render bao gồm:</w:t>
      </w:r>
    </w:p>
    <w:p w14:paraId="437E92A8" w14:textId="77777777" w:rsidR="00695F5B" w:rsidRPr="00833388" w:rsidRDefault="00695F5B" w:rsidP="001572AE">
      <w:pPr>
        <w:numPr>
          <w:ilvl w:val="0"/>
          <w:numId w:val="44"/>
        </w:numPr>
        <w:spacing w:line="276" w:lineRule="auto"/>
        <w:jc w:val="both"/>
        <w:rPr>
          <w:szCs w:val="26"/>
          <w:lang w:eastAsia="ja-JP"/>
        </w:rPr>
      </w:pPr>
      <w:r w:rsidRPr="00833388">
        <w:rPr>
          <w:szCs w:val="26"/>
          <w:lang w:eastAsia="ja-JP"/>
        </w:rPr>
        <w:t>SUPABASE_URL: địa chỉ kết nối đến dự án Supabase.</w:t>
      </w:r>
    </w:p>
    <w:p w14:paraId="69CD0F85" w14:textId="77777777" w:rsidR="00695F5B" w:rsidRPr="00833388" w:rsidRDefault="00695F5B" w:rsidP="001572AE">
      <w:pPr>
        <w:numPr>
          <w:ilvl w:val="0"/>
          <w:numId w:val="44"/>
        </w:numPr>
        <w:spacing w:line="276" w:lineRule="auto"/>
        <w:jc w:val="both"/>
        <w:rPr>
          <w:szCs w:val="26"/>
          <w:lang w:eastAsia="ja-JP"/>
        </w:rPr>
      </w:pPr>
      <w:r w:rsidRPr="00833388">
        <w:rPr>
          <w:szCs w:val="26"/>
          <w:lang w:eastAsia="ja-JP"/>
        </w:rPr>
        <w:lastRenderedPageBreak/>
        <w:t>SUPABASE_SERVICE_ROLE_KEY: khóa dùng cho các tác vụ backend yêu cầu quyền hệ thống.</w:t>
      </w:r>
    </w:p>
    <w:p w14:paraId="7AD94F02" w14:textId="77777777" w:rsidR="00695F5B" w:rsidRPr="00833388" w:rsidRDefault="00695F5B" w:rsidP="001572AE">
      <w:pPr>
        <w:numPr>
          <w:ilvl w:val="0"/>
          <w:numId w:val="44"/>
        </w:numPr>
        <w:spacing w:line="276" w:lineRule="auto"/>
        <w:jc w:val="both"/>
        <w:rPr>
          <w:szCs w:val="26"/>
          <w:lang w:eastAsia="ja-JP"/>
        </w:rPr>
      </w:pPr>
      <w:r w:rsidRPr="00833388">
        <w:rPr>
          <w:szCs w:val="26"/>
          <w:lang w:eastAsia="ja-JP"/>
        </w:rPr>
        <w:t>HF_API_URL: địa chỉ endpoint của mô hình nhận diện bệnh cây.</w:t>
      </w:r>
    </w:p>
    <w:p w14:paraId="7DB8FCEE" w14:textId="77777777" w:rsidR="00695F5B" w:rsidRPr="00833388" w:rsidRDefault="00695F5B" w:rsidP="001572AE">
      <w:pPr>
        <w:numPr>
          <w:ilvl w:val="0"/>
          <w:numId w:val="44"/>
        </w:numPr>
        <w:spacing w:line="276" w:lineRule="auto"/>
        <w:jc w:val="both"/>
        <w:rPr>
          <w:szCs w:val="26"/>
          <w:lang w:eastAsia="ja-JP"/>
        </w:rPr>
      </w:pPr>
      <w:r w:rsidRPr="00833388">
        <w:rPr>
          <w:szCs w:val="26"/>
          <w:lang w:eastAsia="ja-JP"/>
        </w:rPr>
        <w:t>GEMINI_API_KEY: khóa truy cập Gemini API.</w:t>
      </w:r>
    </w:p>
    <w:p w14:paraId="3CCC2462" w14:textId="77777777" w:rsidR="00695F5B" w:rsidRPr="00833388" w:rsidRDefault="00695F5B" w:rsidP="001572AE">
      <w:pPr>
        <w:numPr>
          <w:ilvl w:val="0"/>
          <w:numId w:val="44"/>
        </w:numPr>
        <w:spacing w:line="276" w:lineRule="auto"/>
        <w:jc w:val="both"/>
        <w:rPr>
          <w:szCs w:val="26"/>
          <w:lang w:eastAsia="ja-JP"/>
        </w:rPr>
      </w:pPr>
      <w:r w:rsidRPr="00833388">
        <w:rPr>
          <w:szCs w:val="26"/>
          <w:lang w:eastAsia="ja-JP"/>
        </w:rPr>
        <w:t>OPENWEATHER_API_KEY: khóa truy cập OpenWeather API.</w:t>
      </w:r>
    </w:p>
    <w:p w14:paraId="7E9C890E" w14:textId="77777777" w:rsidR="00695F5B" w:rsidRPr="00833388" w:rsidRDefault="00695F5B" w:rsidP="001572AE">
      <w:pPr>
        <w:numPr>
          <w:ilvl w:val="0"/>
          <w:numId w:val="44"/>
        </w:numPr>
        <w:spacing w:line="276" w:lineRule="auto"/>
        <w:jc w:val="both"/>
        <w:rPr>
          <w:szCs w:val="26"/>
          <w:lang w:eastAsia="ja-JP"/>
        </w:rPr>
      </w:pPr>
      <w:r w:rsidRPr="00833388">
        <w:rPr>
          <w:szCs w:val="26"/>
          <w:lang w:eastAsia="ja-JP"/>
        </w:rPr>
        <w:t>PREDICT_UNRECOGNIZED_THRESHOLD: ngưỡng độ tin cậy dùng để xác định trường hợp chưa nhận diện chắc chắn.</w:t>
      </w:r>
    </w:p>
    <w:p w14:paraId="5642ECE6" w14:textId="77777777" w:rsidR="00695F5B" w:rsidRPr="00833388" w:rsidRDefault="00695F5B" w:rsidP="00F85BA6">
      <w:pPr>
        <w:spacing w:line="276" w:lineRule="auto"/>
        <w:jc w:val="both"/>
        <w:rPr>
          <w:szCs w:val="26"/>
          <w:lang w:eastAsia="ja-JP"/>
        </w:rPr>
      </w:pPr>
      <w:r w:rsidRPr="00833388">
        <w:rPr>
          <w:szCs w:val="26"/>
          <w:lang w:eastAsia="ja-JP"/>
        </w:rPr>
        <w:t>Các khóa bí mật chỉ được lưu trong môi trường backend và không được đưa trực tiếp vào mã nguồn ứng dụng iOS. Điều này giúp hạn chế nguy cơ lộ thông tin truy cập khi ứng dụng được cài đặt trên thiết bị người dùng.</w:t>
      </w:r>
    </w:p>
    <w:p w14:paraId="60871556" w14:textId="77777777" w:rsidR="00695F5B" w:rsidRPr="00833388" w:rsidRDefault="00695F5B" w:rsidP="00F85BA6">
      <w:pPr>
        <w:spacing w:line="276" w:lineRule="auto"/>
        <w:jc w:val="both"/>
        <w:rPr>
          <w:szCs w:val="26"/>
          <w:lang w:eastAsia="ja-JP"/>
        </w:rPr>
      </w:pPr>
      <w:r w:rsidRPr="00833388">
        <w:rPr>
          <w:szCs w:val="26"/>
          <w:lang w:eastAsia="ja-JP"/>
        </w:rPr>
        <w:t>Khi người dùng thực hiện chẩn đoán, ứng dụng iOS gửi ảnh và thông tin liên quan đến backend FastAPI trên Render. Backend kiểm tra định dạng, dung lượng và tính hợp lệ của ảnh trước khi chuyển ảnh đến mô hình AI.</w:t>
      </w:r>
    </w:p>
    <w:p w14:paraId="394A5FA8" w14:textId="77777777" w:rsidR="00695F5B" w:rsidRPr="00833388" w:rsidRDefault="00695F5B" w:rsidP="00F85BA6">
      <w:pPr>
        <w:spacing w:line="276" w:lineRule="auto"/>
        <w:jc w:val="both"/>
        <w:rPr>
          <w:szCs w:val="26"/>
          <w:lang w:eastAsia="ja-JP"/>
        </w:rPr>
      </w:pPr>
      <w:r w:rsidRPr="00833388">
        <w:rPr>
          <w:szCs w:val="26"/>
          <w:lang w:eastAsia="ja-JP"/>
        </w:rPr>
        <w:t>Mô hình AI phân tích hình ảnh và trả về tên cây, tên bệnh cùng độ tin cậy. Backend tiếp tục xử lý kết quả, lưu ảnh lên Supabase Storage và lưu thông tin chẩn đoán vào Supabase PostgreSQL nếu người dùng đã đăng nhập.</w:t>
      </w:r>
    </w:p>
    <w:p w14:paraId="75447A95" w14:textId="77777777" w:rsidR="00695F5B" w:rsidRPr="00833388" w:rsidRDefault="00695F5B" w:rsidP="00F85BA6">
      <w:pPr>
        <w:spacing w:line="276" w:lineRule="auto"/>
        <w:jc w:val="both"/>
        <w:rPr>
          <w:szCs w:val="26"/>
          <w:lang w:eastAsia="ja-JP"/>
        </w:rPr>
      </w:pPr>
      <w:r w:rsidRPr="00833388">
        <w:rPr>
          <w:szCs w:val="26"/>
          <w:lang w:eastAsia="ja-JP"/>
        </w:rPr>
        <w:t>Khi người dùng yêu cầu tư vấn, backend gửi tên cây, tên bệnh và ngữ cảnh liên quan đến Gemini API. Nội dung tư vấn được chuẩn hóa trước khi trả về ứng dụng. Đối với chức năng thời tiết, backend gửi thông tin vị trí đến OpenWeather API và nhận dữ liệu nhiệt độ, độ ẩm cùng dự báo thời tiết.</w:t>
      </w:r>
    </w:p>
    <w:p w14:paraId="54FB4343" w14:textId="1A86E1D2" w:rsidR="008919B2" w:rsidRPr="00833388" w:rsidRDefault="00695F5B" w:rsidP="00F85BA6">
      <w:pPr>
        <w:spacing w:line="276" w:lineRule="auto"/>
        <w:jc w:val="both"/>
        <w:rPr>
          <w:szCs w:val="26"/>
          <w:lang w:val="vi-VN" w:eastAsia="ja-JP"/>
        </w:rPr>
      </w:pPr>
      <w:r w:rsidRPr="00833388">
        <w:rPr>
          <w:szCs w:val="26"/>
          <w:lang w:eastAsia="ja-JP"/>
        </w:rPr>
        <w:t>MapKit và Core Location được sử dụng trực tiếp trong ứng dụng iOS để lấy vị trí người dùng và hiển thị bản đồ. Dữ liệu vùng dịch được lấy từ backend và được biểu diễn trên bản đồ dựa trên tọa độ của từng ca bệnh.</w:t>
      </w:r>
      <w:bookmarkEnd w:id="205"/>
    </w:p>
    <w:p w14:paraId="2C99A530" w14:textId="77777777" w:rsidR="00DD4A5B" w:rsidRDefault="003C2875" w:rsidP="00DD4A5B">
      <w:pPr>
        <w:pStyle w:val="Heading2"/>
        <w:rPr>
          <w:lang w:val="vi-VN" w:eastAsia="ja-JP"/>
        </w:rPr>
      </w:pPr>
      <w:bookmarkStart w:id="207" w:name="_Toc232669969"/>
      <w:r w:rsidRPr="00833388">
        <w:rPr>
          <w:lang w:val="vi-VN" w:eastAsia="ja-JP"/>
        </w:rPr>
        <w:lastRenderedPageBreak/>
        <w:t>Kết quả thực tế</w:t>
      </w:r>
      <w:bookmarkEnd w:id="207"/>
    </w:p>
    <w:p w14:paraId="43386573" w14:textId="591242CD" w:rsidR="003C2875" w:rsidRPr="00DD4A5B" w:rsidRDefault="00BE4791" w:rsidP="00DD4A5B">
      <w:pPr>
        <w:pStyle w:val="Heading3"/>
        <w:rPr>
          <w:szCs w:val="32"/>
          <w:lang w:val="vi-VN" w:eastAsia="ja-JP"/>
        </w:rPr>
      </w:pPr>
      <w:bookmarkStart w:id="208" w:name="_Toc232669970"/>
      <w:r w:rsidRPr="00DD4A5B">
        <w:rPr>
          <w:lang w:val="vi-VN" w:eastAsia="ja-JP"/>
        </w:rPr>
        <w:t>Giao diện đăng ký / đăng nhập</w:t>
      </w:r>
      <w:bookmarkEnd w:id="208"/>
    </w:p>
    <w:p w14:paraId="5C706058" w14:textId="7F60CA6A" w:rsidR="00BE4791" w:rsidRPr="00833388" w:rsidRDefault="00BE4791" w:rsidP="00DD4A5B">
      <w:pPr>
        <w:pStyle w:val="ListParagraph"/>
        <w:spacing w:line="276" w:lineRule="auto"/>
        <w:ind w:left="0"/>
        <w:jc w:val="center"/>
        <w:rPr>
          <w:szCs w:val="26"/>
          <w:lang w:val="vi-VN" w:eastAsia="ja-JP"/>
        </w:rPr>
      </w:pPr>
      <w:r w:rsidRPr="00833388">
        <w:rPr>
          <w:noProof/>
          <w:szCs w:val="26"/>
          <w:lang w:val="vi-VN" w:eastAsia="ja-JP"/>
          <w14:ligatures w14:val="standardContextual"/>
        </w:rPr>
        <w:drawing>
          <wp:inline distT="0" distB="0" distL="0" distR="0" wp14:anchorId="3F423B58" wp14:editId="1D62FFCD">
            <wp:extent cx="3657600" cy="6501600"/>
            <wp:effectExtent l="0" t="0" r="0" b="0"/>
            <wp:docPr id="487297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97495" name="Picture 48729749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657600" cy="6501600"/>
                    </a:xfrm>
                    <a:prstGeom prst="rect">
                      <a:avLst/>
                    </a:prstGeom>
                  </pic:spPr>
                </pic:pic>
              </a:graphicData>
            </a:graphic>
          </wp:inline>
        </w:drawing>
      </w:r>
    </w:p>
    <w:p w14:paraId="528BCAB6" w14:textId="77777777" w:rsidR="00BE4791" w:rsidRPr="00833388" w:rsidRDefault="00BE4791" w:rsidP="00F85BA6">
      <w:pPr>
        <w:pStyle w:val="ListParagraph"/>
        <w:spacing w:line="276" w:lineRule="auto"/>
        <w:ind w:left="0"/>
        <w:jc w:val="both"/>
        <w:rPr>
          <w:szCs w:val="26"/>
          <w:lang w:val="vi-VN" w:eastAsia="ja-JP"/>
        </w:rPr>
      </w:pPr>
    </w:p>
    <w:p w14:paraId="12707B02" w14:textId="0BF6C0E2" w:rsidR="003C2875" w:rsidRPr="00833388" w:rsidRDefault="00DD4A5B" w:rsidP="00DD4A5B">
      <w:pPr>
        <w:pStyle w:val="Caption"/>
        <w:rPr>
          <w:szCs w:val="26"/>
          <w:lang w:val="vi-VN" w:eastAsia="ja-JP"/>
        </w:rPr>
      </w:pPr>
      <w:bookmarkStart w:id="209" w:name="_Toc232541682"/>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2</w:t>
      </w:r>
      <w:r w:rsidR="00F73565">
        <w:rPr>
          <w:lang w:val="vi-VN"/>
        </w:rPr>
        <w:fldChar w:fldCharType="end"/>
      </w:r>
      <w:r w:rsidR="00BE4791" w:rsidRPr="00833388">
        <w:rPr>
          <w:szCs w:val="26"/>
          <w:lang w:val="vi-VN" w:eastAsia="ja-JP"/>
        </w:rPr>
        <w:t xml:space="preserve"> Giao diện đăng ký / đăng nhập</w:t>
      </w:r>
      <w:bookmarkEnd w:id="209"/>
    </w:p>
    <w:p w14:paraId="62679EEB" w14:textId="6834F92D" w:rsidR="00BE4791" w:rsidRPr="00833388" w:rsidRDefault="00BE4791" w:rsidP="00DD4A5B">
      <w:pPr>
        <w:pStyle w:val="Heading3"/>
        <w:rPr>
          <w:lang w:val="vi-VN" w:eastAsia="ja-JP"/>
        </w:rPr>
      </w:pPr>
      <w:bookmarkStart w:id="210" w:name="_Toc232669971"/>
      <w:r w:rsidRPr="00833388">
        <w:rPr>
          <w:lang w:val="vi-VN" w:eastAsia="ja-JP"/>
        </w:rPr>
        <w:lastRenderedPageBreak/>
        <w:t>Giao diện trang chủ</w:t>
      </w:r>
      <w:bookmarkEnd w:id="210"/>
    </w:p>
    <w:p w14:paraId="78CC88A9" w14:textId="7A0486E1" w:rsidR="00BE4791" w:rsidRPr="00833388" w:rsidRDefault="00BE4791" w:rsidP="00DD4A5B">
      <w:pPr>
        <w:spacing w:line="276" w:lineRule="auto"/>
        <w:jc w:val="center"/>
        <w:rPr>
          <w:szCs w:val="26"/>
          <w:lang w:val="vi-VN" w:eastAsia="ja-JP"/>
        </w:rPr>
      </w:pPr>
      <w:r w:rsidRPr="00833388">
        <w:rPr>
          <w:noProof/>
          <w:szCs w:val="26"/>
          <w:lang w:val="vi-VN" w:eastAsia="ja-JP"/>
          <w14:ligatures w14:val="standardContextual"/>
        </w:rPr>
        <w:drawing>
          <wp:inline distT="0" distB="0" distL="0" distR="0" wp14:anchorId="1AB760C6" wp14:editId="70837119">
            <wp:extent cx="3722400" cy="6616800"/>
            <wp:effectExtent l="0" t="0" r="0" b="0"/>
            <wp:docPr id="96265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5932" name="Picture 9626593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22400" cy="6616800"/>
                    </a:xfrm>
                    <a:prstGeom prst="rect">
                      <a:avLst/>
                    </a:prstGeom>
                  </pic:spPr>
                </pic:pic>
              </a:graphicData>
            </a:graphic>
          </wp:inline>
        </w:drawing>
      </w:r>
    </w:p>
    <w:p w14:paraId="052C5E4B" w14:textId="40914B5E" w:rsidR="008919B2" w:rsidRPr="00833388" w:rsidRDefault="00DD4A5B" w:rsidP="00DD4A5B">
      <w:pPr>
        <w:pStyle w:val="Caption"/>
        <w:rPr>
          <w:szCs w:val="26"/>
          <w:lang w:val="vi-VN"/>
        </w:rPr>
      </w:pPr>
      <w:bookmarkStart w:id="211" w:name="_Toc232541683"/>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3</w:t>
      </w:r>
      <w:r w:rsidR="00F73565">
        <w:rPr>
          <w:noProof/>
        </w:rPr>
        <w:fldChar w:fldCharType="end"/>
      </w:r>
      <w:r>
        <w:t xml:space="preserve"> </w:t>
      </w:r>
      <w:r w:rsidR="00BE4791" w:rsidRPr="00833388">
        <w:rPr>
          <w:szCs w:val="26"/>
          <w:lang w:val="vi-VN"/>
        </w:rPr>
        <w:t>Giao diện trang chủ</w:t>
      </w:r>
      <w:bookmarkEnd w:id="211"/>
    </w:p>
    <w:p w14:paraId="465FA5F2" w14:textId="5607D3A6" w:rsidR="00BE4791" w:rsidRPr="00833388" w:rsidRDefault="00BE4791" w:rsidP="00DD4A5B">
      <w:pPr>
        <w:pStyle w:val="Heading3"/>
        <w:rPr>
          <w:lang w:val="vi-VN"/>
        </w:rPr>
      </w:pPr>
      <w:bookmarkStart w:id="212" w:name="_Toc232669972"/>
      <w:r w:rsidRPr="00833388">
        <w:rPr>
          <w:lang w:val="vi-VN"/>
        </w:rPr>
        <w:lastRenderedPageBreak/>
        <w:t>Giao diện quả lý tài khoản</w:t>
      </w:r>
      <w:bookmarkEnd w:id="212"/>
    </w:p>
    <w:p w14:paraId="17A77B4E" w14:textId="100B3B99" w:rsidR="00BE4791" w:rsidRPr="00833388" w:rsidRDefault="00BE4791"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19FA1C59" wp14:editId="28215CEF">
            <wp:extent cx="4123730" cy="7331075"/>
            <wp:effectExtent l="0" t="0" r="3810" b="0"/>
            <wp:docPr id="4004874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87401" name="Picture 40048740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50059" cy="7377883"/>
                    </a:xfrm>
                    <a:prstGeom prst="rect">
                      <a:avLst/>
                    </a:prstGeom>
                  </pic:spPr>
                </pic:pic>
              </a:graphicData>
            </a:graphic>
          </wp:inline>
        </w:drawing>
      </w:r>
    </w:p>
    <w:p w14:paraId="61019C1B" w14:textId="0CE4268E" w:rsidR="00BE4791" w:rsidRDefault="00DD4A5B" w:rsidP="00DD4A5B">
      <w:pPr>
        <w:pStyle w:val="Caption"/>
        <w:rPr>
          <w:szCs w:val="26"/>
          <w:lang w:val="vi-VN"/>
        </w:rPr>
      </w:pPr>
      <w:bookmarkStart w:id="213" w:name="_Toc232541684"/>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4</w:t>
      </w:r>
      <w:r w:rsidR="00F73565">
        <w:rPr>
          <w:lang w:val="vi-VN"/>
        </w:rPr>
        <w:fldChar w:fldCharType="end"/>
      </w:r>
      <w:r w:rsidRPr="00DD4A5B">
        <w:rPr>
          <w:lang w:val="vi-VN"/>
        </w:rPr>
        <w:t xml:space="preserve"> </w:t>
      </w:r>
      <w:r w:rsidR="00BE4791" w:rsidRPr="00833388">
        <w:rPr>
          <w:szCs w:val="26"/>
          <w:lang w:val="vi-VN"/>
        </w:rPr>
        <w:t>Giao diện quản lý tài khoản</w:t>
      </w:r>
      <w:bookmarkEnd w:id="213"/>
    </w:p>
    <w:p w14:paraId="453B118B" w14:textId="195C5A76" w:rsidR="005841F4" w:rsidRPr="00833388" w:rsidRDefault="005841F4" w:rsidP="005841F4">
      <w:pPr>
        <w:pStyle w:val="Heading3"/>
        <w:rPr>
          <w:lang w:val="vi-VN"/>
        </w:rPr>
      </w:pPr>
      <w:bookmarkStart w:id="214" w:name="_Toc232669973"/>
      <w:r w:rsidRPr="00833388">
        <w:rPr>
          <w:lang w:val="vi-VN"/>
        </w:rPr>
        <w:lastRenderedPageBreak/>
        <w:t xml:space="preserve">Giao diện </w:t>
      </w:r>
      <w:r>
        <w:rPr>
          <w:lang w:val="vi-VN"/>
        </w:rPr>
        <w:t>chẩn đoán bệnh</w:t>
      </w:r>
      <w:bookmarkEnd w:id="214"/>
    </w:p>
    <w:p w14:paraId="061CD858" w14:textId="34A75106" w:rsidR="005841F4" w:rsidRPr="00833388" w:rsidRDefault="005841F4" w:rsidP="005841F4">
      <w:pPr>
        <w:pStyle w:val="NormalWeb"/>
        <w:spacing w:before="0" w:beforeAutospacing="0" w:after="0" w:afterAutospacing="0" w:line="276" w:lineRule="auto"/>
        <w:jc w:val="center"/>
        <w:rPr>
          <w:sz w:val="26"/>
          <w:szCs w:val="26"/>
          <w:lang w:val="vi-VN"/>
        </w:rPr>
      </w:pPr>
      <w:r>
        <w:rPr>
          <w:noProof/>
          <w:sz w:val="26"/>
          <w:szCs w:val="26"/>
          <w:lang w:val="vi-VN"/>
          <w14:ligatures w14:val="standardContextual"/>
        </w:rPr>
        <w:drawing>
          <wp:inline distT="0" distB="0" distL="0" distR="0" wp14:anchorId="11DC1798" wp14:editId="5CA88671">
            <wp:extent cx="3921709" cy="6972300"/>
            <wp:effectExtent l="0" t="0" r="3175" b="0"/>
            <wp:docPr id="75459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9054" name="Picture 7545905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922871" cy="6974366"/>
                    </a:xfrm>
                    <a:prstGeom prst="rect">
                      <a:avLst/>
                    </a:prstGeom>
                  </pic:spPr>
                </pic:pic>
              </a:graphicData>
            </a:graphic>
          </wp:inline>
        </w:drawing>
      </w:r>
    </w:p>
    <w:p w14:paraId="75CC6ADE" w14:textId="7D25AB0A" w:rsidR="005841F4" w:rsidRDefault="00AD4D44" w:rsidP="00AD4D44">
      <w:pPr>
        <w:pStyle w:val="Caption"/>
        <w:rPr>
          <w:szCs w:val="26"/>
          <w:lang w:val="vi-VN"/>
        </w:rPr>
      </w:pPr>
      <w:bookmarkStart w:id="215" w:name="_Toc232541685"/>
      <w:r w:rsidRPr="00AD4D44">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5</w:t>
      </w:r>
      <w:r w:rsidR="00F73565">
        <w:rPr>
          <w:lang w:val="vi-VN"/>
        </w:rPr>
        <w:fldChar w:fldCharType="end"/>
      </w:r>
      <w:r w:rsidRPr="00AD4D44">
        <w:rPr>
          <w:lang w:val="vi-VN"/>
        </w:rPr>
        <w:t xml:space="preserve"> </w:t>
      </w:r>
      <w:r w:rsidR="005841F4" w:rsidRPr="00833388">
        <w:rPr>
          <w:szCs w:val="26"/>
          <w:lang w:val="vi-VN"/>
        </w:rPr>
        <w:t xml:space="preserve">Giao diện </w:t>
      </w:r>
      <w:r w:rsidR="005841F4">
        <w:rPr>
          <w:szCs w:val="26"/>
          <w:lang w:val="vi-VN"/>
        </w:rPr>
        <w:t>chẩn đoán bệnh</w:t>
      </w:r>
      <w:bookmarkEnd w:id="215"/>
    </w:p>
    <w:p w14:paraId="69FEB882" w14:textId="77777777" w:rsidR="005841F4" w:rsidRDefault="005841F4" w:rsidP="005841F4">
      <w:pPr>
        <w:rPr>
          <w:lang w:val="vi-VN"/>
        </w:rPr>
      </w:pPr>
    </w:p>
    <w:p w14:paraId="18F1FE93" w14:textId="2CEECDCC" w:rsidR="005841F4" w:rsidRPr="005841F4" w:rsidRDefault="005841F4" w:rsidP="005841F4">
      <w:pPr>
        <w:rPr>
          <w:lang w:val="vi-VN"/>
        </w:rPr>
      </w:pPr>
      <w:r w:rsidRPr="005841F4">
        <w:rPr>
          <w:lang w:val="vi-VN"/>
        </w:rPr>
        <w:t>=</w:t>
      </w:r>
      <w:r>
        <w:rPr>
          <w:lang w:val="vi-VN"/>
        </w:rPr>
        <w:t>&gt;</w:t>
      </w:r>
      <w:r>
        <w:rPr>
          <w:lang w:val="vi-VN"/>
        </w:rPr>
        <w:tab/>
      </w:r>
      <w:r w:rsidRPr="005841F4">
        <w:rPr>
          <w:lang w:val="vi-VN"/>
        </w:rPr>
        <w:t>Ảnh</w:t>
      </w:r>
      <w:r>
        <w:rPr>
          <w:lang w:val="vi-VN"/>
        </w:rPr>
        <w:t xml:space="preserve"> mẫu</w:t>
      </w:r>
      <w:r w:rsidRPr="005841F4">
        <w:rPr>
          <w:lang w:val="vi-VN"/>
        </w:rPr>
        <w:t xml:space="preserve"> sử dụng để chẩn đoán:</w:t>
      </w:r>
    </w:p>
    <w:p w14:paraId="67355E1A" w14:textId="77777777" w:rsidR="005841F4" w:rsidRPr="005841F4" w:rsidRDefault="005841F4" w:rsidP="005841F4">
      <w:pPr>
        <w:rPr>
          <w:lang w:val="vi-VN"/>
        </w:rPr>
      </w:pPr>
    </w:p>
    <w:p w14:paraId="61DF2DB9" w14:textId="2FF56FC8" w:rsidR="005841F4" w:rsidRDefault="005841F4" w:rsidP="00AD4D44">
      <w:pPr>
        <w:jc w:val="center"/>
        <w:rPr>
          <w:lang w:val="vi-VN"/>
        </w:rPr>
      </w:pPr>
      <w:r>
        <w:rPr>
          <w:noProof/>
        </w:rPr>
        <w:drawing>
          <wp:inline distT="0" distB="0" distL="0" distR="0" wp14:anchorId="3F9680AF" wp14:editId="5F85BC3E">
            <wp:extent cx="4600575" cy="4600575"/>
            <wp:effectExtent l="0" t="0" r="9525" b="9525"/>
            <wp:docPr id="1638069470" name="Picture 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00575" cy="4600575"/>
                    </a:xfrm>
                    <a:prstGeom prst="rect">
                      <a:avLst/>
                    </a:prstGeom>
                    <a:noFill/>
                    <a:ln>
                      <a:noFill/>
                    </a:ln>
                  </pic:spPr>
                </pic:pic>
              </a:graphicData>
            </a:graphic>
          </wp:inline>
        </w:drawing>
      </w:r>
    </w:p>
    <w:p w14:paraId="75CE1AA1" w14:textId="038A3622" w:rsidR="002C45F3" w:rsidRPr="002C45F3" w:rsidRDefault="002C45F3" w:rsidP="002C45F3">
      <w:pPr>
        <w:pStyle w:val="Caption"/>
        <w:rPr>
          <w:lang w:val="vi-VN"/>
        </w:rPr>
      </w:pPr>
      <w:bookmarkStart w:id="216" w:name="_Toc232541686"/>
      <w:r w:rsidRPr="002C45F3">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6</w:t>
      </w:r>
      <w:r w:rsidR="00F73565">
        <w:rPr>
          <w:lang w:val="vi-VN"/>
        </w:rPr>
        <w:fldChar w:fldCharType="end"/>
      </w:r>
      <w:r w:rsidRPr="002C45F3">
        <w:rPr>
          <w:lang w:val="vi-VN"/>
        </w:rPr>
        <w:t xml:space="preserve"> Hình mẫu sử dụng chẩn đoán</w:t>
      </w:r>
      <w:bookmarkEnd w:id="216"/>
    </w:p>
    <w:p w14:paraId="5F2F4505" w14:textId="569DEFB5" w:rsidR="00BE4791" w:rsidRPr="00833388" w:rsidRDefault="00BE4791" w:rsidP="00DD4A5B">
      <w:pPr>
        <w:pStyle w:val="Heading3"/>
        <w:rPr>
          <w:lang w:val="vi-VN"/>
        </w:rPr>
      </w:pPr>
      <w:bookmarkStart w:id="217" w:name="_Toc232669974"/>
      <w:r w:rsidRPr="00833388">
        <w:rPr>
          <w:lang w:val="vi-VN"/>
        </w:rPr>
        <w:lastRenderedPageBreak/>
        <w:t xml:space="preserve">Giao diện </w:t>
      </w:r>
      <w:r w:rsidR="005841F4">
        <w:rPr>
          <w:lang w:val="vi-VN"/>
        </w:rPr>
        <w:t>kết quả</w:t>
      </w:r>
      <w:bookmarkEnd w:id="217"/>
    </w:p>
    <w:p w14:paraId="5E3DA9FA" w14:textId="521B5884" w:rsidR="00BE4791" w:rsidRPr="00440CC0" w:rsidRDefault="00BE4791"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3092325B" wp14:editId="3E24E2E6">
            <wp:extent cx="4087906" cy="7267387"/>
            <wp:effectExtent l="0" t="0" r="1905" b="0"/>
            <wp:docPr id="2053940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40587" name="Picture 205394058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112168" cy="7310520"/>
                    </a:xfrm>
                    <a:prstGeom prst="rect">
                      <a:avLst/>
                    </a:prstGeom>
                  </pic:spPr>
                </pic:pic>
              </a:graphicData>
            </a:graphic>
          </wp:inline>
        </w:drawing>
      </w:r>
    </w:p>
    <w:p w14:paraId="1C5E385C" w14:textId="61A06586" w:rsidR="00BE4791" w:rsidRPr="00F73565" w:rsidRDefault="00DD4A5B" w:rsidP="00DD4A5B">
      <w:pPr>
        <w:pStyle w:val="Caption"/>
        <w:rPr>
          <w:szCs w:val="26"/>
        </w:rPr>
      </w:pPr>
      <w:bookmarkStart w:id="218" w:name="_Toc232541687"/>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7</w:t>
      </w:r>
      <w:r w:rsidR="00F73565">
        <w:rPr>
          <w:lang w:val="vi-VN"/>
        </w:rPr>
        <w:fldChar w:fldCharType="end"/>
      </w:r>
      <w:r w:rsidRPr="00DD4A5B">
        <w:rPr>
          <w:lang w:val="vi-VN"/>
        </w:rPr>
        <w:t xml:space="preserve"> </w:t>
      </w:r>
      <w:r w:rsidR="00BE4791" w:rsidRPr="00833388">
        <w:rPr>
          <w:szCs w:val="26"/>
          <w:lang w:val="vi-VN"/>
        </w:rPr>
        <w:t xml:space="preserve">Giao diện </w:t>
      </w:r>
      <w:r w:rsidR="00F73565">
        <w:rPr>
          <w:szCs w:val="26"/>
        </w:rPr>
        <w:t>kết quả</w:t>
      </w:r>
      <w:bookmarkEnd w:id="218"/>
    </w:p>
    <w:p w14:paraId="652E278F" w14:textId="1DC748F4" w:rsidR="00BE4791" w:rsidRPr="00833388" w:rsidRDefault="00BE4791" w:rsidP="00DD4A5B">
      <w:pPr>
        <w:pStyle w:val="Heading3"/>
        <w:rPr>
          <w:lang w:val="vi-VN"/>
        </w:rPr>
      </w:pPr>
      <w:bookmarkStart w:id="219" w:name="_Toc232669975"/>
      <w:r w:rsidRPr="00833388">
        <w:rPr>
          <w:lang w:val="vi-VN"/>
        </w:rPr>
        <w:lastRenderedPageBreak/>
        <w:t>Giao diện tạo lịch chăm sóc</w:t>
      </w:r>
      <w:bookmarkEnd w:id="219"/>
    </w:p>
    <w:p w14:paraId="6C4C4DCF" w14:textId="50DBFB22" w:rsidR="00BE4791" w:rsidRPr="00833388" w:rsidRDefault="00BE4791"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223E39B2" wp14:editId="1F3E8FF1">
            <wp:extent cx="4119843" cy="7324165"/>
            <wp:effectExtent l="0" t="0" r="0" b="3810"/>
            <wp:docPr id="24644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036" name="Picture 2464403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141375" cy="7362444"/>
                    </a:xfrm>
                    <a:prstGeom prst="rect">
                      <a:avLst/>
                    </a:prstGeom>
                  </pic:spPr>
                </pic:pic>
              </a:graphicData>
            </a:graphic>
          </wp:inline>
        </w:drawing>
      </w:r>
    </w:p>
    <w:p w14:paraId="354D5906" w14:textId="31AB9A5D" w:rsidR="00BE4791" w:rsidRPr="00833388" w:rsidRDefault="00DD4A5B" w:rsidP="00DD4A5B">
      <w:pPr>
        <w:pStyle w:val="Caption"/>
        <w:rPr>
          <w:szCs w:val="26"/>
          <w:lang w:val="vi-VN"/>
        </w:rPr>
      </w:pPr>
      <w:bookmarkStart w:id="220" w:name="_Toc232541688"/>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8</w:t>
      </w:r>
      <w:r w:rsidR="00F73565">
        <w:rPr>
          <w:lang w:val="vi-VN"/>
        </w:rPr>
        <w:fldChar w:fldCharType="end"/>
      </w:r>
      <w:r w:rsidRPr="00DD4A5B">
        <w:rPr>
          <w:lang w:val="vi-VN"/>
        </w:rPr>
        <w:t xml:space="preserve"> </w:t>
      </w:r>
      <w:r w:rsidR="00BE4791" w:rsidRPr="00833388">
        <w:rPr>
          <w:szCs w:val="26"/>
          <w:lang w:val="vi-VN"/>
        </w:rPr>
        <w:t>Giao diện tạo lịch chăm sóc</w:t>
      </w:r>
      <w:bookmarkEnd w:id="220"/>
    </w:p>
    <w:p w14:paraId="62F83B2F" w14:textId="50C665F8" w:rsidR="00BE4791" w:rsidRPr="00833388" w:rsidRDefault="00BE4791" w:rsidP="00DD4A5B">
      <w:pPr>
        <w:pStyle w:val="Heading3"/>
        <w:rPr>
          <w:lang w:val="vi-VN"/>
        </w:rPr>
      </w:pPr>
      <w:bookmarkStart w:id="221" w:name="_Toc232669976"/>
      <w:r w:rsidRPr="00833388">
        <w:rPr>
          <w:lang w:val="vi-VN"/>
        </w:rPr>
        <w:lastRenderedPageBreak/>
        <w:t xml:space="preserve">Giao diện </w:t>
      </w:r>
      <w:r w:rsidR="0049275E" w:rsidRPr="00833388">
        <w:rPr>
          <w:lang w:val="vi-VN"/>
        </w:rPr>
        <w:t>lời khuyên và khuyến nghị</w:t>
      </w:r>
      <w:bookmarkEnd w:id="221"/>
    </w:p>
    <w:p w14:paraId="2ACB8044" w14:textId="33891C16" w:rsidR="00BE4791" w:rsidRPr="00833388" w:rsidRDefault="00BE4791"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2E073FDA" wp14:editId="251B3149">
            <wp:extent cx="4124885" cy="7333129"/>
            <wp:effectExtent l="0" t="0" r="3175" b="0"/>
            <wp:docPr id="242691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91264" name="Picture 24269126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144887" cy="7368688"/>
                    </a:xfrm>
                    <a:prstGeom prst="rect">
                      <a:avLst/>
                    </a:prstGeom>
                  </pic:spPr>
                </pic:pic>
              </a:graphicData>
            </a:graphic>
          </wp:inline>
        </w:drawing>
      </w:r>
    </w:p>
    <w:p w14:paraId="7F55CC09" w14:textId="3087086B" w:rsidR="00BE4791" w:rsidRPr="00833388" w:rsidRDefault="00DD4A5B" w:rsidP="00DD4A5B">
      <w:pPr>
        <w:pStyle w:val="Caption"/>
        <w:rPr>
          <w:szCs w:val="26"/>
          <w:lang w:val="vi-VN"/>
        </w:rPr>
      </w:pPr>
      <w:bookmarkStart w:id="222" w:name="_Toc232541689"/>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9</w:t>
      </w:r>
      <w:r w:rsidR="00F73565">
        <w:rPr>
          <w:lang w:val="vi-VN"/>
        </w:rPr>
        <w:fldChar w:fldCharType="end"/>
      </w:r>
      <w:r w:rsidRPr="00DD4A5B">
        <w:rPr>
          <w:lang w:val="vi-VN"/>
        </w:rPr>
        <w:t xml:space="preserve"> </w:t>
      </w:r>
      <w:r w:rsidR="00BE4791" w:rsidRPr="00833388">
        <w:rPr>
          <w:szCs w:val="26"/>
          <w:lang w:val="vi-VN"/>
        </w:rPr>
        <w:t xml:space="preserve">Giao diện </w:t>
      </w:r>
      <w:r w:rsidR="0049275E" w:rsidRPr="00833388">
        <w:rPr>
          <w:szCs w:val="26"/>
          <w:lang w:val="vi-VN"/>
        </w:rPr>
        <w:t>lời khuyên và khuyến nghị</w:t>
      </w:r>
      <w:bookmarkEnd w:id="222"/>
    </w:p>
    <w:p w14:paraId="41060DC8" w14:textId="39ED93E4" w:rsidR="00BE4791" w:rsidRPr="00833388" w:rsidRDefault="00BE4791" w:rsidP="00DD4A5B">
      <w:pPr>
        <w:pStyle w:val="Heading3"/>
        <w:rPr>
          <w:lang w:val="vi-VN"/>
        </w:rPr>
      </w:pPr>
      <w:bookmarkStart w:id="223" w:name="_Toc232669977"/>
      <w:r w:rsidRPr="00833388">
        <w:rPr>
          <w:lang w:val="vi-VN"/>
        </w:rPr>
        <w:lastRenderedPageBreak/>
        <w:t>Giao diện bản đồ vùng dịch</w:t>
      </w:r>
      <w:bookmarkEnd w:id="223"/>
    </w:p>
    <w:p w14:paraId="16C3EE50" w14:textId="34EAD7A2" w:rsidR="00BE4791" w:rsidRPr="00833388" w:rsidRDefault="00BE4791"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305F4189" wp14:editId="320C8370">
            <wp:extent cx="4123765" cy="7331138"/>
            <wp:effectExtent l="0" t="0" r="3810" b="0"/>
            <wp:docPr id="309955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5592" name="Picture 3099559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148121" cy="7374438"/>
                    </a:xfrm>
                    <a:prstGeom prst="rect">
                      <a:avLst/>
                    </a:prstGeom>
                  </pic:spPr>
                </pic:pic>
              </a:graphicData>
            </a:graphic>
          </wp:inline>
        </w:drawing>
      </w:r>
    </w:p>
    <w:p w14:paraId="2E348CDC" w14:textId="79155EE4" w:rsidR="00BE4791" w:rsidRPr="00833388" w:rsidRDefault="00DD4A5B" w:rsidP="00DD4A5B">
      <w:pPr>
        <w:pStyle w:val="Caption"/>
        <w:rPr>
          <w:szCs w:val="26"/>
          <w:lang w:val="vi-VN"/>
        </w:rPr>
      </w:pPr>
      <w:bookmarkStart w:id="224" w:name="_Toc232541690"/>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10</w:t>
      </w:r>
      <w:r w:rsidR="00F73565">
        <w:rPr>
          <w:lang w:val="vi-VN"/>
        </w:rPr>
        <w:fldChar w:fldCharType="end"/>
      </w:r>
      <w:r w:rsidRPr="00DD4A5B">
        <w:rPr>
          <w:lang w:val="vi-VN"/>
        </w:rPr>
        <w:t xml:space="preserve"> </w:t>
      </w:r>
      <w:r w:rsidR="00BE4791" w:rsidRPr="00833388">
        <w:rPr>
          <w:szCs w:val="26"/>
          <w:lang w:val="vi-VN"/>
        </w:rPr>
        <w:t>Giao diện bản đồ vùng dịch</w:t>
      </w:r>
      <w:bookmarkEnd w:id="224"/>
    </w:p>
    <w:p w14:paraId="57E41EC5" w14:textId="045687D4" w:rsidR="00BE4791" w:rsidRPr="00833388" w:rsidRDefault="00BE4791" w:rsidP="00DD4A5B">
      <w:pPr>
        <w:pStyle w:val="Heading3"/>
        <w:rPr>
          <w:lang w:val="vi-VN"/>
        </w:rPr>
      </w:pPr>
      <w:bookmarkStart w:id="225" w:name="_Toc232669978"/>
      <w:r w:rsidRPr="00833388">
        <w:rPr>
          <w:lang w:val="vi-VN"/>
        </w:rPr>
        <w:lastRenderedPageBreak/>
        <w:t>Giao diện chế độ kỳ nghỉ</w:t>
      </w:r>
      <w:bookmarkEnd w:id="225"/>
    </w:p>
    <w:p w14:paraId="7CB5903F" w14:textId="2BA7CEDE" w:rsidR="00BE4791" w:rsidRPr="00833388" w:rsidRDefault="00BE4791"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5FB7E0A1" wp14:editId="5B003560">
            <wp:extent cx="4123765" cy="7331138"/>
            <wp:effectExtent l="0" t="0" r="3810" b="0"/>
            <wp:docPr id="9360711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71174" name="Picture 9360711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46407" cy="7371391"/>
                    </a:xfrm>
                    <a:prstGeom prst="rect">
                      <a:avLst/>
                    </a:prstGeom>
                  </pic:spPr>
                </pic:pic>
              </a:graphicData>
            </a:graphic>
          </wp:inline>
        </w:drawing>
      </w:r>
    </w:p>
    <w:p w14:paraId="4F071550" w14:textId="34566285" w:rsidR="0049275E" w:rsidRPr="00833388" w:rsidRDefault="00DD4A5B" w:rsidP="00DD4A5B">
      <w:pPr>
        <w:pStyle w:val="Caption"/>
        <w:rPr>
          <w:szCs w:val="26"/>
          <w:lang w:val="vi-VN"/>
        </w:rPr>
      </w:pPr>
      <w:bookmarkStart w:id="226" w:name="_Toc232541691"/>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11</w:t>
      </w:r>
      <w:r w:rsidR="00F73565">
        <w:rPr>
          <w:lang w:val="vi-VN"/>
        </w:rPr>
        <w:fldChar w:fldCharType="end"/>
      </w:r>
      <w:r w:rsidRPr="00DD4A5B">
        <w:rPr>
          <w:lang w:val="vi-VN"/>
        </w:rPr>
        <w:t xml:space="preserve"> </w:t>
      </w:r>
      <w:r w:rsidR="0049275E" w:rsidRPr="00833388">
        <w:rPr>
          <w:szCs w:val="26"/>
          <w:lang w:val="vi-VN"/>
        </w:rPr>
        <w:t>Giao diện chế độ kỳ nghỉ</w:t>
      </w:r>
      <w:bookmarkEnd w:id="226"/>
    </w:p>
    <w:p w14:paraId="7BAF6E61" w14:textId="2CB64D59" w:rsidR="0049275E" w:rsidRPr="00833388" w:rsidRDefault="0049275E" w:rsidP="00DD4A5B">
      <w:pPr>
        <w:pStyle w:val="Heading3"/>
        <w:rPr>
          <w:lang w:val="vi-VN"/>
        </w:rPr>
      </w:pPr>
      <w:bookmarkStart w:id="227" w:name="_Toc232669979"/>
      <w:r w:rsidRPr="00833388">
        <w:rPr>
          <w:lang w:val="vi-VN"/>
        </w:rPr>
        <w:lastRenderedPageBreak/>
        <w:t>Giao diện bảng tra nhanh</w:t>
      </w:r>
      <w:bookmarkEnd w:id="227"/>
    </w:p>
    <w:p w14:paraId="7CEA4AAA" w14:textId="6DA4218C" w:rsidR="0049275E" w:rsidRPr="00833388" w:rsidRDefault="0049275E"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4CA7E8DA" wp14:editId="150E5175">
            <wp:extent cx="4114800" cy="7315200"/>
            <wp:effectExtent l="0" t="0" r="0" b="0"/>
            <wp:docPr id="15696574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7491" name="Picture 156965749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130647" cy="7343372"/>
                    </a:xfrm>
                    <a:prstGeom prst="rect">
                      <a:avLst/>
                    </a:prstGeom>
                  </pic:spPr>
                </pic:pic>
              </a:graphicData>
            </a:graphic>
          </wp:inline>
        </w:drawing>
      </w:r>
    </w:p>
    <w:p w14:paraId="0F37DC32" w14:textId="669B5464" w:rsidR="0049275E" w:rsidRPr="00833388" w:rsidRDefault="00DD4A5B" w:rsidP="00DD4A5B">
      <w:pPr>
        <w:pStyle w:val="Caption"/>
        <w:rPr>
          <w:szCs w:val="26"/>
          <w:lang w:val="vi-VN"/>
        </w:rPr>
      </w:pPr>
      <w:bookmarkStart w:id="228" w:name="_Toc232541692"/>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12</w:t>
      </w:r>
      <w:r w:rsidR="00F73565">
        <w:rPr>
          <w:noProof/>
        </w:rPr>
        <w:fldChar w:fldCharType="end"/>
      </w:r>
      <w:r>
        <w:t xml:space="preserve"> </w:t>
      </w:r>
      <w:r w:rsidR="0049275E" w:rsidRPr="00833388">
        <w:rPr>
          <w:szCs w:val="26"/>
          <w:lang w:val="vi-VN"/>
        </w:rPr>
        <w:t>Giao diện bảng tra nhanh</w:t>
      </w:r>
      <w:bookmarkEnd w:id="228"/>
    </w:p>
    <w:p w14:paraId="1E662D7C" w14:textId="76FD90F8" w:rsidR="0049275E" w:rsidRPr="00833388" w:rsidRDefault="0049275E" w:rsidP="00DD4A5B">
      <w:pPr>
        <w:pStyle w:val="Heading3"/>
        <w:rPr>
          <w:lang w:val="vi-VN"/>
        </w:rPr>
      </w:pPr>
      <w:bookmarkStart w:id="229" w:name="_Toc232669980"/>
      <w:r w:rsidRPr="00833388">
        <w:rPr>
          <w:lang w:val="vi-VN"/>
        </w:rPr>
        <w:lastRenderedPageBreak/>
        <w:t>Giao diện lịch sử chẩn đoán</w:t>
      </w:r>
      <w:bookmarkEnd w:id="229"/>
    </w:p>
    <w:p w14:paraId="3EE18EFE" w14:textId="6390BAD1" w:rsidR="0049275E" w:rsidRPr="00833388" w:rsidRDefault="0049275E"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425BC5B5" wp14:editId="08252BCF">
            <wp:extent cx="4089587" cy="7270376"/>
            <wp:effectExtent l="0" t="0" r="0" b="0"/>
            <wp:docPr id="20094801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80112" name="Picture 20094801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103905" cy="7295830"/>
                    </a:xfrm>
                    <a:prstGeom prst="rect">
                      <a:avLst/>
                    </a:prstGeom>
                  </pic:spPr>
                </pic:pic>
              </a:graphicData>
            </a:graphic>
          </wp:inline>
        </w:drawing>
      </w:r>
    </w:p>
    <w:p w14:paraId="1C1866CD" w14:textId="0F2B095B" w:rsidR="0049275E" w:rsidRPr="00833388" w:rsidRDefault="00DD4A5B" w:rsidP="00DD4A5B">
      <w:pPr>
        <w:pStyle w:val="Caption"/>
        <w:rPr>
          <w:szCs w:val="26"/>
          <w:lang w:val="vi-VN"/>
        </w:rPr>
      </w:pPr>
      <w:bookmarkStart w:id="230" w:name="_Toc232541693"/>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13</w:t>
      </w:r>
      <w:r w:rsidR="00F73565">
        <w:rPr>
          <w:lang w:val="vi-VN"/>
        </w:rPr>
        <w:fldChar w:fldCharType="end"/>
      </w:r>
      <w:r w:rsidRPr="00DD4A5B">
        <w:rPr>
          <w:lang w:val="vi-VN"/>
        </w:rPr>
        <w:t xml:space="preserve"> </w:t>
      </w:r>
      <w:r w:rsidR="0049275E" w:rsidRPr="00833388">
        <w:rPr>
          <w:szCs w:val="26"/>
          <w:lang w:val="vi-VN"/>
        </w:rPr>
        <w:t>Giao diện lịch sử chẩn đoán</w:t>
      </w:r>
      <w:bookmarkEnd w:id="230"/>
    </w:p>
    <w:p w14:paraId="78C7F023" w14:textId="545BA3BC" w:rsidR="0049275E" w:rsidRPr="00833388" w:rsidRDefault="0049275E" w:rsidP="00DD4A5B">
      <w:pPr>
        <w:pStyle w:val="Heading3"/>
        <w:rPr>
          <w:lang w:val="vi-VN"/>
        </w:rPr>
      </w:pPr>
      <w:bookmarkStart w:id="231" w:name="_Toc232669981"/>
      <w:r w:rsidRPr="00833388">
        <w:rPr>
          <w:lang w:val="vi-VN"/>
        </w:rPr>
        <w:lastRenderedPageBreak/>
        <w:t>Giao diện trợ lý thông minh</w:t>
      </w:r>
      <w:bookmarkEnd w:id="231"/>
    </w:p>
    <w:p w14:paraId="43F72B38" w14:textId="2E6FFC6E" w:rsidR="0049275E" w:rsidRPr="00833388" w:rsidRDefault="0049275E"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380C792D" wp14:editId="186224A9">
            <wp:extent cx="4134971" cy="7351059"/>
            <wp:effectExtent l="0" t="0" r="5715" b="2540"/>
            <wp:docPr id="669478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815" name="Picture 6694781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161755" cy="7398675"/>
                    </a:xfrm>
                    <a:prstGeom prst="rect">
                      <a:avLst/>
                    </a:prstGeom>
                  </pic:spPr>
                </pic:pic>
              </a:graphicData>
            </a:graphic>
          </wp:inline>
        </w:drawing>
      </w:r>
    </w:p>
    <w:p w14:paraId="0F7D792F" w14:textId="1164F419" w:rsidR="0049275E" w:rsidRPr="00833388" w:rsidRDefault="00DD4A5B" w:rsidP="00DD4A5B">
      <w:pPr>
        <w:pStyle w:val="Caption"/>
        <w:rPr>
          <w:szCs w:val="26"/>
          <w:lang w:val="vi-VN"/>
        </w:rPr>
      </w:pPr>
      <w:bookmarkStart w:id="232" w:name="_Toc232541694"/>
      <w:r w:rsidRPr="00F73A50">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14</w:t>
      </w:r>
      <w:r w:rsidR="00F73565">
        <w:rPr>
          <w:lang w:val="vi-VN"/>
        </w:rPr>
        <w:fldChar w:fldCharType="end"/>
      </w:r>
      <w:r w:rsidRPr="00F73A50">
        <w:rPr>
          <w:lang w:val="vi-VN"/>
        </w:rPr>
        <w:t xml:space="preserve"> </w:t>
      </w:r>
      <w:r w:rsidR="0049275E" w:rsidRPr="00833388">
        <w:rPr>
          <w:szCs w:val="26"/>
          <w:lang w:val="vi-VN"/>
        </w:rPr>
        <w:t>Giao diện trợ lý thông minh</w:t>
      </w:r>
      <w:bookmarkEnd w:id="232"/>
    </w:p>
    <w:p w14:paraId="12ECB9B5" w14:textId="5AA5471A" w:rsidR="0049275E" w:rsidRPr="00833388" w:rsidRDefault="0049275E" w:rsidP="00DD4A5B">
      <w:pPr>
        <w:pStyle w:val="Heading3"/>
        <w:rPr>
          <w:lang w:val="vi-VN"/>
        </w:rPr>
      </w:pPr>
      <w:bookmarkStart w:id="233" w:name="_Toc232669982"/>
      <w:r w:rsidRPr="00833388">
        <w:rPr>
          <w:lang w:val="vi-VN"/>
        </w:rPr>
        <w:lastRenderedPageBreak/>
        <w:t>Giao diện nhắc việc</w:t>
      </w:r>
      <w:bookmarkEnd w:id="233"/>
    </w:p>
    <w:p w14:paraId="7E636177" w14:textId="7F4E83A0" w:rsidR="0049275E" w:rsidRPr="00833388" w:rsidRDefault="0049275E" w:rsidP="00DD4A5B">
      <w:pPr>
        <w:pStyle w:val="NormalWeb"/>
        <w:spacing w:before="0" w:beforeAutospacing="0" w:after="0" w:afterAutospacing="0" w:line="276" w:lineRule="auto"/>
        <w:jc w:val="center"/>
        <w:rPr>
          <w:sz w:val="26"/>
          <w:szCs w:val="26"/>
          <w:lang w:val="vi-VN"/>
        </w:rPr>
      </w:pPr>
      <w:r w:rsidRPr="00DD4A5B">
        <w:rPr>
          <w:noProof/>
          <w:sz w:val="26"/>
          <w:szCs w:val="26"/>
          <w:lang w:val="vi-VN"/>
          <w14:ligatures w14:val="standardContextual"/>
        </w:rPr>
        <w:drawing>
          <wp:inline distT="0" distB="0" distL="0" distR="0" wp14:anchorId="021C9AD9" wp14:editId="79A05ECF">
            <wp:extent cx="4096871" cy="7283326"/>
            <wp:effectExtent l="0" t="0" r="5715" b="0"/>
            <wp:docPr id="21094534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53403" name="Picture 210945340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134193" cy="7349677"/>
                    </a:xfrm>
                    <a:prstGeom prst="rect">
                      <a:avLst/>
                    </a:prstGeom>
                  </pic:spPr>
                </pic:pic>
              </a:graphicData>
            </a:graphic>
          </wp:inline>
        </w:drawing>
      </w:r>
    </w:p>
    <w:p w14:paraId="45C5687C" w14:textId="26B6E83B" w:rsidR="0049275E" w:rsidRPr="00833388" w:rsidRDefault="00DD4A5B" w:rsidP="00DD4A5B">
      <w:pPr>
        <w:pStyle w:val="Caption"/>
        <w:rPr>
          <w:szCs w:val="26"/>
          <w:lang w:val="vi-VN"/>
        </w:rPr>
      </w:pPr>
      <w:bookmarkStart w:id="234" w:name="_Toc232541695"/>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15</w:t>
      </w:r>
      <w:r w:rsidR="00F73565">
        <w:rPr>
          <w:lang w:val="vi-VN"/>
        </w:rPr>
        <w:fldChar w:fldCharType="end"/>
      </w:r>
      <w:r w:rsidRPr="00DD4A5B">
        <w:rPr>
          <w:lang w:val="vi-VN"/>
        </w:rPr>
        <w:t xml:space="preserve"> </w:t>
      </w:r>
      <w:r w:rsidR="0049275E" w:rsidRPr="00833388">
        <w:rPr>
          <w:szCs w:val="26"/>
          <w:lang w:val="vi-VN"/>
        </w:rPr>
        <w:t>Giao diện nhắc việc</w:t>
      </w:r>
      <w:bookmarkEnd w:id="234"/>
    </w:p>
    <w:p w14:paraId="59C63DB3" w14:textId="11A58831" w:rsidR="0049275E" w:rsidRPr="00833388" w:rsidRDefault="0049275E" w:rsidP="00DD4A5B">
      <w:pPr>
        <w:pStyle w:val="Heading3"/>
        <w:rPr>
          <w:lang w:val="vi-VN"/>
        </w:rPr>
      </w:pPr>
      <w:bookmarkStart w:id="235" w:name="_Toc232669983"/>
      <w:r w:rsidRPr="00833388">
        <w:rPr>
          <w:lang w:val="vi-VN"/>
        </w:rPr>
        <w:lastRenderedPageBreak/>
        <w:t>Giao diện khám phá</w:t>
      </w:r>
      <w:bookmarkEnd w:id="235"/>
    </w:p>
    <w:p w14:paraId="598C5B3D" w14:textId="09E12203" w:rsidR="0049275E" w:rsidRPr="00833388" w:rsidRDefault="0049275E" w:rsidP="00DD4A5B">
      <w:pPr>
        <w:pStyle w:val="NormalWeb"/>
        <w:spacing w:before="0" w:beforeAutospacing="0" w:after="0" w:afterAutospacing="0" w:line="276" w:lineRule="auto"/>
        <w:jc w:val="center"/>
        <w:rPr>
          <w:sz w:val="26"/>
          <w:szCs w:val="26"/>
          <w:lang w:val="vi-VN"/>
        </w:rPr>
      </w:pPr>
      <w:r w:rsidRPr="00833388">
        <w:rPr>
          <w:noProof/>
          <w:sz w:val="26"/>
          <w:szCs w:val="26"/>
          <w:lang w:val="vi-VN"/>
          <w14:ligatures w14:val="standardContextual"/>
        </w:rPr>
        <w:drawing>
          <wp:inline distT="0" distB="0" distL="0" distR="0" wp14:anchorId="1CE278A0" wp14:editId="12EF190A">
            <wp:extent cx="4114800" cy="7315200"/>
            <wp:effectExtent l="0" t="0" r="0" b="0"/>
            <wp:docPr id="1003714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448" name="Picture 10037144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138301" cy="7356980"/>
                    </a:xfrm>
                    <a:prstGeom prst="rect">
                      <a:avLst/>
                    </a:prstGeom>
                  </pic:spPr>
                </pic:pic>
              </a:graphicData>
            </a:graphic>
          </wp:inline>
        </w:drawing>
      </w:r>
    </w:p>
    <w:p w14:paraId="42601B4C" w14:textId="277B11A4" w:rsidR="0049275E" w:rsidRPr="00833388" w:rsidRDefault="00DD4A5B" w:rsidP="00DD4A5B">
      <w:pPr>
        <w:pStyle w:val="Caption"/>
        <w:rPr>
          <w:szCs w:val="26"/>
          <w:lang w:val="vi-VN"/>
        </w:rPr>
      </w:pPr>
      <w:bookmarkStart w:id="236" w:name="_Toc232541696"/>
      <w:r w:rsidRPr="00DD4A5B">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16</w:t>
      </w:r>
      <w:r w:rsidR="00F73565">
        <w:rPr>
          <w:lang w:val="vi-VN"/>
        </w:rPr>
        <w:fldChar w:fldCharType="end"/>
      </w:r>
      <w:r w:rsidRPr="00DD4A5B">
        <w:rPr>
          <w:lang w:val="vi-VN"/>
        </w:rPr>
        <w:t xml:space="preserve"> </w:t>
      </w:r>
      <w:r w:rsidR="0049275E" w:rsidRPr="00833388">
        <w:rPr>
          <w:szCs w:val="26"/>
          <w:lang w:val="vi-VN"/>
        </w:rPr>
        <w:t>Giao diện khám phá</w:t>
      </w:r>
      <w:bookmarkEnd w:id="236"/>
    </w:p>
    <w:p w14:paraId="26851898" w14:textId="77777777" w:rsidR="00DD4A5B" w:rsidRDefault="00CC5C10" w:rsidP="00DD4A5B">
      <w:pPr>
        <w:pStyle w:val="Heading2"/>
        <w:rPr>
          <w:lang w:val="vi-VN" w:eastAsia="ja-JP"/>
        </w:rPr>
      </w:pPr>
      <w:bookmarkStart w:id="237" w:name="_Toc232669984"/>
      <w:r w:rsidRPr="00833388">
        <w:rPr>
          <w:lang w:val="vi-VN" w:eastAsia="ja-JP"/>
        </w:rPr>
        <w:lastRenderedPageBreak/>
        <w:t>Kết quả kiểm thử</w:t>
      </w:r>
      <w:bookmarkEnd w:id="237"/>
    </w:p>
    <w:p w14:paraId="1725CEF1" w14:textId="5B0D50AA" w:rsidR="000C02B1" w:rsidRPr="00DD4A5B" w:rsidRDefault="000C02B1" w:rsidP="00DD4A5B">
      <w:pPr>
        <w:pStyle w:val="Heading3"/>
        <w:rPr>
          <w:szCs w:val="32"/>
          <w:lang w:val="vi-VN" w:eastAsia="ja-JP"/>
        </w:rPr>
      </w:pPr>
      <w:bookmarkStart w:id="238" w:name="_Toc232669985"/>
      <w:r w:rsidRPr="00DD4A5B">
        <w:rPr>
          <w:lang w:val="vi-VN" w:eastAsia="ja-JP"/>
        </w:rPr>
        <w:t>Synthetics tests</w:t>
      </w:r>
      <w:bookmarkEnd w:id="238"/>
    </w:p>
    <w:p w14:paraId="31EC06AB" w14:textId="4EECBCBA" w:rsidR="00CC5C10" w:rsidRPr="00833388" w:rsidRDefault="000C02B1" w:rsidP="00F85BA6">
      <w:pPr>
        <w:pStyle w:val="ListParagraph"/>
        <w:spacing w:line="276" w:lineRule="auto"/>
        <w:ind w:left="0"/>
        <w:jc w:val="both"/>
        <w:rPr>
          <w:szCs w:val="26"/>
          <w:lang w:val="vi-VN" w:eastAsia="ja-JP"/>
        </w:rPr>
      </w:pPr>
      <w:r w:rsidRPr="00833388">
        <w:rPr>
          <w:b/>
          <w:i/>
          <w:noProof/>
          <w:szCs w:val="26"/>
        </w:rPr>
        <w:drawing>
          <wp:anchor distT="0" distB="0" distL="0" distR="0" simplePos="0" relativeHeight="251664384" behindDoc="1" locked="0" layoutInCell="1" allowOverlap="1" wp14:anchorId="2B000558" wp14:editId="3AD9CF92">
            <wp:simplePos x="0" y="0"/>
            <wp:positionH relativeFrom="page">
              <wp:posOffset>914400</wp:posOffset>
            </wp:positionH>
            <wp:positionV relativeFrom="paragraph">
              <wp:posOffset>250825</wp:posOffset>
            </wp:positionV>
            <wp:extent cx="5740637" cy="3321748"/>
            <wp:effectExtent l="0" t="0" r="0" b="0"/>
            <wp:wrapTopAndBottom/>
            <wp:docPr id="129622399"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5" cstate="print"/>
                    <a:stretch>
                      <a:fillRect/>
                    </a:stretch>
                  </pic:blipFill>
                  <pic:spPr>
                    <a:xfrm>
                      <a:off x="0" y="0"/>
                      <a:ext cx="5740637" cy="3321748"/>
                    </a:xfrm>
                    <a:prstGeom prst="rect">
                      <a:avLst/>
                    </a:prstGeom>
                  </pic:spPr>
                </pic:pic>
              </a:graphicData>
            </a:graphic>
          </wp:anchor>
        </w:drawing>
      </w:r>
    </w:p>
    <w:p w14:paraId="07A33DE1" w14:textId="77777777" w:rsidR="000C02B1" w:rsidRPr="00833388" w:rsidRDefault="000C02B1" w:rsidP="00F85BA6">
      <w:pPr>
        <w:pStyle w:val="ListParagraph"/>
        <w:spacing w:line="276" w:lineRule="auto"/>
        <w:ind w:left="0"/>
        <w:jc w:val="both"/>
        <w:rPr>
          <w:szCs w:val="26"/>
          <w:lang w:val="vi-VN" w:eastAsia="ja-JP"/>
        </w:rPr>
      </w:pPr>
    </w:p>
    <w:p w14:paraId="099E8113" w14:textId="76BD936A" w:rsidR="000C02B1" w:rsidRPr="00833388" w:rsidRDefault="00DD4A5B" w:rsidP="00DD4A5B">
      <w:pPr>
        <w:pStyle w:val="Caption"/>
        <w:rPr>
          <w:szCs w:val="26"/>
          <w:lang w:val="vi-VN" w:eastAsia="ja-JP"/>
        </w:rPr>
      </w:pPr>
      <w:bookmarkStart w:id="239" w:name="_Toc232541697"/>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17</w:t>
      </w:r>
      <w:r w:rsidR="00F73565">
        <w:rPr>
          <w:noProof/>
        </w:rPr>
        <w:fldChar w:fldCharType="end"/>
      </w:r>
      <w:r>
        <w:t xml:space="preserve"> </w:t>
      </w:r>
      <w:r w:rsidR="000C02B1" w:rsidRPr="00833388">
        <w:rPr>
          <w:szCs w:val="26"/>
          <w:lang w:val="vi-VN" w:eastAsia="ja-JP"/>
        </w:rPr>
        <w:t>Synthetics tests</w:t>
      </w:r>
      <w:bookmarkEnd w:id="239"/>
    </w:p>
    <w:p w14:paraId="02BA53DA" w14:textId="77777777" w:rsidR="00DD4A5B" w:rsidRDefault="000C02B1" w:rsidP="00F85BA6">
      <w:pPr>
        <w:pStyle w:val="ListParagraph"/>
        <w:spacing w:line="276" w:lineRule="auto"/>
        <w:ind w:left="0" w:firstLine="720"/>
        <w:jc w:val="both"/>
        <w:rPr>
          <w:szCs w:val="26"/>
          <w:lang w:val="vi" w:eastAsia="ja-JP"/>
        </w:rPr>
      </w:pPr>
      <w:r w:rsidRPr="00833388">
        <w:rPr>
          <w:szCs w:val="26"/>
          <w:lang w:val="vi" w:eastAsia="ja-JP"/>
        </w:rPr>
        <w:t>Hình minh họa kết quả kiểm thử Synthetics Tests được thực hiện bằng Grafana nhằm mô phỏng hành vi truy cập của người dùng đến hệ thống trong điều kiện bình thường. Các bài kiểm thử này được thiết lập để gửi yêu cầu HTTP/HTTPS định kỳ đến ứng dụng và đo lường các chỉ số quan trọng như thời gian phản hồi, tỷ lệ thành công và trạng thái truy cập.</w:t>
      </w:r>
    </w:p>
    <w:p w14:paraId="21354147" w14:textId="412F8898" w:rsidR="000C02B1" w:rsidRPr="00833388" w:rsidRDefault="000C02B1" w:rsidP="00DD4A5B">
      <w:pPr>
        <w:pStyle w:val="ListParagraph"/>
        <w:spacing w:line="276" w:lineRule="auto"/>
        <w:ind w:left="0"/>
        <w:jc w:val="both"/>
        <w:rPr>
          <w:szCs w:val="26"/>
          <w:lang w:val="vi" w:eastAsia="ja-JP"/>
        </w:rPr>
      </w:pPr>
      <w:r w:rsidRPr="00833388">
        <w:rPr>
          <w:szCs w:val="26"/>
          <w:lang w:val="vi" w:eastAsia="ja-JP"/>
        </w:rPr>
        <w:t>Qua kết quả thể hiện trên hình, có thể nhận thấy hệ thống duy trì trạng thái hoạt động ổn định, với các yêu cầu được xử lý thành công và không xuất hiện lỗi truy cập nghiêm trọng. Thời gian phản hồi của hệ thống nằm trong ngưỡng chấp nhận được, cho thấy ứng dụng có khả năng đáp ứng tốt đối với các yêu cầu truy cập thông thường.</w:t>
      </w:r>
    </w:p>
    <w:p w14:paraId="13160F19" w14:textId="77777777" w:rsidR="000C02B1" w:rsidRPr="00833388" w:rsidRDefault="000C02B1" w:rsidP="003529B8">
      <w:pPr>
        <w:pStyle w:val="ListParagraph"/>
        <w:spacing w:line="276" w:lineRule="auto"/>
        <w:ind w:left="0"/>
        <w:jc w:val="both"/>
        <w:rPr>
          <w:szCs w:val="26"/>
          <w:lang w:val="vi" w:eastAsia="ja-JP"/>
        </w:rPr>
      </w:pPr>
      <w:r w:rsidRPr="00833388">
        <w:rPr>
          <w:szCs w:val="26"/>
          <w:lang w:val="vi" w:eastAsia="ja-JP"/>
        </w:rPr>
        <w:t>Synthetics Tests giúp phát hiện sớm các vấn đề tiềm ẩn liên quan đến khả năng truy cập hoặc độ ổn định của hệ thống trước khi ảnh hưởng đến người dùng thực, đồng thời đóng vai trò như một công cụ giám sát chủ động trong quá trình vận hành.</w:t>
      </w:r>
    </w:p>
    <w:p w14:paraId="44064480" w14:textId="77777777" w:rsidR="000C02B1" w:rsidRPr="00833388" w:rsidRDefault="000C02B1" w:rsidP="00F85BA6">
      <w:pPr>
        <w:pStyle w:val="ListParagraph"/>
        <w:spacing w:line="276" w:lineRule="auto"/>
        <w:ind w:left="0"/>
        <w:jc w:val="both"/>
        <w:rPr>
          <w:szCs w:val="26"/>
          <w:lang w:val="vi" w:eastAsia="ja-JP"/>
        </w:rPr>
      </w:pPr>
    </w:p>
    <w:p w14:paraId="1A1A02F7" w14:textId="77777777" w:rsidR="00CC5C10" w:rsidRPr="00833388" w:rsidRDefault="00CC5C10" w:rsidP="00F85BA6">
      <w:pPr>
        <w:pStyle w:val="NormalWeb"/>
        <w:spacing w:before="0" w:beforeAutospacing="0" w:after="0" w:afterAutospacing="0" w:line="276" w:lineRule="auto"/>
        <w:jc w:val="both"/>
        <w:rPr>
          <w:sz w:val="26"/>
          <w:szCs w:val="26"/>
          <w:lang w:val="vi-VN"/>
        </w:rPr>
      </w:pPr>
    </w:p>
    <w:p w14:paraId="0F81156B" w14:textId="35A51996" w:rsidR="00CC5C10" w:rsidRPr="00833388" w:rsidRDefault="000C02B1" w:rsidP="003529B8">
      <w:pPr>
        <w:pStyle w:val="Heading3"/>
        <w:rPr>
          <w:lang w:val="vi-VN"/>
        </w:rPr>
      </w:pPr>
      <w:bookmarkStart w:id="240" w:name="_Toc232669986"/>
      <w:r w:rsidRPr="00833388">
        <w:rPr>
          <w:lang w:val="vi-VN"/>
        </w:rPr>
        <w:lastRenderedPageBreak/>
        <w:t>Performance Tests</w:t>
      </w:r>
      <w:bookmarkEnd w:id="240"/>
    </w:p>
    <w:p w14:paraId="5C4F0CA3" w14:textId="61FFDC0D" w:rsidR="000C02B1" w:rsidRPr="00833388" w:rsidRDefault="000C02B1" w:rsidP="003529B8">
      <w:pPr>
        <w:pStyle w:val="Heading4"/>
        <w:rPr>
          <w:lang w:val="vi-VN"/>
        </w:rPr>
      </w:pPr>
      <w:r w:rsidRPr="00833388">
        <w:rPr>
          <w:lang w:val="vi-VN"/>
        </w:rPr>
        <w:t>Stress Test</w:t>
      </w:r>
    </w:p>
    <w:p w14:paraId="5C1EF312" w14:textId="6DC981C9" w:rsidR="00CC5C10" w:rsidRPr="00833388" w:rsidRDefault="000C02B1" w:rsidP="00F85BA6">
      <w:pPr>
        <w:pStyle w:val="NormalWeb"/>
        <w:spacing w:before="0" w:beforeAutospacing="0" w:after="0" w:afterAutospacing="0" w:line="276" w:lineRule="auto"/>
        <w:jc w:val="both"/>
        <w:rPr>
          <w:sz w:val="26"/>
          <w:szCs w:val="26"/>
          <w:lang w:val="vi-VN"/>
        </w:rPr>
      </w:pPr>
      <w:r w:rsidRPr="00833388">
        <w:rPr>
          <w:noProof/>
          <w:sz w:val="26"/>
          <w:szCs w:val="26"/>
        </w:rPr>
        <w:drawing>
          <wp:inline distT="0" distB="0" distL="0" distR="0" wp14:anchorId="51742AF6" wp14:editId="66A263A0">
            <wp:extent cx="5739730" cy="297256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6" cstate="print"/>
                    <a:stretch>
                      <a:fillRect/>
                    </a:stretch>
                  </pic:blipFill>
                  <pic:spPr>
                    <a:xfrm>
                      <a:off x="0" y="0"/>
                      <a:ext cx="5739730" cy="2972561"/>
                    </a:xfrm>
                    <a:prstGeom prst="rect">
                      <a:avLst/>
                    </a:prstGeom>
                  </pic:spPr>
                </pic:pic>
              </a:graphicData>
            </a:graphic>
          </wp:inline>
        </w:drawing>
      </w:r>
    </w:p>
    <w:p w14:paraId="144345AF" w14:textId="01E4E36E" w:rsidR="000C02B1" w:rsidRPr="00833388" w:rsidRDefault="003529B8" w:rsidP="003529B8">
      <w:pPr>
        <w:pStyle w:val="Caption"/>
        <w:rPr>
          <w:szCs w:val="26"/>
          <w:lang w:val="vi-VN"/>
        </w:rPr>
      </w:pPr>
      <w:bookmarkStart w:id="241" w:name="_Toc232541698"/>
      <w:r w:rsidRPr="003529B8">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18</w:t>
      </w:r>
      <w:r w:rsidR="00F73565">
        <w:rPr>
          <w:lang w:val="vi-VN"/>
        </w:rPr>
        <w:fldChar w:fldCharType="end"/>
      </w:r>
      <w:r w:rsidR="000C02B1" w:rsidRPr="00833388">
        <w:rPr>
          <w:szCs w:val="26"/>
          <w:lang w:val="vi-VN"/>
        </w:rPr>
        <w:t xml:space="preserve"> Stress Test</w:t>
      </w:r>
      <w:bookmarkEnd w:id="241"/>
    </w:p>
    <w:p w14:paraId="74D77926" w14:textId="45B88665" w:rsidR="000C02B1" w:rsidRPr="00833388" w:rsidRDefault="000C02B1" w:rsidP="003529B8">
      <w:pPr>
        <w:pStyle w:val="BodyText"/>
        <w:spacing w:line="276" w:lineRule="auto"/>
        <w:ind w:left="0" w:right="857" w:firstLine="567"/>
        <w:jc w:val="both"/>
      </w:pPr>
      <w:r w:rsidRPr="00833388">
        <w:t>Hình</w:t>
      </w:r>
      <w:r w:rsidRPr="00833388">
        <w:rPr>
          <w:spacing w:val="-3"/>
        </w:rPr>
        <w:t xml:space="preserve"> </w:t>
      </w:r>
      <w:r w:rsidRPr="00833388">
        <w:t>4</w:t>
      </w:r>
      <w:r w:rsidRPr="00833388">
        <w:rPr>
          <w:lang w:val="vi-VN"/>
        </w:rPr>
        <w:t>.16</w:t>
      </w:r>
      <w:r w:rsidRPr="00833388">
        <w:rPr>
          <w:spacing w:val="-3"/>
        </w:rPr>
        <w:t xml:space="preserve"> </w:t>
      </w:r>
      <w:r w:rsidRPr="00833388">
        <w:t>trình</w:t>
      </w:r>
      <w:r w:rsidRPr="00833388">
        <w:rPr>
          <w:spacing w:val="-3"/>
        </w:rPr>
        <w:t xml:space="preserve"> </w:t>
      </w:r>
      <w:r w:rsidRPr="00833388">
        <w:t>bày</w:t>
      </w:r>
      <w:r w:rsidRPr="00833388">
        <w:rPr>
          <w:spacing w:val="-1"/>
        </w:rPr>
        <w:t xml:space="preserve"> </w:t>
      </w:r>
      <w:r w:rsidRPr="00833388">
        <w:t>kết</w:t>
      </w:r>
      <w:r w:rsidRPr="00833388">
        <w:rPr>
          <w:spacing w:val="-3"/>
        </w:rPr>
        <w:t xml:space="preserve"> </w:t>
      </w:r>
      <w:r w:rsidRPr="00833388">
        <w:t>quả</w:t>
      </w:r>
      <w:r w:rsidRPr="00833388">
        <w:rPr>
          <w:spacing w:val="-3"/>
        </w:rPr>
        <w:t xml:space="preserve"> </w:t>
      </w:r>
      <w:r w:rsidRPr="00833388">
        <w:t>kiểm</w:t>
      </w:r>
      <w:r w:rsidRPr="00833388">
        <w:rPr>
          <w:spacing w:val="-3"/>
        </w:rPr>
        <w:t xml:space="preserve"> </w:t>
      </w:r>
      <w:r w:rsidRPr="00833388">
        <w:t>thử</w:t>
      </w:r>
      <w:r w:rsidRPr="00833388">
        <w:rPr>
          <w:spacing w:val="-2"/>
        </w:rPr>
        <w:t xml:space="preserve"> </w:t>
      </w:r>
      <w:r w:rsidRPr="00833388">
        <w:t>Stress</w:t>
      </w:r>
      <w:r w:rsidRPr="00833388">
        <w:rPr>
          <w:spacing w:val="-3"/>
        </w:rPr>
        <w:t xml:space="preserve"> </w:t>
      </w:r>
      <w:r w:rsidRPr="00833388">
        <w:t>Test,</w:t>
      </w:r>
      <w:r w:rsidRPr="00833388">
        <w:rPr>
          <w:spacing w:val="-3"/>
        </w:rPr>
        <w:t xml:space="preserve"> </w:t>
      </w:r>
      <w:r w:rsidRPr="00833388">
        <w:t>trong</w:t>
      </w:r>
      <w:r w:rsidRPr="00833388">
        <w:rPr>
          <w:spacing w:val="-3"/>
        </w:rPr>
        <w:t xml:space="preserve"> </w:t>
      </w:r>
      <w:r w:rsidRPr="00833388">
        <w:t>đó</w:t>
      </w:r>
      <w:r w:rsidRPr="00833388">
        <w:rPr>
          <w:spacing w:val="-1"/>
        </w:rPr>
        <w:t xml:space="preserve"> </w:t>
      </w:r>
      <w:r w:rsidRPr="00833388">
        <w:t>hệ</w:t>
      </w:r>
      <w:r w:rsidRPr="00833388">
        <w:rPr>
          <w:spacing w:val="-3"/>
        </w:rPr>
        <w:t xml:space="preserve"> </w:t>
      </w:r>
      <w:r w:rsidRPr="00833388">
        <w:t>thống</w:t>
      </w:r>
      <w:r w:rsidRPr="00833388">
        <w:rPr>
          <w:spacing w:val="-3"/>
        </w:rPr>
        <w:t xml:space="preserve"> </w:t>
      </w:r>
      <w:r w:rsidRPr="00833388">
        <w:t>được</w:t>
      </w:r>
      <w:r w:rsidRPr="00833388">
        <w:rPr>
          <w:spacing w:val="-2"/>
        </w:rPr>
        <w:t xml:space="preserve"> </w:t>
      </w:r>
      <w:r w:rsidRPr="00833388">
        <w:t>đặt</w:t>
      </w:r>
      <w:r w:rsidRPr="00833388">
        <w:rPr>
          <w:spacing w:val="-3"/>
        </w:rPr>
        <w:t xml:space="preserve"> </w:t>
      </w:r>
      <w:r w:rsidRPr="00833388">
        <w:t>dưới điều</w:t>
      </w:r>
      <w:r w:rsidRPr="00833388">
        <w:rPr>
          <w:spacing w:val="-3"/>
        </w:rPr>
        <w:t xml:space="preserve"> </w:t>
      </w:r>
      <w:r w:rsidRPr="00833388">
        <w:t>kiện</w:t>
      </w:r>
      <w:r w:rsidRPr="00833388">
        <w:rPr>
          <w:spacing w:val="-3"/>
        </w:rPr>
        <w:t xml:space="preserve"> </w:t>
      </w:r>
      <w:r w:rsidRPr="00833388">
        <w:t>tải</w:t>
      </w:r>
      <w:r w:rsidRPr="00833388">
        <w:rPr>
          <w:spacing w:val="-3"/>
        </w:rPr>
        <w:t xml:space="preserve"> </w:t>
      </w:r>
      <w:r w:rsidRPr="00833388">
        <w:t>cao</w:t>
      </w:r>
      <w:r w:rsidRPr="00833388">
        <w:rPr>
          <w:spacing w:val="-3"/>
        </w:rPr>
        <w:t xml:space="preserve"> </w:t>
      </w:r>
      <w:r w:rsidRPr="00833388">
        <w:t>nhằm</w:t>
      </w:r>
      <w:r w:rsidRPr="00833388">
        <w:rPr>
          <w:spacing w:val="-1"/>
        </w:rPr>
        <w:t xml:space="preserve"> </w:t>
      </w:r>
      <w:r w:rsidRPr="00833388">
        <w:t>đánh</w:t>
      </w:r>
      <w:r w:rsidRPr="00833388">
        <w:rPr>
          <w:spacing w:val="-3"/>
        </w:rPr>
        <w:t xml:space="preserve"> </w:t>
      </w:r>
      <w:r w:rsidRPr="00833388">
        <w:t>giá</w:t>
      </w:r>
      <w:r w:rsidRPr="00833388">
        <w:rPr>
          <w:spacing w:val="-3"/>
        </w:rPr>
        <w:t xml:space="preserve"> </w:t>
      </w:r>
      <w:r w:rsidRPr="00833388">
        <w:t>khả</w:t>
      </w:r>
      <w:r w:rsidRPr="00833388">
        <w:rPr>
          <w:spacing w:val="-3"/>
        </w:rPr>
        <w:t xml:space="preserve"> </w:t>
      </w:r>
      <w:r w:rsidRPr="00833388">
        <w:t>năng</w:t>
      </w:r>
      <w:r w:rsidRPr="00833388">
        <w:rPr>
          <w:spacing w:val="-3"/>
        </w:rPr>
        <w:t xml:space="preserve"> </w:t>
      </w:r>
      <w:r w:rsidRPr="00833388">
        <w:t>chịu</w:t>
      </w:r>
      <w:r w:rsidRPr="00833388">
        <w:rPr>
          <w:spacing w:val="-1"/>
        </w:rPr>
        <w:t xml:space="preserve"> </w:t>
      </w:r>
      <w:r w:rsidRPr="00833388">
        <w:t>tải</w:t>
      </w:r>
      <w:r w:rsidRPr="00833388">
        <w:rPr>
          <w:spacing w:val="-3"/>
        </w:rPr>
        <w:t xml:space="preserve"> </w:t>
      </w:r>
      <w:r w:rsidRPr="00833388">
        <w:t>và</w:t>
      </w:r>
      <w:r w:rsidRPr="00833388">
        <w:rPr>
          <w:spacing w:val="-3"/>
        </w:rPr>
        <w:t xml:space="preserve"> </w:t>
      </w:r>
      <w:r w:rsidRPr="00833388">
        <w:t>hành vi</w:t>
      </w:r>
      <w:r w:rsidRPr="00833388">
        <w:rPr>
          <w:spacing w:val="-3"/>
        </w:rPr>
        <w:t xml:space="preserve"> </w:t>
      </w:r>
      <w:r w:rsidRPr="00833388">
        <w:t>khi vượt</w:t>
      </w:r>
      <w:r w:rsidRPr="00833388">
        <w:rPr>
          <w:spacing w:val="-1"/>
        </w:rPr>
        <w:t xml:space="preserve"> </w:t>
      </w:r>
      <w:r w:rsidRPr="00833388">
        <w:t>quá</w:t>
      </w:r>
      <w:r w:rsidRPr="00833388">
        <w:rPr>
          <w:spacing w:val="-3"/>
        </w:rPr>
        <w:t xml:space="preserve"> </w:t>
      </w:r>
      <w:r w:rsidRPr="00833388">
        <w:t>ngưỡng</w:t>
      </w:r>
      <w:r w:rsidRPr="00833388">
        <w:rPr>
          <w:spacing w:val="-1"/>
        </w:rPr>
        <w:t xml:space="preserve"> </w:t>
      </w:r>
      <w:r w:rsidRPr="00833388">
        <w:t>hoạt động bình thường.</w:t>
      </w:r>
    </w:p>
    <w:p w14:paraId="094F9EEB" w14:textId="77777777" w:rsidR="000C02B1" w:rsidRPr="00833388" w:rsidRDefault="000C02B1" w:rsidP="003529B8">
      <w:pPr>
        <w:pStyle w:val="BodyText"/>
        <w:spacing w:line="276" w:lineRule="auto"/>
        <w:ind w:left="0" w:right="905"/>
        <w:jc w:val="both"/>
      </w:pPr>
      <w:r w:rsidRPr="00833388">
        <w:t>Kết quả cho thấy khi số lượng yêu cầu tăng cao, thời gian phản hồi của hệ thống có xu hướng tăng theo, tuy nhiên hệ thống vẫn duy trì khả năng xử lý yêu cầu mà không bị sập hoặc ngừng hoạt động đột ngột. Điều này chứng tỏ hệ thống có khả năng</w:t>
      </w:r>
      <w:r w:rsidRPr="00833388">
        <w:rPr>
          <w:spacing w:val="-3"/>
        </w:rPr>
        <w:t xml:space="preserve"> </w:t>
      </w:r>
      <w:r w:rsidRPr="00833388">
        <w:t>chịu</w:t>
      </w:r>
      <w:r w:rsidRPr="00833388">
        <w:rPr>
          <w:spacing w:val="-3"/>
        </w:rPr>
        <w:t xml:space="preserve"> </w:t>
      </w:r>
      <w:r w:rsidRPr="00833388">
        <w:t>tải</w:t>
      </w:r>
      <w:r w:rsidRPr="00833388">
        <w:rPr>
          <w:spacing w:val="-3"/>
        </w:rPr>
        <w:t xml:space="preserve"> </w:t>
      </w:r>
      <w:r w:rsidRPr="00833388">
        <w:t>tương</w:t>
      </w:r>
      <w:r w:rsidRPr="00833388">
        <w:rPr>
          <w:spacing w:val="-3"/>
        </w:rPr>
        <w:t xml:space="preserve"> </w:t>
      </w:r>
      <w:r w:rsidRPr="00833388">
        <w:t>đối</w:t>
      </w:r>
      <w:r w:rsidRPr="00833388">
        <w:rPr>
          <w:spacing w:val="-1"/>
        </w:rPr>
        <w:t xml:space="preserve"> </w:t>
      </w:r>
      <w:r w:rsidRPr="00833388">
        <w:t>tốt</w:t>
      </w:r>
      <w:r w:rsidRPr="00833388">
        <w:rPr>
          <w:spacing w:val="-3"/>
        </w:rPr>
        <w:t xml:space="preserve"> </w:t>
      </w:r>
      <w:r w:rsidRPr="00833388">
        <w:t>và</w:t>
      </w:r>
      <w:r w:rsidRPr="00833388">
        <w:rPr>
          <w:spacing w:val="-3"/>
        </w:rPr>
        <w:t xml:space="preserve"> </w:t>
      </w:r>
      <w:r w:rsidRPr="00833388">
        <w:t>phản ứng</w:t>
      </w:r>
      <w:r w:rsidRPr="00833388">
        <w:rPr>
          <w:spacing w:val="-3"/>
        </w:rPr>
        <w:t xml:space="preserve"> </w:t>
      </w:r>
      <w:r w:rsidRPr="00833388">
        <w:t>ổn</w:t>
      </w:r>
      <w:r w:rsidRPr="00833388">
        <w:rPr>
          <w:spacing w:val="-3"/>
        </w:rPr>
        <w:t xml:space="preserve"> </w:t>
      </w:r>
      <w:r w:rsidRPr="00833388">
        <w:t>định</w:t>
      </w:r>
      <w:r w:rsidRPr="00833388">
        <w:rPr>
          <w:spacing w:val="-3"/>
        </w:rPr>
        <w:t xml:space="preserve"> </w:t>
      </w:r>
      <w:r w:rsidRPr="00833388">
        <w:t>khi</w:t>
      </w:r>
      <w:r w:rsidRPr="00833388">
        <w:rPr>
          <w:spacing w:val="-3"/>
        </w:rPr>
        <w:t xml:space="preserve"> </w:t>
      </w:r>
      <w:r w:rsidRPr="00833388">
        <w:t>hoạt</w:t>
      </w:r>
      <w:r w:rsidRPr="00833388">
        <w:rPr>
          <w:spacing w:val="-1"/>
        </w:rPr>
        <w:t xml:space="preserve"> </w:t>
      </w:r>
      <w:r w:rsidRPr="00833388">
        <w:t>động</w:t>
      </w:r>
      <w:r w:rsidRPr="00833388">
        <w:rPr>
          <w:spacing w:val="-3"/>
        </w:rPr>
        <w:t xml:space="preserve"> </w:t>
      </w:r>
      <w:r w:rsidRPr="00833388">
        <w:t>gần</w:t>
      </w:r>
      <w:r w:rsidRPr="00833388">
        <w:rPr>
          <w:spacing w:val="-3"/>
        </w:rPr>
        <w:t xml:space="preserve"> </w:t>
      </w:r>
      <w:r w:rsidRPr="00833388">
        <w:t>giới</w:t>
      </w:r>
      <w:r w:rsidRPr="00833388">
        <w:rPr>
          <w:spacing w:val="-3"/>
        </w:rPr>
        <w:t xml:space="preserve"> </w:t>
      </w:r>
      <w:r w:rsidRPr="00833388">
        <w:t>hạn</w:t>
      </w:r>
      <w:r w:rsidRPr="00833388">
        <w:rPr>
          <w:spacing w:val="-3"/>
        </w:rPr>
        <w:t xml:space="preserve"> </w:t>
      </w:r>
      <w:r w:rsidRPr="00833388">
        <w:t>tài</w:t>
      </w:r>
      <w:r w:rsidRPr="00833388">
        <w:rPr>
          <w:spacing w:val="-1"/>
        </w:rPr>
        <w:t xml:space="preserve"> </w:t>
      </w:r>
      <w:r w:rsidRPr="00833388">
        <w:t>nguyên.</w:t>
      </w:r>
    </w:p>
    <w:p w14:paraId="4E905771" w14:textId="77777777" w:rsidR="000C02B1" w:rsidRPr="00833388" w:rsidRDefault="000C02B1" w:rsidP="003529B8">
      <w:pPr>
        <w:pStyle w:val="BodyText"/>
        <w:spacing w:line="276" w:lineRule="auto"/>
        <w:ind w:left="0"/>
        <w:jc w:val="both"/>
      </w:pPr>
      <w:r w:rsidRPr="00833388">
        <w:t>Stress</w:t>
      </w:r>
      <w:r w:rsidRPr="00833388">
        <w:rPr>
          <w:spacing w:val="-5"/>
        </w:rPr>
        <w:t xml:space="preserve"> </w:t>
      </w:r>
      <w:r w:rsidRPr="00833388">
        <w:t>Test</w:t>
      </w:r>
      <w:r w:rsidRPr="00833388">
        <w:rPr>
          <w:spacing w:val="-2"/>
        </w:rPr>
        <w:t xml:space="preserve"> </w:t>
      </w:r>
      <w:r w:rsidRPr="00833388">
        <w:t>giúp</w:t>
      </w:r>
      <w:r w:rsidRPr="00833388">
        <w:rPr>
          <w:spacing w:val="-5"/>
        </w:rPr>
        <w:t xml:space="preserve"> </w:t>
      </w:r>
      <w:r w:rsidRPr="00833388">
        <w:t>xác</w:t>
      </w:r>
      <w:r w:rsidRPr="00833388">
        <w:rPr>
          <w:spacing w:val="-4"/>
        </w:rPr>
        <w:t xml:space="preserve"> </w:t>
      </w:r>
      <w:r w:rsidRPr="00833388">
        <w:t>định</w:t>
      </w:r>
      <w:r w:rsidRPr="00833388">
        <w:rPr>
          <w:spacing w:val="-4"/>
        </w:rPr>
        <w:t xml:space="preserve"> </w:t>
      </w:r>
      <w:r w:rsidRPr="00833388">
        <w:t>ngưỡng</w:t>
      </w:r>
      <w:r w:rsidRPr="00833388">
        <w:rPr>
          <w:spacing w:val="-5"/>
        </w:rPr>
        <w:t xml:space="preserve"> </w:t>
      </w:r>
      <w:r w:rsidRPr="00833388">
        <w:t>chịu</w:t>
      </w:r>
      <w:r w:rsidRPr="00833388">
        <w:rPr>
          <w:spacing w:val="-4"/>
        </w:rPr>
        <w:t xml:space="preserve"> </w:t>
      </w:r>
      <w:r w:rsidRPr="00833388">
        <w:t>tải</w:t>
      </w:r>
      <w:r w:rsidRPr="00833388">
        <w:rPr>
          <w:spacing w:val="-4"/>
        </w:rPr>
        <w:t xml:space="preserve"> </w:t>
      </w:r>
      <w:r w:rsidRPr="00833388">
        <w:t>tối</w:t>
      </w:r>
      <w:r w:rsidRPr="00833388">
        <w:rPr>
          <w:spacing w:val="-3"/>
        </w:rPr>
        <w:t xml:space="preserve"> </w:t>
      </w:r>
      <w:r w:rsidRPr="00833388">
        <w:t>đa</w:t>
      </w:r>
      <w:r w:rsidRPr="00833388">
        <w:rPr>
          <w:spacing w:val="-4"/>
        </w:rPr>
        <w:t xml:space="preserve"> </w:t>
      </w:r>
      <w:r w:rsidRPr="00833388">
        <w:t>của</w:t>
      </w:r>
      <w:r w:rsidRPr="00833388">
        <w:rPr>
          <w:spacing w:val="-4"/>
        </w:rPr>
        <w:t xml:space="preserve"> </w:t>
      </w:r>
      <w:r w:rsidRPr="00833388">
        <w:t>hệ</w:t>
      </w:r>
      <w:r w:rsidRPr="00833388">
        <w:rPr>
          <w:spacing w:val="-4"/>
        </w:rPr>
        <w:t xml:space="preserve"> </w:t>
      </w:r>
      <w:r w:rsidRPr="00833388">
        <w:t>thống</w:t>
      </w:r>
      <w:r w:rsidRPr="00833388">
        <w:rPr>
          <w:spacing w:val="-4"/>
        </w:rPr>
        <w:t xml:space="preserve"> </w:t>
      </w:r>
      <w:r w:rsidRPr="00833388">
        <w:t>và</w:t>
      </w:r>
      <w:r w:rsidRPr="00833388">
        <w:rPr>
          <w:spacing w:val="-5"/>
        </w:rPr>
        <w:t xml:space="preserve"> </w:t>
      </w:r>
      <w:r w:rsidRPr="00833388">
        <w:t>là</w:t>
      </w:r>
      <w:r w:rsidRPr="00833388">
        <w:rPr>
          <w:spacing w:val="-4"/>
        </w:rPr>
        <w:t xml:space="preserve"> </w:t>
      </w:r>
      <w:r w:rsidRPr="00833388">
        <w:t>cơ</w:t>
      </w:r>
      <w:r w:rsidRPr="00833388">
        <w:rPr>
          <w:spacing w:val="-4"/>
        </w:rPr>
        <w:t xml:space="preserve"> </w:t>
      </w:r>
      <w:r w:rsidRPr="00833388">
        <w:t>sở</w:t>
      </w:r>
      <w:r w:rsidRPr="00833388">
        <w:rPr>
          <w:spacing w:val="-5"/>
        </w:rPr>
        <w:t xml:space="preserve"> </w:t>
      </w:r>
      <w:r w:rsidRPr="00833388">
        <w:t>để</w:t>
      </w:r>
      <w:r w:rsidRPr="00833388">
        <w:rPr>
          <w:spacing w:val="-4"/>
        </w:rPr>
        <w:t xml:space="preserve"> </w:t>
      </w:r>
      <w:r w:rsidRPr="00833388">
        <w:rPr>
          <w:spacing w:val="-5"/>
        </w:rPr>
        <w:t>đề</w:t>
      </w:r>
    </w:p>
    <w:p w14:paraId="7F834F8D" w14:textId="3A657EC9" w:rsidR="000C02B1" w:rsidRPr="00833388" w:rsidRDefault="000C02B1" w:rsidP="00F85BA6">
      <w:pPr>
        <w:pStyle w:val="BodyText"/>
        <w:spacing w:line="276" w:lineRule="auto"/>
        <w:jc w:val="both"/>
        <w:rPr>
          <w:spacing w:val="-4"/>
          <w:lang w:val="vi-VN"/>
        </w:rPr>
      </w:pPr>
      <w:r w:rsidRPr="00833388">
        <w:t>xuất</w:t>
      </w:r>
      <w:r w:rsidRPr="00833388">
        <w:rPr>
          <w:spacing w:val="-6"/>
        </w:rPr>
        <w:t xml:space="preserve"> </w:t>
      </w:r>
      <w:r w:rsidRPr="00833388">
        <w:t>các</w:t>
      </w:r>
      <w:r w:rsidRPr="00833388">
        <w:rPr>
          <w:spacing w:val="-5"/>
        </w:rPr>
        <w:t xml:space="preserve"> </w:t>
      </w:r>
      <w:r w:rsidRPr="00833388">
        <w:t>phương</w:t>
      </w:r>
      <w:r w:rsidRPr="00833388">
        <w:rPr>
          <w:spacing w:val="-5"/>
        </w:rPr>
        <w:t xml:space="preserve"> </w:t>
      </w:r>
      <w:r w:rsidRPr="00833388">
        <w:t>án</w:t>
      </w:r>
      <w:r w:rsidRPr="00833388">
        <w:rPr>
          <w:spacing w:val="-6"/>
        </w:rPr>
        <w:t xml:space="preserve"> </w:t>
      </w:r>
      <w:r w:rsidRPr="00833388">
        <w:t>tối ưu</w:t>
      </w:r>
      <w:r w:rsidRPr="00833388">
        <w:rPr>
          <w:spacing w:val="-6"/>
        </w:rPr>
        <w:t xml:space="preserve"> </w:t>
      </w:r>
      <w:r w:rsidRPr="00833388">
        <w:t>hoặc</w:t>
      </w:r>
      <w:r w:rsidRPr="00833388">
        <w:rPr>
          <w:spacing w:val="-4"/>
        </w:rPr>
        <w:t xml:space="preserve"> </w:t>
      </w:r>
      <w:r w:rsidRPr="00833388">
        <w:t>mở</w:t>
      </w:r>
      <w:r w:rsidRPr="00833388">
        <w:rPr>
          <w:spacing w:val="-5"/>
        </w:rPr>
        <w:t xml:space="preserve"> </w:t>
      </w:r>
      <w:r w:rsidRPr="00833388">
        <w:t>rộng</w:t>
      </w:r>
      <w:r w:rsidRPr="00833388">
        <w:rPr>
          <w:spacing w:val="-6"/>
        </w:rPr>
        <w:t xml:space="preserve"> </w:t>
      </w:r>
      <w:r w:rsidRPr="00833388">
        <w:t>tài</w:t>
      </w:r>
      <w:r w:rsidRPr="00833388">
        <w:rPr>
          <w:spacing w:val="-5"/>
        </w:rPr>
        <w:t xml:space="preserve"> </w:t>
      </w:r>
      <w:r w:rsidRPr="00833388">
        <w:t>nguyên</w:t>
      </w:r>
      <w:r w:rsidRPr="00833388">
        <w:rPr>
          <w:spacing w:val="-5"/>
        </w:rPr>
        <w:t xml:space="preserve"> </w:t>
      </w:r>
      <w:r w:rsidRPr="00833388">
        <w:t>trong</w:t>
      </w:r>
      <w:r w:rsidRPr="00833388">
        <w:rPr>
          <w:spacing w:val="-3"/>
        </w:rPr>
        <w:t xml:space="preserve"> </w:t>
      </w:r>
      <w:r w:rsidRPr="00833388">
        <w:t>tương</w:t>
      </w:r>
      <w:r w:rsidRPr="00833388">
        <w:rPr>
          <w:spacing w:val="-5"/>
        </w:rPr>
        <w:t xml:space="preserve"> </w:t>
      </w:r>
      <w:r w:rsidRPr="00833388">
        <w:rPr>
          <w:spacing w:val="-4"/>
        </w:rPr>
        <w:t>lai.</w:t>
      </w:r>
    </w:p>
    <w:p w14:paraId="3D4D9318" w14:textId="401B1E4C" w:rsidR="00CC5C10" w:rsidRPr="00833388" w:rsidRDefault="000C02B1" w:rsidP="003529B8">
      <w:pPr>
        <w:pStyle w:val="Heading4"/>
        <w:rPr>
          <w:lang w:val="vi-VN"/>
        </w:rPr>
      </w:pPr>
      <w:r w:rsidRPr="00833388">
        <w:rPr>
          <w:lang w:val="vi-VN"/>
        </w:rPr>
        <w:lastRenderedPageBreak/>
        <w:t>Soak Test</w:t>
      </w:r>
    </w:p>
    <w:p w14:paraId="471793B6" w14:textId="4796CE60" w:rsidR="000C02B1" w:rsidRPr="00833388" w:rsidRDefault="000C02B1" w:rsidP="00F85BA6">
      <w:pPr>
        <w:pStyle w:val="BodyText"/>
        <w:spacing w:line="276" w:lineRule="auto"/>
        <w:ind w:left="0"/>
        <w:jc w:val="both"/>
        <w:rPr>
          <w:lang w:val="vi-VN"/>
        </w:rPr>
      </w:pPr>
      <w:r w:rsidRPr="00833388">
        <w:rPr>
          <w:b/>
          <w:i/>
          <w:noProof/>
        </w:rPr>
        <w:drawing>
          <wp:anchor distT="0" distB="0" distL="0" distR="0" simplePos="0" relativeHeight="251666432" behindDoc="1" locked="0" layoutInCell="1" allowOverlap="1" wp14:anchorId="7F78152F" wp14:editId="3CD1A3E3">
            <wp:simplePos x="0" y="0"/>
            <wp:positionH relativeFrom="page">
              <wp:posOffset>914400</wp:posOffset>
            </wp:positionH>
            <wp:positionV relativeFrom="paragraph">
              <wp:posOffset>187960</wp:posOffset>
            </wp:positionV>
            <wp:extent cx="5730801" cy="2578607"/>
            <wp:effectExtent l="0" t="0" r="0" b="0"/>
            <wp:wrapTopAndBottom/>
            <wp:docPr id="1158951750"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7" cstate="print"/>
                    <a:stretch>
                      <a:fillRect/>
                    </a:stretch>
                  </pic:blipFill>
                  <pic:spPr>
                    <a:xfrm>
                      <a:off x="0" y="0"/>
                      <a:ext cx="5730801" cy="2578607"/>
                    </a:xfrm>
                    <a:prstGeom prst="rect">
                      <a:avLst/>
                    </a:prstGeom>
                  </pic:spPr>
                </pic:pic>
              </a:graphicData>
            </a:graphic>
          </wp:anchor>
        </w:drawing>
      </w:r>
    </w:p>
    <w:p w14:paraId="5266E278" w14:textId="3CDB2473" w:rsidR="000C02B1" w:rsidRPr="00833388" w:rsidRDefault="003529B8" w:rsidP="003529B8">
      <w:pPr>
        <w:pStyle w:val="Caption"/>
        <w:rPr>
          <w:lang w:val="vi-VN"/>
        </w:rPr>
      </w:pPr>
      <w:bookmarkStart w:id="242" w:name="_Toc232541699"/>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19</w:t>
      </w:r>
      <w:r w:rsidR="00F73565">
        <w:rPr>
          <w:noProof/>
        </w:rPr>
        <w:fldChar w:fldCharType="end"/>
      </w:r>
      <w:r>
        <w:t xml:space="preserve"> </w:t>
      </w:r>
      <w:r w:rsidR="000C02B1" w:rsidRPr="00833388">
        <w:rPr>
          <w:lang w:val="vi-VN"/>
        </w:rPr>
        <w:t>Soak Test</w:t>
      </w:r>
      <w:bookmarkEnd w:id="242"/>
    </w:p>
    <w:p w14:paraId="38EE897C" w14:textId="4F9FD1DC" w:rsidR="000C02B1" w:rsidRPr="00833388" w:rsidRDefault="000C02B1" w:rsidP="00F85BA6">
      <w:pPr>
        <w:pStyle w:val="BodyText"/>
        <w:spacing w:line="276" w:lineRule="auto"/>
        <w:ind w:right="1061" w:firstLine="719"/>
        <w:jc w:val="both"/>
      </w:pPr>
      <w:r w:rsidRPr="00833388">
        <w:t>Hình</w:t>
      </w:r>
      <w:r w:rsidRPr="00833388">
        <w:rPr>
          <w:spacing w:val="-3"/>
        </w:rPr>
        <w:t xml:space="preserve"> </w:t>
      </w:r>
      <w:r w:rsidRPr="00833388">
        <w:rPr>
          <w:lang w:val="vi-VN"/>
        </w:rPr>
        <w:t>4.17</w:t>
      </w:r>
      <w:r w:rsidRPr="00833388">
        <w:rPr>
          <w:spacing w:val="-3"/>
        </w:rPr>
        <w:t xml:space="preserve"> </w:t>
      </w:r>
      <w:r w:rsidRPr="00833388">
        <w:t>thể</w:t>
      </w:r>
      <w:r w:rsidRPr="00833388">
        <w:rPr>
          <w:spacing w:val="-3"/>
        </w:rPr>
        <w:t xml:space="preserve"> </w:t>
      </w:r>
      <w:r w:rsidRPr="00833388">
        <w:t>hiện</w:t>
      </w:r>
      <w:r w:rsidRPr="00833388">
        <w:rPr>
          <w:spacing w:val="-3"/>
        </w:rPr>
        <w:t xml:space="preserve"> </w:t>
      </w:r>
      <w:r w:rsidRPr="00833388">
        <w:t>kết</w:t>
      </w:r>
      <w:r w:rsidRPr="00833388">
        <w:rPr>
          <w:spacing w:val="-3"/>
        </w:rPr>
        <w:t xml:space="preserve"> </w:t>
      </w:r>
      <w:r w:rsidRPr="00833388">
        <w:t>quả</w:t>
      </w:r>
      <w:r w:rsidRPr="00833388">
        <w:rPr>
          <w:spacing w:val="-3"/>
        </w:rPr>
        <w:t xml:space="preserve"> </w:t>
      </w:r>
      <w:r w:rsidRPr="00833388">
        <w:t>Soak</w:t>
      </w:r>
      <w:r w:rsidRPr="00833388">
        <w:rPr>
          <w:spacing w:val="-3"/>
        </w:rPr>
        <w:t xml:space="preserve"> </w:t>
      </w:r>
      <w:r w:rsidRPr="00833388">
        <w:t>Test,</w:t>
      </w:r>
      <w:r w:rsidRPr="00833388">
        <w:rPr>
          <w:spacing w:val="-3"/>
        </w:rPr>
        <w:t xml:space="preserve"> </w:t>
      </w:r>
      <w:r w:rsidRPr="00833388">
        <w:t>trong</w:t>
      </w:r>
      <w:r w:rsidRPr="00833388">
        <w:rPr>
          <w:spacing w:val="-1"/>
        </w:rPr>
        <w:t xml:space="preserve"> </w:t>
      </w:r>
      <w:r w:rsidRPr="00833388">
        <w:t>đó</w:t>
      </w:r>
      <w:r w:rsidRPr="00833388">
        <w:rPr>
          <w:spacing w:val="-3"/>
        </w:rPr>
        <w:t xml:space="preserve"> </w:t>
      </w:r>
      <w:r w:rsidRPr="00833388">
        <w:t>hệ</w:t>
      </w:r>
      <w:r w:rsidRPr="00833388">
        <w:rPr>
          <w:spacing w:val="-3"/>
        </w:rPr>
        <w:t xml:space="preserve"> </w:t>
      </w:r>
      <w:r w:rsidRPr="00833388">
        <w:t>thống</w:t>
      </w:r>
      <w:r w:rsidRPr="00833388">
        <w:rPr>
          <w:spacing w:val="-3"/>
        </w:rPr>
        <w:t xml:space="preserve"> </w:t>
      </w:r>
      <w:r w:rsidRPr="00833388">
        <w:t>được kiểm</w:t>
      </w:r>
      <w:r w:rsidRPr="00833388">
        <w:rPr>
          <w:spacing w:val="-3"/>
        </w:rPr>
        <w:t xml:space="preserve"> </w:t>
      </w:r>
      <w:r w:rsidRPr="00833388">
        <w:t>thử với</w:t>
      </w:r>
      <w:r w:rsidRPr="00833388">
        <w:rPr>
          <w:spacing w:val="-3"/>
        </w:rPr>
        <w:t xml:space="preserve"> </w:t>
      </w:r>
      <w:r w:rsidRPr="00833388">
        <w:t>mức tải</w:t>
      </w:r>
      <w:r w:rsidRPr="00833388">
        <w:rPr>
          <w:spacing w:val="-1"/>
        </w:rPr>
        <w:t xml:space="preserve"> </w:t>
      </w:r>
      <w:r w:rsidRPr="00833388">
        <w:t>ổn</w:t>
      </w:r>
      <w:r w:rsidRPr="00833388">
        <w:rPr>
          <w:spacing w:val="-1"/>
        </w:rPr>
        <w:t xml:space="preserve"> </w:t>
      </w:r>
      <w:r w:rsidRPr="00833388">
        <w:t>định trong một</w:t>
      </w:r>
      <w:r w:rsidRPr="00833388">
        <w:rPr>
          <w:spacing w:val="-1"/>
        </w:rPr>
        <w:t xml:space="preserve"> </w:t>
      </w:r>
      <w:r w:rsidRPr="00833388">
        <w:t>khoảng</w:t>
      </w:r>
      <w:r w:rsidRPr="00833388">
        <w:rPr>
          <w:spacing w:val="-1"/>
        </w:rPr>
        <w:t xml:space="preserve"> </w:t>
      </w:r>
      <w:r w:rsidRPr="00833388">
        <w:t>thời</w:t>
      </w:r>
      <w:r w:rsidRPr="00833388">
        <w:rPr>
          <w:spacing w:val="-1"/>
        </w:rPr>
        <w:t xml:space="preserve"> </w:t>
      </w:r>
      <w:r w:rsidRPr="00833388">
        <w:t>gian</w:t>
      </w:r>
      <w:r w:rsidRPr="00833388">
        <w:rPr>
          <w:spacing w:val="-1"/>
        </w:rPr>
        <w:t xml:space="preserve"> </w:t>
      </w:r>
      <w:r w:rsidRPr="00833388">
        <w:t>dài</w:t>
      </w:r>
      <w:r w:rsidRPr="00833388">
        <w:rPr>
          <w:spacing w:val="-1"/>
        </w:rPr>
        <w:t xml:space="preserve"> </w:t>
      </w:r>
      <w:r w:rsidRPr="00833388">
        <w:t>nhằm</w:t>
      </w:r>
      <w:r w:rsidRPr="00833388">
        <w:rPr>
          <w:spacing w:val="-1"/>
        </w:rPr>
        <w:t xml:space="preserve"> </w:t>
      </w:r>
      <w:r w:rsidRPr="00833388">
        <w:t>đánh</w:t>
      </w:r>
      <w:r w:rsidRPr="00833388">
        <w:rPr>
          <w:spacing w:val="-1"/>
        </w:rPr>
        <w:t xml:space="preserve"> </w:t>
      </w:r>
      <w:r w:rsidRPr="00833388">
        <w:t>giá độ</w:t>
      </w:r>
      <w:r w:rsidRPr="00833388">
        <w:rPr>
          <w:spacing w:val="-1"/>
        </w:rPr>
        <w:t xml:space="preserve"> </w:t>
      </w:r>
      <w:r w:rsidRPr="00833388">
        <w:t>bền và</w:t>
      </w:r>
      <w:r w:rsidRPr="00833388">
        <w:rPr>
          <w:spacing w:val="-1"/>
        </w:rPr>
        <w:t xml:space="preserve"> </w:t>
      </w:r>
      <w:r w:rsidRPr="00833388">
        <w:t>khả</w:t>
      </w:r>
      <w:r w:rsidRPr="00833388">
        <w:rPr>
          <w:spacing w:val="-1"/>
        </w:rPr>
        <w:t xml:space="preserve"> </w:t>
      </w:r>
      <w:r w:rsidRPr="00833388">
        <w:t>năng</w:t>
      </w:r>
      <w:r w:rsidRPr="00833388">
        <w:rPr>
          <w:spacing w:val="-1"/>
        </w:rPr>
        <w:t xml:space="preserve"> </w:t>
      </w:r>
      <w:r w:rsidRPr="00833388">
        <w:t>duy</w:t>
      </w:r>
      <w:r w:rsidRPr="00833388">
        <w:rPr>
          <w:spacing w:val="-1"/>
        </w:rPr>
        <w:t xml:space="preserve"> </w:t>
      </w:r>
      <w:r w:rsidRPr="00833388">
        <w:t>trì hiệu năng.</w:t>
      </w:r>
    </w:p>
    <w:p w14:paraId="321D3C81" w14:textId="77777777" w:rsidR="000C02B1" w:rsidRPr="00833388" w:rsidRDefault="000C02B1" w:rsidP="003529B8">
      <w:pPr>
        <w:pStyle w:val="BodyText"/>
        <w:spacing w:line="276" w:lineRule="auto"/>
        <w:ind w:left="0" w:right="901"/>
        <w:jc w:val="both"/>
      </w:pPr>
      <w:r w:rsidRPr="00833388">
        <w:t>Quan</w:t>
      </w:r>
      <w:r w:rsidRPr="00833388">
        <w:rPr>
          <w:spacing w:val="-3"/>
        </w:rPr>
        <w:t xml:space="preserve"> </w:t>
      </w:r>
      <w:r w:rsidRPr="00833388">
        <w:t>sát</w:t>
      </w:r>
      <w:r w:rsidRPr="00833388">
        <w:rPr>
          <w:spacing w:val="-3"/>
        </w:rPr>
        <w:t xml:space="preserve"> </w:t>
      </w:r>
      <w:r w:rsidRPr="00833388">
        <w:t>kết</w:t>
      </w:r>
      <w:r w:rsidRPr="00833388">
        <w:rPr>
          <w:spacing w:val="-3"/>
        </w:rPr>
        <w:t xml:space="preserve"> </w:t>
      </w:r>
      <w:r w:rsidRPr="00833388">
        <w:t>quả</w:t>
      </w:r>
      <w:r w:rsidRPr="00833388">
        <w:rPr>
          <w:spacing w:val="-3"/>
        </w:rPr>
        <w:t xml:space="preserve"> </w:t>
      </w:r>
      <w:r w:rsidRPr="00833388">
        <w:t>cho</w:t>
      </w:r>
      <w:r w:rsidRPr="00833388">
        <w:rPr>
          <w:spacing w:val="-3"/>
        </w:rPr>
        <w:t xml:space="preserve"> </w:t>
      </w:r>
      <w:r w:rsidRPr="00833388">
        <w:t>thấy</w:t>
      </w:r>
      <w:r w:rsidRPr="00833388">
        <w:rPr>
          <w:spacing w:val="-3"/>
        </w:rPr>
        <w:t xml:space="preserve"> </w:t>
      </w:r>
      <w:r w:rsidRPr="00833388">
        <w:t>các</w:t>
      </w:r>
      <w:r w:rsidRPr="00833388">
        <w:rPr>
          <w:spacing w:val="-3"/>
        </w:rPr>
        <w:t xml:space="preserve"> </w:t>
      </w:r>
      <w:r w:rsidRPr="00833388">
        <w:t>chỉ</w:t>
      </w:r>
      <w:r w:rsidRPr="00833388">
        <w:rPr>
          <w:spacing w:val="-2"/>
        </w:rPr>
        <w:t xml:space="preserve"> </w:t>
      </w:r>
      <w:r w:rsidRPr="00833388">
        <w:t>số hiệu</w:t>
      </w:r>
      <w:r w:rsidRPr="00833388">
        <w:rPr>
          <w:spacing w:val="-3"/>
        </w:rPr>
        <w:t xml:space="preserve"> </w:t>
      </w:r>
      <w:r w:rsidRPr="00833388">
        <w:t>năng</w:t>
      </w:r>
      <w:r w:rsidRPr="00833388">
        <w:rPr>
          <w:spacing w:val="-1"/>
        </w:rPr>
        <w:t xml:space="preserve"> </w:t>
      </w:r>
      <w:r w:rsidRPr="00833388">
        <w:t>như</w:t>
      </w:r>
      <w:r w:rsidRPr="00833388">
        <w:rPr>
          <w:spacing w:val="-2"/>
        </w:rPr>
        <w:t xml:space="preserve"> </w:t>
      </w:r>
      <w:r w:rsidRPr="00833388">
        <w:t>thời</w:t>
      </w:r>
      <w:r w:rsidRPr="00833388">
        <w:rPr>
          <w:spacing w:val="-3"/>
        </w:rPr>
        <w:t xml:space="preserve"> </w:t>
      </w:r>
      <w:r w:rsidRPr="00833388">
        <w:t>gian</w:t>
      </w:r>
      <w:r w:rsidRPr="00833388">
        <w:rPr>
          <w:spacing w:val="-3"/>
        </w:rPr>
        <w:t xml:space="preserve"> </w:t>
      </w:r>
      <w:r w:rsidRPr="00833388">
        <w:t>phản</w:t>
      </w:r>
      <w:r w:rsidRPr="00833388">
        <w:rPr>
          <w:spacing w:val="-3"/>
        </w:rPr>
        <w:t xml:space="preserve"> </w:t>
      </w:r>
      <w:r w:rsidRPr="00833388">
        <w:t>hồi</w:t>
      </w:r>
      <w:r w:rsidRPr="00833388">
        <w:rPr>
          <w:spacing w:val="-1"/>
        </w:rPr>
        <w:t xml:space="preserve"> </w:t>
      </w:r>
      <w:r w:rsidRPr="00833388">
        <w:t>và</w:t>
      </w:r>
      <w:r w:rsidRPr="00833388">
        <w:rPr>
          <w:spacing w:val="-3"/>
        </w:rPr>
        <w:t xml:space="preserve"> </w:t>
      </w:r>
      <w:r w:rsidRPr="00833388">
        <w:t>tỷ</w:t>
      </w:r>
      <w:r w:rsidRPr="00833388">
        <w:rPr>
          <w:spacing w:val="-3"/>
        </w:rPr>
        <w:t xml:space="preserve"> </w:t>
      </w:r>
      <w:r w:rsidRPr="00833388">
        <w:t>lệ lỗi không có sự suy giảm đáng kể theo thời gian. Điều này cho thấy hệ thống không gặp</w:t>
      </w:r>
      <w:r w:rsidRPr="00833388">
        <w:rPr>
          <w:spacing w:val="-3"/>
        </w:rPr>
        <w:t xml:space="preserve"> </w:t>
      </w:r>
      <w:r w:rsidRPr="00833388">
        <w:t>phải</w:t>
      </w:r>
      <w:r w:rsidRPr="00833388">
        <w:rPr>
          <w:spacing w:val="-3"/>
        </w:rPr>
        <w:t xml:space="preserve"> </w:t>
      </w:r>
      <w:r w:rsidRPr="00833388">
        <w:t>các vấn</w:t>
      </w:r>
      <w:r w:rsidRPr="00833388">
        <w:rPr>
          <w:spacing w:val="-3"/>
        </w:rPr>
        <w:t xml:space="preserve"> </w:t>
      </w:r>
      <w:r w:rsidRPr="00833388">
        <w:t>đề như</w:t>
      </w:r>
      <w:r w:rsidRPr="00833388">
        <w:rPr>
          <w:spacing w:val="-2"/>
        </w:rPr>
        <w:t xml:space="preserve"> </w:t>
      </w:r>
      <w:r w:rsidRPr="00833388">
        <w:t>rò</w:t>
      </w:r>
      <w:r w:rsidRPr="00833388">
        <w:rPr>
          <w:spacing w:val="-3"/>
        </w:rPr>
        <w:t xml:space="preserve"> </w:t>
      </w:r>
      <w:r w:rsidRPr="00833388">
        <w:t>rỉ</w:t>
      </w:r>
      <w:r w:rsidRPr="00833388">
        <w:rPr>
          <w:spacing w:val="-3"/>
        </w:rPr>
        <w:t xml:space="preserve"> </w:t>
      </w:r>
      <w:r w:rsidRPr="00833388">
        <w:t>bộ</w:t>
      </w:r>
      <w:r w:rsidRPr="00833388">
        <w:rPr>
          <w:spacing w:val="-3"/>
        </w:rPr>
        <w:t xml:space="preserve"> </w:t>
      </w:r>
      <w:r w:rsidRPr="00833388">
        <w:t>nhớ</w:t>
      </w:r>
      <w:r w:rsidRPr="00833388">
        <w:rPr>
          <w:spacing w:val="-1"/>
        </w:rPr>
        <w:t xml:space="preserve"> </w:t>
      </w:r>
      <w:r w:rsidRPr="00833388">
        <w:t>hoặc</w:t>
      </w:r>
      <w:r w:rsidRPr="00833388">
        <w:rPr>
          <w:spacing w:val="-3"/>
        </w:rPr>
        <w:t xml:space="preserve"> </w:t>
      </w:r>
      <w:r w:rsidRPr="00833388">
        <w:t>suy</w:t>
      </w:r>
      <w:r w:rsidRPr="00833388">
        <w:rPr>
          <w:spacing w:val="-1"/>
        </w:rPr>
        <w:t xml:space="preserve"> </w:t>
      </w:r>
      <w:r w:rsidRPr="00833388">
        <w:t>giảm</w:t>
      </w:r>
      <w:r w:rsidRPr="00833388">
        <w:rPr>
          <w:spacing w:val="-3"/>
        </w:rPr>
        <w:t xml:space="preserve"> </w:t>
      </w:r>
      <w:r w:rsidRPr="00833388">
        <w:t>tài</w:t>
      </w:r>
      <w:r w:rsidRPr="00833388">
        <w:rPr>
          <w:spacing w:val="-3"/>
        </w:rPr>
        <w:t xml:space="preserve"> </w:t>
      </w:r>
      <w:r w:rsidRPr="00833388">
        <w:t>nguyên</w:t>
      </w:r>
      <w:r w:rsidRPr="00833388">
        <w:rPr>
          <w:spacing w:val="-3"/>
        </w:rPr>
        <w:t xml:space="preserve"> </w:t>
      </w:r>
      <w:r w:rsidRPr="00833388">
        <w:t>khi</w:t>
      </w:r>
      <w:r w:rsidRPr="00833388">
        <w:rPr>
          <w:spacing w:val="-3"/>
        </w:rPr>
        <w:t xml:space="preserve"> </w:t>
      </w:r>
      <w:r w:rsidRPr="00833388">
        <w:t>vận</w:t>
      </w:r>
      <w:r w:rsidRPr="00833388">
        <w:rPr>
          <w:spacing w:val="-3"/>
        </w:rPr>
        <w:t xml:space="preserve"> </w:t>
      </w:r>
      <w:r w:rsidRPr="00833388">
        <w:t>hành</w:t>
      </w:r>
      <w:r w:rsidRPr="00833388">
        <w:rPr>
          <w:spacing w:val="-3"/>
        </w:rPr>
        <w:t xml:space="preserve"> </w:t>
      </w:r>
      <w:r w:rsidRPr="00833388">
        <w:t>liên tục.</w:t>
      </w:r>
    </w:p>
    <w:p w14:paraId="26A6EE44" w14:textId="77777777" w:rsidR="000C02B1" w:rsidRPr="00833388" w:rsidRDefault="000C02B1" w:rsidP="003529B8">
      <w:pPr>
        <w:pStyle w:val="BodyText"/>
        <w:spacing w:line="276" w:lineRule="auto"/>
        <w:ind w:left="0" w:right="901"/>
        <w:jc w:val="both"/>
        <w:rPr>
          <w:lang w:val="vi-VN"/>
        </w:rPr>
      </w:pPr>
      <w:r w:rsidRPr="00833388">
        <w:t>Soak</w:t>
      </w:r>
      <w:r w:rsidRPr="00833388">
        <w:rPr>
          <w:spacing w:val="-3"/>
        </w:rPr>
        <w:t xml:space="preserve"> </w:t>
      </w:r>
      <w:r w:rsidRPr="00833388">
        <w:t>Test</w:t>
      </w:r>
      <w:r w:rsidRPr="00833388">
        <w:rPr>
          <w:spacing w:val="-1"/>
        </w:rPr>
        <w:t xml:space="preserve"> </w:t>
      </w:r>
      <w:r w:rsidRPr="00833388">
        <w:t>đóng</w:t>
      </w:r>
      <w:r w:rsidRPr="00833388">
        <w:rPr>
          <w:spacing w:val="-3"/>
        </w:rPr>
        <w:t xml:space="preserve"> </w:t>
      </w:r>
      <w:r w:rsidRPr="00833388">
        <w:t>vai</w:t>
      </w:r>
      <w:r w:rsidRPr="00833388">
        <w:rPr>
          <w:spacing w:val="-3"/>
        </w:rPr>
        <w:t xml:space="preserve"> </w:t>
      </w:r>
      <w:r w:rsidRPr="00833388">
        <w:t>trò</w:t>
      </w:r>
      <w:r w:rsidRPr="00833388">
        <w:rPr>
          <w:spacing w:val="-1"/>
        </w:rPr>
        <w:t xml:space="preserve"> </w:t>
      </w:r>
      <w:r w:rsidRPr="00833388">
        <w:t>quan</w:t>
      </w:r>
      <w:r w:rsidRPr="00833388">
        <w:rPr>
          <w:spacing w:val="-3"/>
        </w:rPr>
        <w:t xml:space="preserve"> </w:t>
      </w:r>
      <w:r w:rsidRPr="00833388">
        <w:t>trọng</w:t>
      </w:r>
      <w:r w:rsidRPr="00833388">
        <w:rPr>
          <w:spacing w:val="-1"/>
        </w:rPr>
        <w:t xml:space="preserve"> </w:t>
      </w:r>
      <w:r w:rsidRPr="00833388">
        <w:t>trong</w:t>
      </w:r>
      <w:r w:rsidRPr="00833388">
        <w:rPr>
          <w:spacing w:val="-3"/>
        </w:rPr>
        <w:t xml:space="preserve"> </w:t>
      </w:r>
      <w:r w:rsidRPr="00833388">
        <w:t>việc</w:t>
      </w:r>
      <w:r w:rsidRPr="00833388">
        <w:rPr>
          <w:spacing w:val="-3"/>
        </w:rPr>
        <w:t xml:space="preserve"> </w:t>
      </w:r>
      <w:r w:rsidRPr="00833388">
        <w:t>đánh</w:t>
      </w:r>
      <w:r w:rsidRPr="00833388">
        <w:rPr>
          <w:spacing w:val="-3"/>
        </w:rPr>
        <w:t xml:space="preserve"> </w:t>
      </w:r>
      <w:r w:rsidRPr="00833388">
        <w:t>giá</w:t>
      </w:r>
      <w:r w:rsidRPr="00833388">
        <w:rPr>
          <w:spacing w:val="-3"/>
        </w:rPr>
        <w:t xml:space="preserve"> </w:t>
      </w:r>
      <w:r w:rsidRPr="00833388">
        <w:t>khả năng</w:t>
      </w:r>
      <w:r w:rsidRPr="00833388">
        <w:rPr>
          <w:spacing w:val="-3"/>
        </w:rPr>
        <w:t xml:space="preserve"> </w:t>
      </w:r>
      <w:r w:rsidRPr="00833388">
        <w:t>vận</w:t>
      </w:r>
      <w:r w:rsidRPr="00833388">
        <w:rPr>
          <w:spacing w:val="-3"/>
        </w:rPr>
        <w:t xml:space="preserve"> </w:t>
      </w:r>
      <w:r w:rsidRPr="00833388">
        <w:t>hành</w:t>
      </w:r>
      <w:r w:rsidRPr="00833388">
        <w:rPr>
          <w:spacing w:val="-3"/>
        </w:rPr>
        <w:t xml:space="preserve"> </w:t>
      </w:r>
      <w:r w:rsidRPr="00833388">
        <w:t>dài hạn của hệ thống trong môi trường thực tế.</w:t>
      </w:r>
    </w:p>
    <w:p w14:paraId="760C8DE5" w14:textId="5EC4A2F9" w:rsidR="00CC5C10" w:rsidRPr="00833388" w:rsidRDefault="000C02B1" w:rsidP="003529B8">
      <w:pPr>
        <w:pStyle w:val="Heading4"/>
        <w:rPr>
          <w:lang w:val="vi-VN"/>
        </w:rPr>
      </w:pPr>
      <w:r w:rsidRPr="00833388">
        <w:rPr>
          <w:lang w:val="vi-VN"/>
        </w:rPr>
        <w:t>Spike Test</w:t>
      </w:r>
    </w:p>
    <w:p w14:paraId="6558F1EE" w14:textId="77777777" w:rsidR="000C02B1" w:rsidRPr="00833388" w:rsidRDefault="000C02B1" w:rsidP="00F85BA6">
      <w:pPr>
        <w:pStyle w:val="BodyText"/>
        <w:spacing w:line="276" w:lineRule="auto"/>
        <w:jc w:val="both"/>
        <w:rPr>
          <w:lang w:val="vi-VN"/>
        </w:rPr>
      </w:pPr>
    </w:p>
    <w:p w14:paraId="24D67E04" w14:textId="77777777" w:rsidR="00CC5C10" w:rsidRPr="00833388" w:rsidRDefault="00CC5C10" w:rsidP="00F85BA6">
      <w:pPr>
        <w:pStyle w:val="NormalWeb"/>
        <w:spacing w:before="0" w:beforeAutospacing="0" w:after="0" w:afterAutospacing="0" w:line="276" w:lineRule="auto"/>
        <w:jc w:val="both"/>
        <w:rPr>
          <w:sz w:val="26"/>
          <w:szCs w:val="26"/>
          <w:lang w:val="vi-VN"/>
        </w:rPr>
      </w:pPr>
    </w:p>
    <w:p w14:paraId="03294F89" w14:textId="513AB1A0" w:rsidR="000C02B1" w:rsidRPr="00833388" w:rsidRDefault="000C02B1" w:rsidP="00F85BA6">
      <w:pPr>
        <w:pStyle w:val="NormalWeb"/>
        <w:spacing w:before="0" w:beforeAutospacing="0" w:after="0" w:afterAutospacing="0" w:line="276" w:lineRule="auto"/>
        <w:jc w:val="both"/>
        <w:rPr>
          <w:sz w:val="26"/>
          <w:szCs w:val="26"/>
          <w:lang w:val="vi-VN"/>
        </w:rPr>
      </w:pPr>
      <w:r w:rsidRPr="00833388">
        <w:rPr>
          <w:b/>
          <w:i/>
          <w:noProof/>
          <w:sz w:val="26"/>
          <w:szCs w:val="26"/>
        </w:rPr>
        <w:lastRenderedPageBreak/>
        <w:drawing>
          <wp:anchor distT="0" distB="0" distL="0" distR="0" simplePos="0" relativeHeight="251668480" behindDoc="1" locked="0" layoutInCell="1" allowOverlap="1" wp14:anchorId="629D86AF" wp14:editId="5044C2B0">
            <wp:simplePos x="0" y="0"/>
            <wp:positionH relativeFrom="page">
              <wp:posOffset>914400</wp:posOffset>
            </wp:positionH>
            <wp:positionV relativeFrom="paragraph">
              <wp:posOffset>367030</wp:posOffset>
            </wp:positionV>
            <wp:extent cx="5732400" cy="2560701"/>
            <wp:effectExtent l="0" t="0" r="0" b="0"/>
            <wp:wrapTopAndBottom/>
            <wp:docPr id="790875208"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8" cstate="print"/>
                    <a:stretch>
                      <a:fillRect/>
                    </a:stretch>
                  </pic:blipFill>
                  <pic:spPr>
                    <a:xfrm>
                      <a:off x="0" y="0"/>
                      <a:ext cx="5732400" cy="2560701"/>
                    </a:xfrm>
                    <a:prstGeom prst="rect">
                      <a:avLst/>
                    </a:prstGeom>
                  </pic:spPr>
                </pic:pic>
              </a:graphicData>
            </a:graphic>
          </wp:anchor>
        </w:drawing>
      </w:r>
    </w:p>
    <w:p w14:paraId="51702FC4" w14:textId="61D38BB2" w:rsidR="000C02B1" w:rsidRPr="00833388" w:rsidRDefault="003529B8" w:rsidP="003529B8">
      <w:pPr>
        <w:pStyle w:val="Caption"/>
        <w:rPr>
          <w:szCs w:val="26"/>
          <w:lang w:val="vi-VN"/>
        </w:rPr>
      </w:pPr>
      <w:bookmarkStart w:id="243" w:name="_Toc232541700"/>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20</w:t>
      </w:r>
      <w:r w:rsidR="00F73565">
        <w:rPr>
          <w:noProof/>
        </w:rPr>
        <w:fldChar w:fldCharType="end"/>
      </w:r>
      <w:r>
        <w:t xml:space="preserve"> </w:t>
      </w:r>
      <w:r w:rsidR="000C02B1" w:rsidRPr="00833388">
        <w:rPr>
          <w:szCs w:val="26"/>
          <w:lang w:val="vi-VN"/>
        </w:rPr>
        <w:t>Spike Test</w:t>
      </w:r>
      <w:bookmarkEnd w:id="243"/>
    </w:p>
    <w:p w14:paraId="73A218C3" w14:textId="01D3ECCE" w:rsidR="000C02B1" w:rsidRPr="00833388" w:rsidRDefault="000C02B1" w:rsidP="00F85BA6">
      <w:pPr>
        <w:pStyle w:val="BodyText"/>
        <w:spacing w:line="276" w:lineRule="auto"/>
        <w:ind w:right="1038" w:firstLine="719"/>
        <w:jc w:val="both"/>
      </w:pPr>
      <w:r w:rsidRPr="00833388">
        <w:t>Hình</w:t>
      </w:r>
      <w:r w:rsidRPr="00833388">
        <w:rPr>
          <w:spacing w:val="-3"/>
          <w:lang w:val="vi-VN"/>
        </w:rPr>
        <w:t xml:space="preserve"> 4.18</w:t>
      </w:r>
      <w:r w:rsidRPr="00833388">
        <w:rPr>
          <w:spacing w:val="-3"/>
        </w:rPr>
        <w:t xml:space="preserve"> </w:t>
      </w:r>
      <w:r w:rsidRPr="00833388">
        <w:t>minh</w:t>
      </w:r>
      <w:r w:rsidRPr="00833388">
        <w:rPr>
          <w:spacing w:val="-3"/>
        </w:rPr>
        <w:t xml:space="preserve"> </w:t>
      </w:r>
      <w:r w:rsidRPr="00833388">
        <w:t>họa kết</w:t>
      </w:r>
      <w:r w:rsidRPr="00833388">
        <w:rPr>
          <w:spacing w:val="-1"/>
        </w:rPr>
        <w:t xml:space="preserve"> </w:t>
      </w:r>
      <w:r w:rsidRPr="00833388">
        <w:t>quả</w:t>
      </w:r>
      <w:r w:rsidRPr="00833388">
        <w:rPr>
          <w:spacing w:val="-3"/>
        </w:rPr>
        <w:t xml:space="preserve"> </w:t>
      </w:r>
      <w:r w:rsidRPr="00833388">
        <w:t>Spike</w:t>
      </w:r>
      <w:r w:rsidRPr="00833388">
        <w:rPr>
          <w:spacing w:val="-1"/>
        </w:rPr>
        <w:t xml:space="preserve"> </w:t>
      </w:r>
      <w:r w:rsidRPr="00833388">
        <w:t>Test,</w:t>
      </w:r>
      <w:r w:rsidRPr="00833388">
        <w:rPr>
          <w:spacing w:val="-3"/>
        </w:rPr>
        <w:t xml:space="preserve"> </w:t>
      </w:r>
      <w:r w:rsidRPr="00833388">
        <w:t>trong</w:t>
      </w:r>
      <w:r w:rsidRPr="00833388">
        <w:rPr>
          <w:spacing w:val="-3"/>
        </w:rPr>
        <w:t xml:space="preserve"> </w:t>
      </w:r>
      <w:r w:rsidRPr="00833388">
        <w:t>đó</w:t>
      </w:r>
      <w:r w:rsidRPr="00833388">
        <w:rPr>
          <w:spacing w:val="-3"/>
        </w:rPr>
        <w:t xml:space="preserve"> </w:t>
      </w:r>
      <w:r w:rsidRPr="00833388">
        <w:t>tải</w:t>
      </w:r>
      <w:r w:rsidRPr="00833388">
        <w:rPr>
          <w:spacing w:val="-3"/>
        </w:rPr>
        <w:t xml:space="preserve"> </w:t>
      </w:r>
      <w:r w:rsidRPr="00833388">
        <w:t>truy</w:t>
      </w:r>
      <w:r w:rsidRPr="00833388">
        <w:rPr>
          <w:spacing w:val="-3"/>
        </w:rPr>
        <w:t xml:space="preserve"> </w:t>
      </w:r>
      <w:r w:rsidRPr="00833388">
        <w:t>cập</w:t>
      </w:r>
      <w:r w:rsidRPr="00833388">
        <w:rPr>
          <w:spacing w:val="-3"/>
        </w:rPr>
        <w:t xml:space="preserve"> </w:t>
      </w:r>
      <w:r w:rsidRPr="00833388">
        <w:t>tăng</w:t>
      </w:r>
      <w:r w:rsidRPr="00833388">
        <w:rPr>
          <w:spacing w:val="-3"/>
        </w:rPr>
        <w:t xml:space="preserve"> </w:t>
      </w:r>
      <w:r w:rsidRPr="00833388">
        <w:t>đột</w:t>
      </w:r>
      <w:r w:rsidRPr="00833388">
        <w:rPr>
          <w:spacing w:val="-1"/>
        </w:rPr>
        <w:t xml:space="preserve"> </w:t>
      </w:r>
      <w:r w:rsidRPr="00833388">
        <w:t>ngột</w:t>
      </w:r>
      <w:r w:rsidRPr="00833388">
        <w:rPr>
          <w:spacing w:val="-3"/>
        </w:rPr>
        <w:t xml:space="preserve"> </w:t>
      </w:r>
      <w:r w:rsidRPr="00833388">
        <w:t>trong thời</w:t>
      </w:r>
      <w:r w:rsidRPr="00833388">
        <w:rPr>
          <w:spacing w:val="-1"/>
        </w:rPr>
        <w:t xml:space="preserve"> </w:t>
      </w:r>
      <w:r w:rsidRPr="00833388">
        <w:t>gian ngắn</w:t>
      </w:r>
      <w:r w:rsidRPr="00833388">
        <w:rPr>
          <w:spacing w:val="-1"/>
        </w:rPr>
        <w:t xml:space="preserve"> </w:t>
      </w:r>
      <w:r w:rsidRPr="00833388">
        <w:t>nhằm</w:t>
      </w:r>
      <w:r w:rsidRPr="00833388">
        <w:rPr>
          <w:spacing w:val="-1"/>
        </w:rPr>
        <w:t xml:space="preserve"> </w:t>
      </w:r>
      <w:r w:rsidRPr="00833388">
        <w:t>mô</w:t>
      </w:r>
      <w:r w:rsidRPr="00833388">
        <w:rPr>
          <w:spacing w:val="-1"/>
        </w:rPr>
        <w:t xml:space="preserve"> </w:t>
      </w:r>
      <w:r w:rsidRPr="00833388">
        <w:t>phỏng</w:t>
      </w:r>
      <w:r w:rsidRPr="00833388">
        <w:rPr>
          <w:spacing w:val="-1"/>
        </w:rPr>
        <w:t xml:space="preserve"> </w:t>
      </w:r>
      <w:r w:rsidRPr="00833388">
        <w:t>các tình</w:t>
      </w:r>
      <w:r w:rsidRPr="00833388">
        <w:rPr>
          <w:spacing w:val="-1"/>
        </w:rPr>
        <w:t xml:space="preserve"> </w:t>
      </w:r>
      <w:r w:rsidRPr="00833388">
        <w:t>huống bất</w:t>
      </w:r>
      <w:r w:rsidRPr="00833388">
        <w:rPr>
          <w:spacing w:val="-1"/>
        </w:rPr>
        <w:t xml:space="preserve"> </w:t>
      </w:r>
      <w:r w:rsidRPr="00833388">
        <w:t>thường</w:t>
      </w:r>
      <w:r w:rsidRPr="00833388">
        <w:rPr>
          <w:spacing w:val="-1"/>
        </w:rPr>
        <w:t xml:space="preserve"> </w:t>
      </w:r>
      <w:r w:rsidRPr="00833388">
        <w:t>như lượng lớn</w:t>
      </w:r>
      <w:r w:rsidRPr="00833388">
        <w:rPr>
          <w:spacing w:val="-1"/>
        </w:rPr>
        <w:t xml:space="preserve"> </w:t>
      </w:r>
      <w:r w:rsidRPr="00833388">
        <w:t>người</w:t>
      </w:r>
      <w:r w:rsidRPr="00833388">
        <w:rPr>
          <w:spacing w:val="-1"/>
        </w:rPr>
        <w:t xml:space="preserve"> </w:t>
      </w:r>
      <w:r w:rsidRPr="00833388">
        <w:t>dùng truy cập đồng thời.</w:t>
      </w:r>
    </w:p>
    <w:p w14:paraId="2C9CD9AB" w14:textId="77777777" w:rsidR="000C02B1" w:rsidRPr="00833388" w:rsidRDefault="000C02B1" w:rsidP="003529B8">
      <w:pPr>
        <w:pStyle w:val="BodyText"/>
        <w:spacing w:line="276" w:lineRule="auto"/>
        <w:ind w:left="0"/>
        <w:jc w:val="both"/>
      </w:pPr>
      <w:r w:rsidRPr="00833388">
        <w:t>Kết</w:t>
      </w:r>
      <w:r w:rsidRPr="00833388">
        <w:rPr>
          <w:spacing w:val="-5"/>
        </w:rPr>
        <w:t xml:space="preserve"> </w:t>
      </w:r>
      <w:r w:rsidRPr="00833388">
        <w:t>quả</w:t>
      </w:r>
      <w:r w:rsidRPr="00833388">
        <w:rPr>
          <w:spacing w:val="-4"/>
        </w:rPr>
        <w:t xml:space="preserve"> </w:t>
      </w:r>
      <w:r w:rsidRPr="00833388">
        <w:t>cho</w:t>
      </w:r>
      <w:r w:rsidRPr="00833388">
        <w:rPr>
          <w:spacing w:val="-1"/>
        </w:rPr>
        <w:t xml:space="preserve"> </w:t>
      </w:r>
      <w:r w:rsidRPr="00833388">
        <w:t>thấy</w:t>
      </w:r>
      <w:r w:rsidRPr="00833388">
        <w:rPr>
          <w:spacing w:val="-5"/>
        </w:rPr>
        <w:t xml:space="preserve"> </w:t>
      </w:r>
      <w:r w:rsidRPr="00833388">
        <w:t>hệ</w:t>
      </w:r>
      <w:r w:rsidRPr="00833388">
        <w:rPr>
          <w:spacing w:val="-1"/>
        </w:rPr>
        <w:t xml:space="preserve"> </w:t>
      </w:r>
      <w:r w:rsidRPr="00833388">
        <w:t>thống</w:t>
      </w:r>
      <w:r w:rsidRPr="00833388">
        <w:rPr>
          <w:spacing w:val="-4"/>
        </w:rPr>
        <w:t xml:space="preserve"> </w:t>
      </w:r>
      <w:r w:rsidRPr="00833388">
        <w:t>có</w:t>
      </w:r>
      <w:r w:rsidRPr="00833388">
        <w:rPr>
          <w:spacing w:val="-4"/>
        </w:rPr>
        <w:t xml:space="preserve"> </w:t>
      </w:r>
      <w:r w:rsidRPr="00833388">
        <w:t>sự</w:t>
      </w:r>
      <w:r w:rsidRPr="00833388">
        <w:rPr>
          <w:spacing w:val="-4"/>
        </w:rPr>
        <w:t xml:space="preserve"> </w:t>
      </w:r>
      <w:r w:rsidRPr="00833388">
        <w:t>gia</w:t>
      </w:r>
      <w:r w:rsidRPr="00833388">
        <w:rPr>
          <w:spacing w:val="-4"/>
        </w:rPr>
        <w:t xml:space="preserve"> </w:t>
      </w:r>
      <w:r w:rsidRPr="00833388">
        <w:t>tăng</w:t>
      </w:r>
      <w:r w:rsidRPr="00833388">
        <w:rPr>
          <w:spacing w:val="-4"/>
        </w:rPr>
        <w:t xml:space="preserve"> </w:t>
      </w:r>
      <w:r w:rsidRPr="00833388">
        <w:t>rõ</w:t>
      </w:r>
      <w:r w:rsidRPr="00833388">
        <w:rPr>
          <w:spacing w:val="-4"/>
        </w:rPr>
        <w:t xml:space="preserve"> </w:t>
      </w:r>
      <w:r w:rsidRPr="00833388">
        <w:t>rệt</w:t>
      </w:r>
      <w:r w:rsidRPr="00833388">
        <w:rPr>
          <w:spacing w:val="-5"/>
        </w:rPr>
        <w:t xml:space="preserve"> </w:t>
      </w:r>
      <w:r w:rsidRPr="00833388">
        <w:t>về</w:t>
      </w:r>
      <w:r w:rsidRPr="00833388">
        <w:rPr>
          <w:spacing w:val="-4"/>
        </w:rPr>
        <w:t xml:space="preserve"> </w:t>
      </w:r>
      <w:r w:rsidRPr="00833388">
        <w:t>thời</w:t>
      </w:r>
      <w:r w:rsidRPr="00833388">
        <w:rPr>
          <w:spacing w:val="-4"/>
        </w:rPr>
        <w:t xml:space="preserve"> </w:t>
      </w:r>
      <w:r w:rsidRPr="00833388">
        <w:t>gian</w:t>
      </w:r>
      <w:r w:rsidRPr="00833388">
        <w:rPr>
          <w:spacing w:val="-4"/>
        </w:rPr>
        <w:t xml:space="preserve"> </w:t>
      </w:r>
      <w:r w:rsidRPr="00833388">
        <w:t>phản</w:t>
      </w:r>
      <w:r w:rsidRPr="00833388">
        <w:rPr>
          <w:spacing w:val="-3"/>
        </w:rPr>
        <w:t xml:space="preserve"> </w:t>
      </w:r>
      <w:r w:rsidRPr="00833388">
        <w:t>hồi</w:t>
      </w:r>
      <w:r w:rsidRPr="00833388">
        <w:rPr>
          <w:spacing w:val="-2"/>
        </w:rPr>
        <w:t xml:space="preserve"> </w:t>
      </w:r>
      <w:r w:rsidRPr="00833388">
        <w:t>khi</w:t>
      </w:r>
      <w:r w:rsidRPr="00833388">
        <w:rPr>
          <w:spacing w:val="-4"/>
        </w:rPr>
        <w:t xml:space="preserve"> </w:t>
      </w:r>
      <w:r w:rsidRPr="00833388">
        <w:t>xảy</w:t>
      </w:r>
      <w:r w:rsidRPr="00833388">
        <w:rPr>
          <w:spacing w:val="-5"/>
        </w:rPr>
        <w:t xml:space="preserve"> ra</w:t>
      </w:r>
    </w:p>
    <w:p w14:paraId="18572D18" w14:textId="77777777" w:rsidR="000C02B1" w:rsidRPr="00833388" w:rsidRDefault="000C02B1" w:rsidP="003529B8">
      <w:pPr>
        <w:pStyle w:val="BodyText"/>
        <w:spacing w:line="276" w:lineRule="auto"/>
        <w:ind w:left="0"/>
        <w:jc w:val="both"/>
      </w:pPr>
      <w:r w:rsidRPr="00833388">
        <w:t>đột</w:t>
      </w:r>
      <w:r w:rsidRPr="00833388">
        <w:rPr>
          <w:spacing w:val="-5"/>
        </w:rPr>
        <w:t xml:space="preserve"> </w:t>
      </w:r>
      <w:r w:rsidRPr="00833388">
        <w:t>biến</w:t>
      </w:r>
      <w:r w:rsidRPr="00833388">
        <w:rPr>
          <w:spacing w:val="-4"/>
        </w:rPr>
        <w:t xml:space="preserve"> </w:t>
      </w:r>
      <w:r w:rsidRPr="00833388">
        <w:t>tải,</w:t>
      </w:r>
      <w:r w:rsidRPr="00833388">
        <w:rPr>
          <w:spacing w:val="-5"/>
        </w:rPr>
        <w:t xml:space="preserve"> </w:t>
      </w:r>
      <w:r w:rsidRPr="00833388">
        <w:t>tuy</w:t>
      </w:r>
      <w:r w:rsidRPr="00833388">
        <w:rPr>
          <w:spacing w:val="-4"/>
        </w:rPr>
        <w:t xml:space="preserve"> </w:t>
      </w:r>
      <w:r w:rsidRPr="00833388">
        <w:t>nhiên</w:t>
      </w:r>
      <w:r w:rsidRPr="00833388">
        <w:rPr>
          <w:spacing w:val="-4"/>
        </w:rPr>
        <w:t xml:space="preserve"> </w:t>
      </w:r>
      <w:r w:rsidRPr="00833388">
        <w:t>sau</w:t>
      </w:r>
      <w:r w:rsidRPr="00833388">
        <w:rPr>
          <w:spacing w:val="-5"/>
        </w:rPr>
        <w:t xml:space="preserve"> </w:t>
      </w:r>
      <w:r w:rsidRPr="00833388">
        <w:t>khi</w:t>
      </w:r>
      <w:r w:rsidRPr="00833388">
        <w:rPr>
          <w:spacing w:val="-4"/>
        </w:rPr>
        <w:t xml:space="preserve"> </w:t>
      </w:r>
      <w:r w:rsidRPr="00833388">
        <w:t>tải</w:t>
      </w:r>
      <w:r w:rsidRPr="00833388">
        <w:rPr>
          <w:spacing w:val="-4"/>
        </w:rPr>
        <w:t xml:space="preserve"> </w:t>
      </w:r>
      <w:r w:rsidRPr="00833388">
        <w:t>giảm,</w:t>
      </w:r>
      <w:r w:rsidRPr="00833388">
        <w:rPr>
          <w:spacing w:val="-5"/>
        </w:rPr>
        <w:t xml:space="preserve"> </w:t>
      </w:r>
      <w:r w:rsidRPr="00833388">
        <w:t>hệ</w:t>
      </w:r>
      <w:r w:rsidRPr="00833388">
        <w:rPr>
          <w:spacing w:val="-4"/>
        </w:rPr>
        <w:t xml:space="preserve"> </w:t>
      </w:r>
      <w:r w:rsidRPr="00833388">
        <w:t>thống</w:t>
      </w:r>
      <w:r w:rsidRPr="00833388">
        <w:rPr>
          <w:spacing w:val="-4"/>
        </w:rPr>
        <w:t xml:space="preserve"> </w:t>
      </w:r>
      <w:r w:rsidRPr="00833388">
        <w:t>nhanh</w:t>
      </w:r>
      <w:r w:rsidRPr="00833388">
        <w:rPr>
          <w:spacing w:val="-5"/>
        </w:rPr>
        <w:t xml:space="preserve"> </w:t>
      </w:r>
      <w:r w:rsidRPr="00833388">
        <w:t>chóng</w:t>
      </w:r>
      <w:r w:rsidRPr="00833388">
        <w:rPr>
          <w:spacing w:val="-4"/>
        </w:rPr>
        <w:t xml:space="preserve"> </w:t>
      </w:r>
      <w:r w:rsidRPr="00833388">
        <w:t>trở</w:t>
      </w:r>
      <w:r w:rsidRPr="00833388">
        <w:rPr>
          <w:spacing w:val="-3"/>
        </w:rPr>
        <w:t xml:space="preserve"> </w:t>
      </w:r>
      <w:r w:rsidRPr="00833388">
        <w:t>về</w:t>
      </w:r>
      <w:r w:rsidRPr="00833388">
        <w:rPr>
          <w:spacing w:val="-4"/>
        </w:rPr>
        <w:t xml:space="preserve"> </w:t>
      </w:r>
      <w:r w:rsidRPr="00833388">
        <w:t>trạng</w:t>
      </w:r>
      <w:r w:rsidRPr="00833388">
        <w:rPr>
          <w:spacing w:val="-4"/>
        </w:rPr>
        <w:t xml:space="preserve"> </w:t>
      </w:r>
      <w:r w:rsidRPr="00833388">
        <w:t>thái</w:t>
      </w:r>
      <w:r w:rsidRPr="00833388">
        <w:rPr>
          <w:spacing w:val="-5"/>
        </w:rPr>
        <w:t xml:space="preserve"> </w:t>
      </w:r>
      <w:r w:rsidRPr="00833388">
        <w:t>ổn</w:t>
      </w:r>
      <w:r w:rsidRPr="00833388">
        <w:rPr>
          <w:spacing w:val="-2"/>
        </w:rPr>
        <w:t xml:space="preserve"> định.</w:t>
      </w:r>
    </w:p>
    <w:p w14:paraId="6369BF7E" w14:textId="77777777" w:rsidR="000C02B1" w:rsidRPr="00833388" w:rsidRDefault="000C02B1" w:rsidP="003529B8">
      <w:pPr>
        <w:pStyle w:val="BodyText"/>
        <w:spacing w:line="276" w:lineRule="auto"/>
        <w:ind w:left="0" w:right="850"/>
        <w:jc w:val="both"/>
      </w:pPr>
      <w:r w:rsidRPr="00833388">
        <w:t>Điều</w:t>
      </w:r>
      <w:r w:rsidRPr="00833388">
        <w:rPr>
          <w:spacing w:val="-3"/>
        </w:rPr>
        <w:t xml:space="preserve"> </w:t>
      </w:r>
      <w:r w:rsidRPr="00833388">
        <w:t>này</w:t>
      </w:r>
      <w:r w:rsidRPr="00833388">
        <w:rPr>
          <w:spacing w:val="-3"/>
        </w:rPr>
        <w:t xml:space="preserve"> </w:t>
      </w:r>
      <w:r w:rsidRPr="00833388">
        <w:t>cho</w:t>
      </w:r>
      <w:r w:rsidRPr="00833388">
        <w:rPr>
          <w:spacing w:val="-3"/>
        </w:rPr>
        <w:t xml:space="preserve"> </w:t>
      </w:r>
      <w:r w:rsidRPr="00833388">
        <w:t>thấy</w:t>
      </w:r>
      <w:r w:rsidRPr="00833388">
        <w:rPr>
          <w:spacing w:val="-1"/>
        </w:rPr>
        <w:t xml:space="preserve"> </w:t>
      </w:r>
      <w:r w:rsidRPr="00833388">
        <w:t>hệ</w:t>
      </w:r>
      <w:r w:rsidRPr="00833388">
        <w:rPr>
          <w:spacing w:val="-3"/>
        </w:rPr>
        <w:t xml:space="preserve"> </w:t>
      </w:r>
      <w:r w:rsidRPr="00833388">
        <w:t>thống</w:t>
      </w:r>
      <w:r w:rsidRPr="00833388">
        <w:rPr>
          <w:spacing w:val="-3"/>
        </w:rPr>
        <w:t xml:space="preserve"> </w:t>
      </w:r>
      <w:r w:rsidRPr="00833388">
        <w:t>có</w:t>
      </w:r>
      <w:r w:rsidRPr="00833388">
        <w:rPr>
          <w:spacing w:val="-3"/>
        </w:rPr>
        <w:t xml:space="preserve"> </w:t>
      </w:r>
      <w:r w:rsidRPr="00833388">
        <w:t>khả</w:t>
      </w:r>
      <w:r w:rsidRPr="00833388">
        <w:rPr>
          <w:spacing w:val="-3"/>
        </w:rPr>
        <w:t xml:space="preserve"> </w:t>
      </w:r>
      <w:r w:rsidRPr="00833388">
        <w:t>năng</w:t>
      </w:r>
      <w:r w:rsidRPr="00833388">
        <w:rPr>
          <w:spacing w:val="-3"/>
        </w:rPr>
        <w:t xml:space="preserve"> </w:t>
      </w:r>
      <w:r w:rsidRPr="00833388">
        <w:t>phục hồi</w:t>
      </w:r>
      <w:r w:rsidRPr="00833388">
        <w:rPr>
          <w:spacing w:val="-3"/>
        </w:rPr>
        <w:t xml:space="preserve"> </w:t>
      </w:r>
      <w:r w:rsidRPr="00833388">
        <w:t>tốt</w:t>
      </w:r>
      <w:r w:rsidRPr="00833388">
        <w:rPr>
          <w:spacing w:val="-3"/>
        </w:rPr>
        <w:t xml:space="preserve"> </w:t>
      </w:r>
      <w:r w:rsidRPr="00833388">
        <w:t>trước các</w:t>
      </w:r>
      <w:r w:rsidRPr="00833388">
        <w:rPr>
          <w:spacing w:val="-3"/>
        </w:rPr>
        <w:t xml:space="preserve"> </w:t>
      </w:r>
      <w:r w:rsidRPr="00833388">
        <w:t>biến</w:t>
      </w:r>
      <w:r w:rsidRPr="00833388">
        <w:rPr>
          <w:spacing w:val="-1"/>
        </w:rPr>
        <w:t xml:space="preserve"> </w:t>
      </w:r>
      <w:r w:rsidRPr="00833388">
        <w:t>động</w:t>
      </w:r>
      <w:r w:rsidRPr="00833388">
        <w:rPr>
          <w:spacing w:val="-3"/>
        </w:rPr>
        <w:t xml:space="preserve"> </w:t>
      </w:r>
      <w:r w:rsidRPr="00833388">
        <w:t>đột</w:t>
      </w:r>
      <w:r w:rsidRPr="00833388">
        <w:rPr>
          <w:spacing w:val="-3"/>
        </w:rPr>
        <w:t xml:space="preserve"> </w:t>
      </w:r>
      <w:r w:rsidRPr="00833388">
        <w:t>ngột</w:t>
      </w:r>
      <w:r w:rsidRPr="00833388">
        <w:rPr>
          <w:spacing w:val="-3"/>
        </w:rPr>
        <w:t xml:space="preserve"> </w:t>
      </w:r>
      <w:r w:rsidRPr="00833388">
        <w:t>về lưu lượng truy cập.</w:t>
      </w:r>
    </w:p>
    <w:p w14:paraId="6AE43371" w14:textId="77777777" w:rsidR="000C02B1" w:rsidRPr="00833388" w:rsidRDefault="000C02B1" w:rsidP="003529B8">
      <w:pPr>
        <w:pStyle w:val="BodyText"/>
        <w:spacing w:line="276" w:lineRule="auto"/>
        <w:ind w:left="0" w:right="850"/>
        <w:jc w:val="both"/>
        <w:rPr>
          <w:lang w:val="vi-VN"/>
        </w:rPr>
      </w:pPr>
      <w:r w:rsidRPr="00833388">
        <w:t>Spike</w:t>
      </w:r>
      <w:r w:rsidRPr="00833388">
        <w:rPr>
          <w:spacing w:val="-3"/>
        </w:rPr>
        <w:t xml:space="preserve"> </w:t>
      </w:r>
      <w:r w:rsidRPr="00833388">
        <w:t>Test</w:t>
      </w:r>
      <w:r w:rsidRPr="00833388">
        <w:rPr>
          <w:spacing w:val="-1"/>
        </w:rPr>
        <w:t xml:space="preserve"> </w:t>
      </w:r>
      <w:r w:rsidRPr="00833388">
        <w:t>giúp</w:t>
      </w:r>
      <w:r w:rsidRPr="00833388">
        <w:rPr>
          <w:spacing w:val="-3"/>
        </w:rPr>
        <w:t xml:space="preserve"> </w:t>
      </w:r>
      <w:r w:rsidRPr="00833388">
        <w:t>đánh</w:t>
      </w:r>
      <w:r w:rsidRPr="00833388">
        <w:rPr>
          <w:spacing w:val="-3"/>
        </w:rPr>
        <w:t xml:space="preserve"> </w:t>
      </w:r>
      <w:r w:rsidRPr="00833388">
        <w:t>giá</w:t>
      </w:r>
      <w:r w:rsidRPr="00833388">
        <w:rPr>
          <w:spacing w:val="-3"/>
        </w:rPr>
        <w:t xml:space="preserve"> </w:t>
      </w:r>
      <w:r w:rsidRPr="00833388">
        <w:t>khả</w:t>
      </w:r>
      <w:r w:rsidRPr="00833388">
        <w:rPr>
          <w:spacing w:val="-3"/>
        </w:rPr>
        <w:t xml:space="preserve"> </w:t>
      </w:r>
      <w:r w:rsidRPr="00833388">
        <w:t>năng thích</w:t>
      </w:r>
      <w:r w:rsidRPr="00833388">
        <w:rPr>
          <w:spacing w:val="-2"/>
        </w:rPr>
        <w:t xml:space="preserve"> </w:t>
      </w:r>
      <w:r w:rsidRPr="00833388">
        <w:t>ứng</w:t>
      </w:r>
      <w:r w:rsidRPr="00833388">
        <w:rPr>
          <w:spacing w:val="-1"/>
        </w:rPr>
        <w:t xml:space="preserve"> </w:t>
      </w:r>
      <w:r w:rsidRPr="00833388">
        <w:t>và</w:t>
      </w:r>
      <w:r w:rsidRPr="00833388">
        <w:rPr>
          <w:spacing w:val="-3"/>
        </w:rPr>
        <w:t xml:space="preserve"> </w:t>
      </w:r>
      <w:r w:rsidRPr="00833388">
        <w:t>phục</w:t>
      </w:r>
      <w:r w:rsidRPr="00833388">
        <w:rPr>
          <w:spacing w:val="-2"/>
        </w:rPr>
        <w:t xml:space="preserve"> </w:t>
      </w:r>
      <w:r w:rsidRPr="00833388">
        <w:t>hồi</w:t>
      </w:r>
      <w:r w:rsidRPr="00833388">
        <w:rPr>
          <w:spacing w:val="-3"/>
        </w:rPr>
        <w:t xml:space="preserve"> </w:t>
      </w:r>
      <w:r w:rsidRPr="00833388">
        <w:t>của</w:t>
      </w:r>
      <w:r w:rsidRPr="00833388">
        <w:rPr>
          <w:spacing w:val="-2"/>
        </w:rPr>
        <w:t xml:space="preserve"> </w:t>
      </w:r>
      <w:r w:rsidRPr="00833388">
        <w:t>hệ</w:t>
      </w:r>
      <w:r w:rsidRPr="00833388">
        <w:rPr>
          <w:spacing w:val="-3"/>
        </w:rPr>
        <w:t xml:space="preserve"> </w:t>
      </w:r>
      <w:r w:rsidRPr="00833388">
        <w:t>thống</w:t>
      </w:r>
      <w:r w:rsidRPr="00833388">
        <w:rPr>
          <w:spacing w:val="-3"/>
        </w:rPr>
        <w:t xml:space="preserve"> </w:t>
      </w:r>
      <w:r w:rsidRPr="00833388">
        <w:t>trong</w:t>
      </w:r>
      <w:r w:rsidRPr="00833388">
        <w:rPr>
          <w:spacing w:val="-3"/>
        </w:rPr>
        <w:t xml:space="preserve"> </w:t>
      </w:r>
      <w:r w:rsidRPr="00833388">
        <w:t>các tình huống không dự đoán trước.</w:t>
      </w:r>
    </w:p>
    <w:p w14:paraId="6753861A" w14:textId="01428CA5" w:rsidR="000C02B1" w:rsidRPr="00833388" w:rsidRDefault="000C02B1" w:rsidP="003529B8">
      <w:pPr>
        <w:pStyle w:val="Heading4"/>
        <w:rPr>
          <w:lang w:val="vi-VN"/>
        </w:rPr>
      </w:pPr>
      <w:r w:rsidRPr="00833388">
        <w:rPr>
          <w:lang w:val="vi-VN"/>
        </w:rPr>
        <w:t>Negative Test</w:t>
      </w:r>
    </w:p>
    <w:p w14:paraId="1A73890B" w14:textId="77777777" w:rsidR="000C02B1" w:rsidRPr="00833388" w:rsidRDefault="000C02B1" w:rsidP="00F85BA6">
      <w:pPr>
        <w:pStyle w:val="BodyText"/>
        <w:spacing w:line="276" w:lineRule="auto"/>
        <w:ind w:right="850"/>
        <w:jc w:val="both"/>
        <w:rPr>
          <w:lang w:val="vi-VN"/>
        </w:rPr>
      </w:pPr>
    </w:p>
    <w:p w14:paraId="1C84B0CE" w14:textId="77777777" w:rsidR="000C02B1" w:rsidRPr="00833388" w:rsidRDefault="000C02B1" w:rsidP="00F85BA6">
      <w:pPr>
        <w:pStyle w:val="NormalWeb"/>
        <w:spacing w:before="0" w:beforeAutospacing="0" w:after="0" w:afterAutospacing="0" w:line="276" w:lineRule="auto"/>
        <w:jc w:val="both"/>
        <w:rPr>
          <w:sz w:val="26"/>
          <w:szCs w:val="26"/>
          <w:lang w:val="vi"/>
        </w:rPr>
      </w:pPr>
    </w:p>
    <w:p w14:paraId="1443E0EB" w14:textId="77777777" w:rsidR="000C02B1" w:rsidRPr="00833388" w:rsidRDefault="000C02B1" w:rsidP="00F85BA6">
      <w:pPr>
        <w:pStyle w:val="NormalWeb"/>
        <w:spacing w:before="0" w:beforeAutospacing="0" w:after="0" w:afterAutospacing="0" w:line="276" w:lineRule="auto"/>
        <w:jc w:val="both"/>
        <w:rPr>
          <w:sz w:val="26"/>
          <w:szCs w:val="26"/>
          <w:lang w:val="vi-VN"/>
        </w:rPr>
      </w:pPr>
    </w:p>
    <w:p w14:paraId="405ABD37" w14:textId="77777777" w:rsidR="000C02B1" w:rsidRPr="00833388" w:rsidRDefault="000C02B1" w:rsidP="00F85BA6">
      <w:pPr>
        <w:pStyle w:val="NormalWeb"/>
        <w:spacing w:before="0" w:beforeAutospacing="0" w:after="0" w:afterAutospacing="0" w:line="276" w:lineRule="auto"/>
        <w:jc w:val="both"/>
        <w:rPr>
          <w:sz w:val="26"/>
          <w:szCs w:val="26"/>
          <w:lang w:val="vi-VN"/>
        </w:rPr>
      </w:pPr>
    </w:p>
    <w:p w14:paraId="1CE154A0" w14:textId="77777777" w:rsidR="000C02B1" w:rsidRPr="00833388" w:rsidRDefault="000C02B1" w:rsidP="00F85BA6">
      <w:pPr>
        <w:pStyle w:val="NormalWeb"/>
        <w:spacing w:before="0" w:beforeAutospacing="0" w:after="0" w:afterAutospacing="0" w:line="276" w:lineRule="auto"/>
        <w:jc w:val="both"/>
        <w:rPr>
          <w:sz w:val="26"/>
          <w:szCs w:val="26"/>
          <w:lang w:val="vi-VN"/>
        </w:rPr>
      </w:pPr>
    </w:p>
    <w:p w14:paraId="1E9AA108" w14:textId="77777777" w:rsidR="000C02B1" w:rsidRPr="00833388" w:rsidRDefault="000C02B1" w:rsidP="00F85BA6">
      <w:pPr>
        <w:pStyle w:val="NormalWeb"/>
        <w:spacing w:before="0" w:beforeAutospacing="0" w:after="0" w:afterAutospacing="0" w:line="276" w:lineRule="auto"/>
        <w:jc w:val="both"/>
        <w:rPr>
          <w:sz w:val="26"/>
          <w:szCs w:val="26"/>
          <w:lang w:val="vi-VN"/>
        </w:rPr>
      </w:pPr>
    </w:p>
    <w:p w14:paraId="070E83DB" w14:textId="1238273E" w:rsidR="000C02B1" w:rsidRPr="00833388" w:rsidRDefault="000C02B1" w:rsidP="00F85BA6">
      <w:pPr>
        <w:pStyle w:val="NormalWeb"/>
        <w:spacing w:before="0" w:beforeAutospacing="0" w:after="0" w:afterAutospacing="0" w:line="276" w:lineRule="auto"/>
        <w:jc w:val="both"/>
        <w:rPr>
          <w:sz w:val="26"/>
          <w:szCs w:val="26"/>
          <w:lang w:val="vi-VN"/>
        </w:rPr>
      </w:pPr>
      <w:r w:rsidRPr="00833388">
        <w:rPr>
          <w:b/>
          <w:i/>
          <w:noProof/>
          <w:sz w:val="26"/>
          <w:szCs w:val="26"/>
        </w:rPr>
        <w:lastRenderedPageBreak/>
        <w:drawing>
          <wp:inline distT="0" distB="0" distL="0" distR="0" wp14:anchorId="58FE188B" wp14:editId="57F68A39">
            <wp:extent cx="5721884" cy="2569654"/>
            <wp:effectExtent l="0" t="0" r="0" b="2540"/>
            <wp:docPr id="30498247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21884" cy="2569654"/>
                    </a:xfrm>
                    <a:prstGeom prst="rect">
                      <a:avLst/>
                    </a:prstGeom>
                  </pic:spPr>
                </pic:pic>
              </a:graphicData>
            </a:graphic>
          </wp:inline>
        </w:drawing>
      </w:r>
    </w:p>
    <w:p w14:paraId="4622FCCA" w14:textId="20FC730B" w:rsidR="000C02B1" w:rsidRPr="00833388" w:rsidRDefault="003529B8" w:rsidP="003529B8">
      <w:pPr>
        <w:pStyle w:val="Caption"/>
        <w:rPr>
          <w:szCs w:val="26"/>
          <w:lang w:val="vi-VN"/>
        </w:rPr>
      </w:pPr>
      <w:bookmarkStart w:id="244" w:name="_Toc232541701"/>
      <w:r w:rsidRPr="003529B8">
        <w:rPr>
          <w:lang w:val="vi-VN"/>
        </w:rPr>
        <w:t xml:space="preserve">Hình </w:t>
      </w:r>
      <w:r w:rsidR="00F73565">
        <w:rPr>
          <w:lang w:val="vi-VN"/>
        </w:rPr>
        <w:fldChar w:fldCharType="begin"/>
      </w:r>
      <w:r w:rsidR="00F73565">
        <w:rPr>
          <w:lang w:val="vi-VN"/>
        </w:rPr>
        <w:instrText xml:space="preserve"> STYLEREF 1 \s </w:instrText>
      </w:r>
      <w:r w:rsidR="00F73565">
        <w:rPr>
          <w:lang w:val="vi-VN"/>
        </w:rPr>
        <w:fldChar w:fldCharType="separate"/>
      </w:r>
      <w:r w:rsidR="00F73565">
        <w:rPr>
          <w:noProof/>
          <w:lang w:val="vi-VN"/>
        </w:rPr>
        <w:t>4</w:t>
      </w:r>
      <w:r w:rsidR="00F73565">
        <w:rPr>
          <w:lang w:val="vi-VN"/>
        </w:rPr>
        <w:fldChar w:fldCharType="end"/>
      </w:r>
      <w:r w:rsidR="00F73565">
        <w:rPr>
          <w:lang w:val="vi-VN"/>
        </w:rPr>
        <w:t>.</w:t>
      </w:r>
      <w:r w:rsidR="00F73565">
        <w:rPr>
          <w:lang w:val="vi-VN"/>
        </w:rPr>
        <w:fldChar w:fldCharType="begin"/>
      </w:r>
      <w:r w:rsidR="00F73565">
        <w:rPr>
          <w:lang w:val="vi-VN"/>
        </w:rPr>
        <w:instrText xml:space="preserve"> SEQ Hình \* ARABIC \s 1 </w:instrText>
      </w:r>
      <w:r w:rsidR="00F73565">
        <w:rPr>
          <w:lang w:val="vi-VN"/>
        </w:rPr>
        <w:fldChar w:fldCharType="separate"/>
      </w:r>
      <w:r w:rsidR="00F73565">
        <w:rPr>
          <w:noProof/>
          <w:lang w:val="vi-VN"/>
        </w:rPr>
        <w:t>21</w:t>
      </w:r>
      <w:r w:rsidR="00F73565">
        <w:rPr>
          <w:lang w:val="vi-VN"/>
        </w:rPr>
        <w:fldChar w:fldCharType="end"/>
      </w:r>
      <w:r w:rsidRPr="00AA7E5C">
        <w:rPr>
          <w:lang w:val="vi-VN"/>
        </w:rPr>
        <w:t xml:space="preserve"> </w:t>
      </w:r>
      <w:r w:rsidR="000C02B1" w:rsidRPr="00833388">
        <w:rPr>
          <w:szCs w:val="26"/>
          <w:lang w:val="vi-VN"/>
        </w:rPr>
        <w:t>Negative Test</w:t>
      </w:r>
      <w:bookmarkEnd w:id="244"/>
    </w:p>
    <w:p w14:paraId="6C625EA4" w14:textId="663BA532" w:rsidR="000C02B1" w:rsidRPr="00833388" w:rsidRDefault="000C02B1" w:rsidP="00F85BA6">
      <w:pPr>
        <w:pStyle w:val="BodyText"/>
        <w:spacing w:line="276" w:lineRule="auto"/>
        <w:ind w:right="850" w:firstLine="719"/>
        <w:jc w:val="both"/>
      </w:pPr>
      <w:r w:rsidRPr="00833388">
        <w:t xml:space="preserve">Hình </w:t>
      </w:r>
      <w:r w:rsidRPr="00833388">
        <w:rPr>
          <w:lang w:val="vi-VN"/>
        </w:rPr>
        <w:t>4.19</w:t>
      </w:r>
      <w:r w:rsidRPr="00833388">
        <w:t xml:space="preserve"> trình bày kết quả Negative Test, trong đó hệ thống được kiểm thử với các</w:t>
      </w:r>
      <w:r w:rsidRPr="00833388">
        <w:rPr>
          <w:spacing w:val="-2"/>
        </w:rPr>
        <w:t xml:space="preserve"> </w:t>
      </w:r>
      <w:r w:rsidRPr="00833388">
        <w:t>yêu</w:t>
      </w:r>
      <w:r w:rsidRPr="00833388">
        <w:rPr>
          <w:spacing w:val="-2"/>
        </w:rPr>
        <w:t xml:space="preserve"> </w:t>
      </w:r>
      <w:r w:rsidRPr="00833388">
        <w:t>cầu</w:t>
      </w:r>
      <w:r w:rsidRPr="00833388">
        <w:rPr>
          <w:spacing w:val="-3"/>
        </w:rPr>
        <w:t xml:space="preserve"> </w:t>
      </w:r>
      <w:r w:rsidRPr="00833388">
        <w:t>không</w:t>
      </w:r>
      <w:r w:rsidRPr="00833388">
        <w:rPr>
          <w:spacing w:val="-3"/>
        </w:rPr>
        <w:t xml:space="preserve"> </w:t>
      </w:r>
      <w:r w:rsidRPr="00833388">
        <w:t>hợp</w:t>
      </w:r>
      <w:r w:rsidRPr="00833388">
        <w:rPr>
          <w:spacing w:val="-1"/>
        </w:rPr>
        <w:t xml:space="preserve"> </w:t>
      </w:r>
      <w:r w:rsidRPr="00833388">
        <w:t>lệ</w:t>
      </w:r>
      <w:r w:rsidRPr="00833388">
        <w:rPr>
          <w:spacing w:val="-3"/>
        </w:rPr>
        <w:t xml:space="preserve"> </w:t>
      </w:r>
      <w:r w:rsidRPr="00833388">
        <w:t>hoặc</w:t>
      </w:r>
      <w:r w:rsidRPr="00833388">
        <w:rPr>
          <w:spacing w:val="-2"/>
        </w:rPr>
        <w:t xml:space="preserve"> </w:t>
      </w:r>
      <w:r w:rsidRPr="00833388">
        <w:t>điều</w:t>
      </w:r>
      <w:r w:rsidRPr="00833388">
        <w:rPr>
          <w:spacing w:val="-1"/>
        </w:rPr>
        <w:t xml:space="preserve"> </w:t>
      </w:r>
      <w:r w:rsidRPr="00833388">
        <w:t>kiện</w:t>
      </w:r>
      <w:r w:rsidRPr="00833388">
        <w:rPr>
          <w:spacing w:val="-3"/>
        </w:rPr>
        <w:t xml:space="preserve"> </w:t>
      </w:r>
      <w:r w:rsidRPr="00833388">
        <w:t>bất</w:t>
      </w:r>
      <w:r w:rsidRPr="00833388">
        <w:rPr>
          <w:spacing w:val="-1"/>
        </w:rPr>
        <w:t xml:space="preserve"> </w:t>
      </w:r>
      <w:r w:rsidRPr="00833388">
        <w:t>thường</w:t>
      </w:r>
      <w:r w:rsidRPr="00833388">
        <w:rPr>
          <w:spacing w:val="-3"/>
        </w:rPr>
        <w:t xml:space="preserve"> </w:t>
      </w:r>
      <w:r w:rsidRPr="00833388">
        <w:t>nhằm</w:t>
      </w:r>
      <w:r w:rsidRPr="00833388">
        <w:rPr>
          <w:spacing w:val="-3"/>
        </w:rPr>
        <w:t xml:space="preserve"> </w:t>
      </w:r>
      <w:r w:rsidRPr="00833388">
        <w:t>đánh</w:t>
      </w:r>
      <w:r w:rsidRPr="00833388">
        <w:rPr>
          <w:spacing w:val="-3"/>
        </w:rPr>
        <w:t xml:space="preserve"> </w:t>
      </w:r>
      <w:r w:rsidRPr="00833388">
        <w:t>giá</w:t>
      </w:r>
      <w:r w:rsidRPr="00833388">
        <w:rPr>
          <w:spacing w:val="-1"/>
        </w:rPr>
        <w:t xml:space="preserve"> </w:t>
      </w:r>
      <w:r w:rsidRPr="00833388">
        <w:t>khả</w:t>
      </w:r>
      <w:r w:rsidRPr="00833388">
        <w:rPr>
          <w:spacing w:val="-3"/>
        </w:rPr>
        <w:t xml:space="preserve"> </w:t>
      </w:r>
      <w:r w:rsidRPr="00833388">
        <w:t>năng</w:t>
      </w:r>
      <w:r w:rsidRPr="00833388">
        <w:rPr>
          <w:spacing w:val="-3"/>
        </w:rPr>
        <w:t xml:space="preserve"> </w:t>
      </w:r>
      <w:r w:rsidRPr="00833388">
        <w:t>xử</w:t>
      </w:r>
      <w:r w:rsidRPr="00833388">
        <w:rPr>
          <w:spacing w:val="-2"/>
        </w:rPr>
        <w:t xml:space="preserve"> </w:t>
      </w:r>
      <w:r w:rsidRPr="00833388">
        <w:t>lý</w:t>
      </w:r>
      <w:r w:rsidRPr="00833388">
        <w:rPr>
          <w:spacing w:val="-3"/>
        </w:rPr>
        <w:t xml:space="preserve"> </w:t>
      </w:r>
      <w:r w:rsidRPr="00833388">
        <w:t>lỗi.</w:t>
      </w:r>
    </w:p>
    <w:p w14:paraId="14D5A2EE" w14:textId="77777777" w:rsidR="000C02B1" w:rsidRPr="00833388" w:rsidRDefault="000C02B1" w:rsidP="003529B8">
      <w:pPr>
        <w:pStyle w:val="BodyText"/>
        <w:spacing w:line="276" w:lineRule="auto"/>
        <w:ind w:left="0" w:right="893"/>
        <w:jc w:val="both"/>
      </w:pPr>
      <w:r w:rsidRPr="00833388">
        <w:t>Kết quả cho thấy hệ thống phản hồi đúng với các yêu cầu không hợp lệ, không gây ra lỗi nghiêm trọng hoặc ảnh hưởng đến các chức năng khác. Điều này chứng tỏ</w:t>
      </w:r>
      <w:r w:rsidRPr="00833388">
        <w:rPr>
          <w:spacing w:val="40"/>
        </w:rPr>
        <w:t xml:space="preserve"> </w:t>
      </w:r>
      <w:r w:rsidRPr="00833388">
        <w:t>hệ</w:t>
      </w:r>
      <w:r w:rsidRPr="00833388">
        <w:rPr>
          <w:spacing w:val="-3"/>
        </w:rPr>
        <w:t xml:space="preserve"> </w:t>
      </w:r>
      <w:r w:rsidRPr="00833388">
        <w:t>thống</w:t>
      </w:r>
      <w:r w:rsidRPr="00833388">
        <w:rPr>
          <w:spacing w:val="-3"/>
        </w:rPr>
        <w:t xml:space="preserve"> </w:t>
      </w:r>
      <w:r w:rsidRPr="00833388">
        <w:t>có cơ</w:t>
      </w:r>
      <w:r w:rsidRPr="00833388">
        <w:rPr>
          <w:spacing w:val="-3"/>
        </w:rPr>
        <w:t xml:space="preserve"> </w:t>
      </w:r>
      <w:r w:rsidRPr="00833388">
        <w:t>chế kiểm</w:t>
      </w:r>
      <w:r w:rsidRPr="00833388">
        <w:rPr>
          <w:spacing w:val="-3"/>
        </w:rPr>
        <w:t xml:space="preserve"> </w:t>
      </w:r>
      <w:r w:rsidRPr="00833388">
        <w:t>soát</w:t>
      </w:r>
      <w:r w:rsidRPr="00833388">
        <w:rPr>
          <w:spacing w:val="-3"/>
        </w:rPr>
        <w:t xml:space="preserve"> </w:t>
      </w:r>
      <w:r w:rsidRPr="00833388">
        <w:t>và</w:t>
      </w:r>
      <w:r w:rsidRPr="00833388">
        <w:rPr>
          <w:spacing w:val="-3"/>
        </w:rPr>
        <w:t xml:space="preserve"> </w:t>
      </w:r>
      <w:r w:rsidRPr="00833388">
        <w:t>xử</w:t>
      </w:r>
      <w:r w:rsidRPr="00833388">
        <w:rPr>
          <w:spacing w:val="-2"/>
        </w:rPr>
        <w:t xml:space="preserve"> </w:t>
      </w:r>
      <w:r w:rsidRPr="00833388">
        <w:t>lý</w:t>
      </w:r>
      <w:r w:rsidRPr="00833388">
        <w:rPr>
          <w:spacing w:val="-3"/>
        </w:rPr>
        <w:t xml:space="preserve"> </w:t>
      </w:r>
      <w:r w:rsidRPr="00833388">
        <w:t>lỗi</w:t>
      </w:r>
      <w:r w:rsidRPr="00833388">
        <w:rPr>
          <w:spacing w:val="-3"/>
        </w:rPr>
        <w:t xml:space="preserve"> </w:t>
      </w:r>
      <w:r w:rsidRPr="00833388">
        <w:t>phù</w:t>
      </w:r>
      <w:r w:rsidRPr="00833388">
        <w:rPr>
          <w:spacing w:val="-1"/>
        </w:rPr>
        <w:t xml:space="preserve"> </w:t>
      </w:r>
      <w:r w:rsidRPr="00833388">
        <w:t>hợp,</w:t>
      </w:r>
      <w:r w:rsidRPr="00833388">
        <w:rPr>
          <w:spacing w:val="-3"/>
        </w:rPr>
        <w:t xml:space="preserve"> </w:t>
      </w:r>
      <w:r w:rsidRPr="00833388">
        <w:t>góp</w:t>
      </w:r>
      <w:r w:rsidRPr="00833388">
        <w:rPr>
          <w:spacing w:val="-1"/>
        </w:rPr>
        <w:t xml:space="preserve"> </w:t>
      </w:r>
      <w:r w:rsidRPr="00833388">
        <w:t>phần</w:t>
      </w:r>
      <w:r w:rsidRPr="00833388">
        <w:rPr>
          <w:spacing w:val="-3"/>
        </w:rPr>
        <w:t xml:space="preserve"> </w:t>
      </w:r>
      <w:r w:rsidRPr="00833388">
        <w:t>nâng</w:t>
      </w:r>
      <w:r w:rsidRPr="00833388">
        <w:rPr>
          <w:spacing w:val="-3"/>
        </w:rPr>
        <w:t xml:space="preserve"> </w:t>
      </w:r>
      <w:r w:rsidRPr="00833388">
        <w:t>cao</w:t>
      </w:r>
      <w:r w:rsidRPr="00833388">
        <w:rPr>
          <w:spacing w:val="-3"/>
        </w:rPr>
        <w:t xml:space="preserve"> </w:t>
      </w:r>
      <w:r w:rsidRPr="00833388">
        <w:t>độ</w:t>
      </w:r>
      <w:r w:rsidRPr="00833388">
        <w:rPr>
          <w:spacing w:val="-3"/>
        </w:rPr>
        <w:t xml:space="preserve"> </w:t>
      </w:r>
      <w:r w:rsidRPr="00833388">
        <w:t>an</w:t>
      </w:r>
      <w:r w:rsidRPr="00833388">
        <w:rPr>
          <w:spacing w:val="-3"/>
        </w:rPr>
        <w:t xml:space="preserve"> </w:t>
      </w:r>
      <w:r w:rsidRPr="00833388">
        <w:t>toàn</w:t>
      </w:r>
      <w:r w:rsidRPr="00833388">
        <w:rPr>
          <w:spacing w:val="-3"/>
        </w:rPr>
        <w:t xml:space="preserve"> </w:t>
      </w:r>
      <w:r w:rsidRPr="00833388">
        <w:t>và</w:t>
      </w:r>
      <w:r w:rsidRPr="00833388">
        <w:rPr>
          <w:spacing w:val="-3"/>
        </w:rPr>
        <w:t xml:space="preserve"> </w:t>
      </w:r>
      <w:r w:rsidRPr="00833388">
        <w:t>độ tin cậy khi vận hành.</w:t>
      </w:r>
    </w:p>
    <w:p w14:paraId="2175BF7F" w14:textId="29DF8CAE" w:rsidR="00AB5A7A" w:rsidRPr="00833388" w:rsidRDefault="00D2663C" w:rsidP="00AA7E5C">
      <w:pPr>
        <w:pStyle w:val="Heading3"/>
        <w:rPr>
          <w:lang w:val="vi"/>
        </w:rPr>
      </w:pPr>
      <w:bookmarkStart w:id="245" w:name="_Toc232669987"/>
      <w:r w:rsidRPr="00833388">
        <w:rPr>
          <w:lang w:val="vi"/>
        </w:rPr>
        <w:t>Unit Tests</w:t>
      </w:r>
      <w:bookmarkEnd w:id="245"/>
    </w:p>
    <w:p w14:paraId="1CC37A99" w14:textId="7B37F02A" w:rsidR="00AB5A7A" w:rsidRPr="00833388" w:rsidRDefault="000531D7" w:rsidP="001572AE">
      <w:pPr>
        <w:pStyle w:val="Heading4"/>
        <w:numPr>
          <w:ilvl w:val="1"/>
          <w:numId w:val="39"/>
        </w:numPr>
        <w:ind w:left="426"/>
        <w:rPr>
          <w:lang w:val="vi"/>
        </w:rPr>
      </w:pPr>
      <w:r w:rsidRPr="00833388">
        <w:rPr>
          <w:lang w:val="vi"/>
        </w:rPr>
        <w:t>Kiểm thử config – cấu hình backend</w:t>
      </w:r>
    </w:p>
    <w:p w14:paraId="7668FCF4" w14:textId="4312FAE3"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4A2FA2D1" wp14:editId="4C186A0E">
            <wp:extent cx="5943600" cy="1162050"/>
            <wp:effectExtent l="0" t="0" r="0" b="6350"/>
            <wp:docPr id="135984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0956" name=""/>
                    <pic:cNvPicPr/>
                  </pic:nvPicPr>
                  <pic:blipFill>
                    <a:blip r:embed="rId80"/>
                    <a:stretch>
                      <a:fillRect/>
                    </a:stretch>
                  </pic:blipFill>
                  <pic:spPr>
                    <a:xfrm>
                      <a:off x="0" y="0"/>
                      <a:ext cx="5943600" cy="1162050"/>
                    </a:xfrm>
                    <a:prstGeom prst="rect">
                      <a:avLst/>
                    </a:prstGeom>
                  </pic:spPr>
                </pic:pic>
              </a:graphicData>
            </a:graphic>
          </wp:inline>
        </w:drawing>
      </w:r>
    </w:p>
    <w:p w14:paraId="1737069F" w14:textId="7D03A947" w:rsidR="000531D7" w:rsidRPr="00833388" w:rsidRDefault="00AA7E5C" w:rsidP="00AA7E5C">
      <w:pPr>
        <w:pStyle w:val="Caption"/>
        <w:rPr>
          <w:szCs w:val="26"/>
          <w:lang w:val="vi"/>
        </w:rPr>
      </w:pPr>
      <w:bookmarkStart w:id="246" w:name="_Toc232541702"/>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22</w:t>
      </w:r>
      <w:r w:rsidR="00F73565">
        <w:rPr>
          <w:noProof/>
        </w:rPr>
        <w:fldChar w:fldCharType="end"/>
      </w:r>
      <w:r>
        <w:t xml:space="preserve"> </w:t>
      </w:r>
      <w:r w:rsidR="00E751CB" w:rsidRPr="00833388">
        <w:rPr>
          <w:szCs w:val="26"/>
          <w:lang w:val="vi"/>
        </w:rPr>
        <w:t>Kiểm thử config – cấu hình backend</w:t>
      </w:r>
      <w:bookmarkEnd w:id="246"/>
    </w:p>
    <w:p w14:paraId="164CE1DA" w14:textId="29794BB1" w:rsidR="00AB5A7A" w:rsidRPr="00833388" w:rsidRDefault="000531D7" w:rsidP="001572AE">
      <w:pPr>
        <w:pStyle w:val="Heading4"/>
        <w:numPr>
          <w:ilvl w:val="1"/>
          <w:numId w:val="39"/>
        </w:numPr>
        <w:ind w:left="426"/>
        <w:rPr>
          <w:lang w:val="vi"/>
        </w:rPr>
      </w:pPr>
      <w:r w:rsidRPr="00833388">
        <w:rPr>
          <w:lang w:val="vi"/>
        </w:rPr>
        <w:lastRenderedPageBreak/>
        <w:t>Kiểm thử Database – kết nối và thao tác</w:t>
      </w:r>
    </w:p>
    <w:p w14:paraId="5EF0BFA4" w14:textId="03802A4A" w:rsidR="000531D7" w:rsidRPr="00833388" w:rsidRDefault="00E751CB"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66E318E8" wp14:editId="3DB8E51B">
            <wp:extent cx="5943600" cy="1468755"/>
            <wp:effectExtent l="0" t="0" r="0" b="4445"/>
            <wp:docPr id="178613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3113" name=""/>
                    <pic:cNvPicPr/>
                  </pic:nvPicPr>
                  <pic:blipFill>
                    <a:blip r:embed="rId81"/>
                    <a:stretch>
                      <a:fillRect/>
                    </a:stretch>
                  </pic:blipFill>
                  <pic:spPr>
                    <a:xfrm>
                      <a:off x="0" y="0"/>
                      <a:ext cx="5943600" cy="1468755"/>
                    </a:xfrm>
                    <a:prstGeom prst="rect">
                      <a:avLst/>
                    </a:prstGeom>
                  </pic:spPr>
                </pic:pic>
              </a:graphicData>
            </a:graphic>
          </wp:inline>
        </w:drawing>
      </w:r>
    </w:p>
    <w:p w14:paraId="2BDAF3B1" w14:textId="3BD075B7" w:rsidR="00E751CB" w:rsidRPr="00833388" w:rsidRDefault="00AA7E5C" w:rsidP="00AA7E5C">
      <w:pPr>
        <w:pStyle w:val="Caption"/>
        <w:rPr>
          <w:szCs w:val="26"/>
          <w:lang w:val="vi"/>
        </w:rPr>
      </w:pPr>
      <w:bookmarkStart w:id="247" w:name="_Toc232541703"/>
      <w:r w:rsidRPr="00AA7E5C">
        <w:rPr>
          <w:lang w:val="vi"/>
        </w:rPr>
        <w:t xml:space="preserve">Hình </w:t>
      </w:r>
      <w:r w:rsidR="00F73565">
        <w:rPr>
          <w:lang w:val="vi"/>
        </w:rPr>
        <w:fldChar w:fldCharType="begin"/>
      </w:r>
      <w:r w:rsidR="00F73565">
        <w:rPr>
          <w:lang w:val="vi"/>
        </w:rPr>
        <w:instrText xml:space="preserve"> STYLEREF 1 \s </w:instrText>
      </w:r>
      <w:r w:rsidR="00F73565">
        <w:rPr>
          <w:lang w:val="vi"/>
        </w:rPr>
        <w:fldChar w:fldCharType="separate"/>
      </w:r>
      <w:r w:rsidR="00F73565">
        <w:rPr>
          <w:noProof/>
          <w:lang w:val="vi"/>
        </w:rPr>
        <w:t>4</w:t>
      </w:r>
      <w:r w:rsidR="00F73565">
        <w:rPr>
          <w:lang w:val="vi"/>
        </w:rPr>
        <w:fldChar w:fldCharType="end"/>
      </w:r>
      <w:r w:rsidR="00F73565">
        <w:rPr>
          <w:lang w:val="vi"/>
        </w:rPr>
        <w:t>.</w:t>
      </w:r>
      <w:r w:rsidR="00F73565">
        <w:rPr>
          <w:lang w:val="vi"/>
        </w:rPr>
        <w:fldChar w:fldCharType="begin"/>
      </w:r>
      <w:r w:rsidR="00F73565">
        <w:rPr>
          <w:lang w:val="vi"/>
        </w:rPr>
        <w:instrText xml:space="preserve"> SEQ Hình \* ARABIC \s 1 </w:instrText>
      </w:r>
      <w:r w:rsidR="00F73565">
        <w:rPr>
          <w:lang w:val="vi"/>
        </w:rPr>
        <w:fldChar w:fldCharType="separate"/>
      </w:r>
      <w:r w:rsidR="00F73565">
        <w:rPr>
          <w:noProof/>
          <w:lang w:val="vi"/>
        </w:rPr>
        <w:t>23</w:t>
      </w:r>
      <w:r w:rsidR="00F73565">
        <w:rPr>
          <w:lang w:val="vi"/>
        </w:rPr>
        <w:fldChar w:fldCharType="end"/>
      </w:r>
      <w:r w:rsidRPr="00AA7E5C">
        <w:rPr>
          <w:lang w:val="vi"/>
        </w:rPr>
        <w:t xml:space="preserve"> </w:t>
      </w:r>
      <w:r w:rsidR="00E751CB" w:rsidRPr="00833388">
        <w:rPr>
          <w:szCs w:val="26"/>
          <w:lang w:val="vi"/>
        </w:rPr>
        <w:t>Kiểm thử Database - kết nối và thao tác</w:t>
      </w:r>
      <w:bookmarkEnd w:id="247"/>
    </w:p>
    <w:p w14:paraId="33A5BC80" w14:textId="0F5CE2C5" w:rsidR="00AB5A7A" w:rsidRPr="00833388" w:rsidRDefault="000531D7" w:rsidP="001572AE">
      <w:pPr>
        <w:pStyle w:val="Heading4"/>
        <w:numPr>
          <w:ilvl w:val="1"/>
          <w:numId w:val="39"/>
        </w:numPr>
        <w:ind w:left="426"/>
        <w:rPr>
          <w:lang w:val="vi"/>
        </w:rPr>
      </w:pPr>
      <w:r w:rsidRPr="00833388">
        <w:rPr>
          <w:lang w:val="vi"/>
        </w:rPr>
        <w:t>Kiểm thử health api – kiểm thử trạng thái backend</w:t>
      </w:r>
    </w:p>
    <w:p w14:paraId="4594A550" w14:textId="6FB846BB"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4872E418" wp14:editId="25FCC865">
            <wp:extent cx="5943600" cy="1480185"/>
            <wp:effectExtent l="0" t="0" r="0" b="5715"/>
            <wp:docPr id="186646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64027" name=""/>
                    <pic:cNvPicPr/>
                  </pic:nvPicPr>
                  <pic:blipFill>
                    <a:blip r:embed="rId82"/>
                    <a:stretch>
                      <a:fillRect/>
                    </a:stretch>
                  </pic:blipFill>
                  <pic:spPr>
                    <a:xfrm>
                      <a:off x="0" y="0"/>
                      <a:ext cx="5943600" cy="1480185"/>
                    </a:xfrm>
                    <a:prstGeom prst="rect">
                      <a:avLst/>
                    </a:prstGeom>
                  </pic:spPr>
                </pic:pic>
              </a:graphicData>
            </a:graphic>
          </wp:inline>
        </w:drawing>
      </w:r>
    </w:p>
    <w:p w14:paraId="68A86015" w14:textId="3099BD7B" w:rsidR="00E751CB" w:rsidRPr="00833388" w:rsidRDefault="00AA7E5C" w:rsidP="00AA7E5C">
      <w:pPr>
        <w:pStyle w:val="Caption"/>
        <w:rPr>
          <w:szCs w:val="26"/>
          <w:lang w:val="vi"/>
        </w:rPr>
      </w:pPr>
      <w:bookmarkStart w:id="248" w:name="_Toc232541704"/>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24</w:t>
      </w:r>
      <w:r w:rsidR="00F73565">
        <w:rPr>
          <w:noProof/>
        </w:rPr>
        <w:fldChar w:fldCharType="end"/>
      </w:r>
      <w:r>
        <w:t xml:space="preserve"> </w:t>
      </w:r>
      <w:r w:rsidR="00E751CB" w:rsidRPr="00833388">
        <w:rPr>
          <w:szCs w:val="26"/>
          <w:lang w:val="vi"/>
        </w:rPr>
        <w:t>Kiểm thử health api</w:t>
      </w:r>
      <w:bookmarkEnd w:id="248"/>
    </w:p>
    <w:p w14:paraId="21F16AA3" w14:textId="7F2581EB" w:rsidR="000531D7" w:rsidRPr="00833388" w:rsidRDefault="000531D7" w:rsidP="001572AE">
      <w:pPr>
        <w:pStyle w:val="Heading4"/>
        <w:numPr>
          <w:ilvl w:val="1"/>
          <w:numId w:val="39"/>
        </w:numPr>
        <w:ind w:left="426"/>
        <w:rPr>
          <w:lang w:val="vi"/>
        </w:rPr>
      </w:pPr>
      <w:r w:rsidRPr="00833388">
        <w:rPr>
          <w:lang w:val="vi"/>
        </w:rPr>
        <w:t>Kiểm thử history api – lưu lịch sử chẩn đoán</w:t>
      </w:r>
    </w:p>
    <w:p w14:paraId="3BF8DD97" w14:textId="06737E3D"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17BE8F67" wp14:editId="19ED13CA">
            <wp:extent cx="5943600" cy="2081530"/>
            <wp:effectExtent l="0" t="0" r="0" b="1270"/>
            <wp:docPr id="13375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5209" name=""/>
                    <pic:cNvPicPr/>
                  </pic:nvPicPr>
                  <pic:blipFill>
                    <a:blip r:embed="rId83"/>
                    <a:stretch>
                      <a:fillRect/>
                    </a:stretch>
                  </pic:blipFill>
                  <pic:spPr>
                    <a:xfrm>
                      <a:off x="0" y="0"/>
                      <a:ext cx="5943600" cy="2081530"/>
                    </a:xfrm>
                    <a:prstGeom prst="rect">
                      <a:avLst/>
                    </a:prstGeom>
                  </pic:spPr>
                </pic:pic>
              </a:graphicData>
            </a:graphic>
          </wp:inline>
        </w:drawing>
      </w:r>
    </w:p>
    <w:p w14:paraId="4EB1205A" w14:textId="144195A0" w:rsidR="00E751CB" w:rsidRPr="00833388" w:rsidRDefault="00AA7E5C" w:rsidP="00AA7E5C">
      <w:pPr>
        <w:pStyle w:val="Caption"/>
        <w:rPr>
          <w:szCs w:val="26"/>
          <w:lang w:val="vi"/>
        </w:rPr>
      </w:pPr>
      <w:bookmarkStart w:id="249" w:name="_Toc232541705"/>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25</w:t>
      </w:r>
      <w:r w:rsidR="00F73565">
        <w:rPr>
          <w:noProof/>
        </w:rPr>
        <w:fldChar w:fldCharType="end"/>
      </w:r>
      <w:r>
        <w:t xml:space="preserve"> </w:t>
      </w:r>
      <w:r w:rsidR="00E751CB" w:rsidRPr="00833388">
        <w:rPr>
          <w:szCs w:val="26"/>
          <w:lang w:val="vi"/>
        </w:rPr>
        <w:t>Kiểm thử history api</w:t>
      </w:r>
      <w:bookmarkEnd w:id="249"/>
    </w:p>
    <w:p w14:paraId="662581D3" w14:textId="7FC5DF94" w:rsidR="00AB5A7A" w:rsidRPr="00833388" w:rsidRDefault="00AB5A7A" w:rsidP="001572AE">
      <w:pPr>
        <w:pStyle w:val="Heading4"/>
        <w:numPr>
          <w:ilvl w:val="1"/>
          <w:numId w:val="39"/>
        </w:numPr>
        <w:ind w:left="426"/>
        <w:rPr>
          <w:lang w:val="vi"/>
        </w:rPr>
      </w:pPr>
      <w:r w:rsidRPr="00833388">
        <w:rPr>
          <w:lang w:val="vi"/>
        </w:rPr>
        <w:lastRenderedPageBreak/>
        <w:t xml:space="preserve"> </w:t>
      </w:r>
      <w:r w:rsidR="000531D7" w:rsidRPr="00833388">
        <w:rPr>
          <w:lang w:val="vi"/>
        </w:rPr>
        <w:t>Kiểm thử LLM care plan – tư vấn và chăm sóc</w:t>
      </w:r>
    </w:p>
    <w:p w14:paraId="75C96CBE" w14:textId="4A607A12"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7237E1D2" wp14:editId="6BB21680">
            <wp:extent cx="5943600" cy="1175385"/>
            <wp:effectExtent l="0" t="0" r="0" b="5715"/>
            <wp:docPr id="92699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91296" name=""/>
                    <pic:cNvPicPr/>
                  </pic:nvPicPr>
                  <pic:blipFill>
                    <a:blip r:embed="rId84"/>
                    <a:stretch>
                      <a:fillRect/>
                    </a:stretch>
                  </pic:blipFill>
                  <pic:spPr>
                    <a:xfrm>
                      <a:off x="0" y="0"/>
                      <a:ext cx="5943600" cy="1175385"/>
                    </a:xfrm>
                    <a:prstGeom prst="rect">
                      <a:avLst/>
                    </a:prstGeom>
                  </pic:spPr>
                </pic:pic>
              </a:graphicData>
            </a:graphic>
          </wp:inline>
        </w:drawing>
      </w:r>
    </w:p>
    <w:p w14:paraId="5F61046D" w14:textId="218B4B22" w:rsidR="00E751CB" w:rsidRPr="00833388" w:rsidRDefault="00AA7E5C" w:rsidP="00AA7E5C">
      <w:pPr>
        <w:pStyle w:val="Caption"/>
        <w:rPr>
          <w:szCs w:val="26"/>
          <w:lang w:val="vi"/>
        </w:rPr>
      </w:pPr>
      <w:bookmarkStart w:id="250" w:name="_Toc232541706"/>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26</w:t>
      </w:r>
      <w:r w:rsidR="00F73565">
        <w:rPr>
          <w:noProof/>
        </w:rPr>
        <w:fldChar w:fldCharType="end"/>
      </w:r>
      <w:r w:rsidR="00E751CB" w:rsidRPr="00833388">
        <w:rPr>
          <w:szCs w:val="26"/>
          <w:lang w:val="vi"/>
        </w:rPr>
        <w:t xml:space="preserve"> Kiểm thử LLM care plan</w:t>
      </w:r>
      <w:bookmarkEnd w:id="250"/>
    </w:p>
    <w:p w14:paraId="361B2153" w14:textId="3246608D" w:rsidR="00AB5A7A" w:rsidRPr="00AA7E5C" w:rsidRDefault="00AB5A7A" w:rsidP="001572AE">
      <w:pPr>
        <w:pStyle w:val="Heading4"/>
        <w:numPr>
          <w:ilvl w:val="1"/>
          <w:numId w:val="39"/>
        </w:numPr>
        <w:ind w:left="426"/>
        <w:rPr>
          <w:lang w:val="vi"/>
        </w:rPr>
      </w:pPr>
      <w:r w:rsidRPr="00AA7E5C">
        <w:rPr>
          <w:lang w:val="vi"/>
        </w:rPr>
        <w:t xml:space="preserve"> </w:t>
      </w:r>
      <w:r w:rsidR="000531D7" w:rsidRPr="00AA7E5C">
        <w:rPr>
          <w:lang w:val="vi"/>
        </w:rPr>
        <w:t xml:space="preserve">Kiểm thử </w:t>
      </w:r>
      <w:r w:rsidR="00E751CB" w:rsidRPr="00AA7E5C">
        <w:rPr>
          <w:lang w:val="vi"/>
        </w:rPr>
        <w:t>p</w:t>
      </w:r>
      <w:r w:rsidR="000531D7" w:rsidRPr="00AA7E5C">
        <w:rPr>
          <w:lang w:val="vi"/>
        </w:rPr>
        <w:t>redict api – chẩn đoán bệnh</w:t>
      </w:r>
    </w:p>
    <w:p w14:paraId="785C9A8D" w14:textId="78D96A08"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1DE0B38C" wp14:editId="0E501D49">
            <wp:extent cx="5943600" cy="2002790"/>
            <wp:effectExtent l="0" t="0" r="0" b="3810"/>
            <wp:docPr id="171096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9871" name=""/>
                    <pic:cNvPicPr/>
                  </pic:nvPicPr>
                  <pic:blipFill>
                    <a:blip r:embed="rId85"/>
                    <a:stretch>
                      <a:fillRect/>
                    </a:stretch>
                  </pic:blipFill>
                  <pic:spPr>
                    <a:xfrm>
                      <a:off x="0" y="0"/>
                      <a:ext cx="5943600" cy="2002790"/>
                    </a:xfrm>
                    <a:prstGeom prst="rect">
                      <a:avLst/>
                    </a:prstGeom>
                  </pic:spPr>
                </pic:pic>
              </a:graphicData>
            </a:graphic>
          </wp:inline>
        </w:drawing>
      </w:r>
    </w:p>
    <w:p w14:paraId="4F50E366" w14:textId="75A39647" w:rsidR="00E751CB" w:rsidRPr="00833388" w:rsidRDefault="00AA7E5C" w:rsidP="00AA7E5C">
      <w:pPr>
        <w:pStyle w:val="Caption"/>
        <w:rPr>
          <w:szCs w:val="26"/>
          <w:lang w:val="vi"/>
        </w:rPr>
      </w:pPr>
      <w:bookmarkStart w:id="251" w:name="_Toc232541707"/>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27</w:t>
      </w:r>
      <w:r w:rsidR="00F73565">
        <w:rPr>
          <w:noProof/>
        </w:rPr>
        <w:fldChar w:fldCharType="end"/>
      </w:r>
      <w:r>
        <w:t xml:space="preserve"> </w:t>
      </w:r>
      <w:r w:rsidR="00E751CB" w:rsidRPr="00833388">
        <w:rPr>
          <w:szCs w:val="26"/>
          <w:lang w:val="vi"/>
        </w:rPr>
        <w:t>Kiểm thử predict api</w:t>
      </w:r>
      <w:bookmarkEnd w:id="251"/>
    </w:p>
    <w:p w14:paraId="621ABB7B" w14:textId="4953B62B" w:rsidR="000531D7" w:rsidRPr="00AA7E5C" w:rsidRDefault="000531D7" w:rsidP="001572AE">
      <w:pPr>
        <w:pStyle w:val="Heading4"/>
        <w:numPr>
          <w:ilvl w:val="1"/>
          <w:numId w:val="39"/>
        </w:numPr>
        <w:ind w:left="426"/>
        <w:rPr>
          <w:lang w:val="vi"/>
        </w:rPr>
      </w:pPr>
      <w:r w:rsidRPr="00AA7E5C">
        <w:rPr>
          <w:lang w:val="vi"/>
        </w:rPr>
        <w:t xml:space="preserve"> Kiểm thử predict helpers – xử lý ảnh và chuẩn hoá kết quả</w:t>
      </w:r>
    </w:p>
    <w:p w14:paraId="5C91BF41" w14:textId="174DF013"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23FFC898" wp14:editId="437F308E">
            <wp:extent cx="5943600" cy="1731645"/>
            <wp:effectExtent l="0" t="0" r="0" b="0"/>
            <wp:docPr id="112106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63825" name=""/>
                    <pic:cNvPicPr/>
                  </pic:nvPicPr>
                  <pic:blipFill>
                    <a:blip r:embed="rId86"/>
                    <a:stretch>
                      <a:fillRect/>
                    </a:stretch>
                  </pic:blipFill>
                  <pic:spPr>
                    <a:xfrm>
                      <a:off x="0" y="0"/>
                      <a:ext cx="5943600" cy="1731645"/>
                    </a:xfrm>
                    <a:prstGeom prst="rect">
                      <a:avLst/>
                    </a:prstGeom>
                  </pic:spPr>
                </pic:pic>
              </a:graphicData>
            </a:graphic>
          </wp:inline>
        </w:drawing>
      </w:r>
    </w:p>
    <w:p w14:paraId="0CEAE798" w14:textId="7E6C5081" w:rsidR="00E751CB" w:rsidRPr="00833388" w:rsidRDefault="00AA7E5C" w:rsidP="00AA7E5C">
      <w:pPr>
        <w:pStyle w:val="Caption"/>
        <w:rPr>
          <w:szCs w:val="26"/>
          <w:lang w:val="vi"/>
        </w:rPr>
      </w:pPr>
      <w:bookmarkStart w:id="252" w:name="_Toc232541708"/>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28</w:t>
      </w:r>
      <w:r w:rsidR="00F73565">
        <w:rPr>
          <w:noProof/>
        </w:rPr>
        <w:fldChar w:fldCharType="end"/>
      </w:r>
      <w:r w:rsidR="00E751CB" w:rsidRPr="00833388">
        <w:rPr>
          <w:szCs w:val="26"/>
          <w:lang w:val="vi"/>
        </w:rPr>
        <w:t xml:space="preserve"> Kiểm thử predict helpers</w:t>
      </w:r>
      <w:bookmarkEnd w:id="252"/>
    </w:p>
    <w:p w14:paraId="082BF4A1" w14:textId="195469F5" w:rsidR="000531D7" w:rsidRPr="00AA7E5C" w:rsidRDefault="000531D7" w:rsidP="001572AE">
      <w:pPr>
        <w:pStyle w:val="Heading4"/>
        <w:numPr>
          <w:ilvl w:val="1"/>
          <w:numId w:val="39"/>
        </w:numPr>
        <w:ind w:left="426"/>
        <w:rPr>
          <w:lang w:val="vi"/>
        </w:rPr>
      </w:pPr>
      <w:r w:rsidRPr="00AA7E5C">
        <w:rPr>
          <w:lang w:val="vi"/>
        </w:rPr>
        <w:lastRenderedPageBreak/>
        <w:t>Kiểm thử rate limit – giới hạn tần suất request</w:t>
      </w:r>
    </w:p>
    <w:p w14:paraId="3D8A8AB3" w14:textId="773D7B4E"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0CB05786" wp14:editId="59DBC8C6">
            <wp:extent cx="5943600" cy="1213485"/>
            <wp:effectExtent l="0" t="0" r="0" b="5715"/>
            <wp:docPr id="7859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2392" name=""/>
                    <pic:cNvPicPr/>
                  </pic:nvPicPr>
                  <pic:blipFill>
                    <a:blip r:embed="rId87"/>
                    <a:stretch>
                      <a:fillRect/>
                    </a:stretch>
                  </pic:blipFill>
                  <pic:spPr>
                    <a:xfrm>
                      <a:off x="0" y="0"/>
                      <a:ext cx="5943600" cy="1213485"/>
                    </a:xfrm>
                    <a:prstGeom prst="rect">
                      <a:avLst/>
                    </a:prstGeom>
                  </pic:spPr>
                </pic:pic>
              </a:graphicData>
            </a:graphic>
          </wp:inline>
        </w:drawing>
      </w:r>
    </w:p>
    <w:p w14:paraId="1972BA8A" w14:textId="43B5658D" w:rsidR="00E751CB" w:rsidRPr="00833388" w:rsidRDefault="00AA7E5C" w:rsidP="00AA7E5C">
      <w:pPr>
        <w:pStyle w:val="Caption"/>
        <w:rPr>
          <w:szCs w:val="26"/>
          <w:lang w:val="vi"/>
        </w:rPr>
      </w:pPr>
      <w:bookmarkStart w:id="253" w:name="_Toc232541709"/>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29</w:t>
      </w:r>
      <w:r w:rsidR="00F73565">
        <w:rPr>
          <w:noProof/>
        </w:rPr>
        <w:fldChar w:fldCharType="end"/>
      </w:r>
      <w:r>
        <w:t xml:space="preserve"> </w:t>
      </w:r>
      <w:r w:rsidR="00E751CB" w:rsidRPr="00833388">
        <w:rPr>
          <w:szCs w:val="26"/>
          <w:lang w:val="vi"/>
        </w:rPr>
        <w:t>Kiểm thử rate limit</w:t>
      </w:r>
      <w:bookmarkEnd w:id="253"/>
    </w:p>
    <w:p w14:paraId="1E7D1971" w14:textId="0EDD2651" w:rsidR="00AB5A7A" w:rsidRPr="00AA7E5C" w:rsidRDefault="00AB5A7A" w:rsidP="001572AE">
      <w:pPr>
        <w:pStyle w:val="Heading4"/>
        <w:numPr>
          <w:ilvl w:val="1"/>
          <w:numId w:val="39"/>
        </w:numPr>
        <w:ind w:left="426"/>
        <w:rPr>
          <w:lang w:val="vi"/>
        </w:rPr>
      </w:pPr>
      <w:r w:rsidRPr="00AA7E5C">
        <w:rPr>
          <w:lang w:val="vi"/>
        </w:rPr>
        <w:t xml:space="preserve"> </w:t>
      </w:r>
      <w:r w:rsidR="000531D7" w:rsidRPr="00AA7E5C">
        <w:rPr>
          <w:lang w:val="vi"/>
        </w:rPr>
        <w:t>Kiểm thử security middleware</w:t>
      </w:r>
    </w:p>
    <w:p w14:paraId="515652F4" w14:textId="054CD2DF"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6F425873" wp14:editId="5F0C8EBF">
            <wp:extent cx="5943600" cy="2317750"/>
            <wp:effectExtent l="0" t="0" r="0" b="6350"/>
            <wp:docPr id="40853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39379" name=""/>
                    <pic:cNvPicPr/>
                  </pic:nvPicPr>
                  <pic:blipFill>
                    <a:blip r:embed="rId88"/>
                    <a:stretch>
                      <a:fillRect/>
                    </a:stretch>
                  </pic:blipFill>
                  <pic:spPr>
                    <a:xfrm>
                      <a:off x="0" y="0"/>
                      <a:ext cx="5943600" cy="2317750"/>
                    </a:xfrm>
                    <a:prstGeom prst="rect">
                      <a:avLst/>
                    </a:prstGeom>
                  </pic:spPr>
                </pic:pic>
              </a:graphicData>
            </a:graphic>
          </wp:inline>
        </w:drawing>
      </w:r>
    </w:p>
    <w:p w14:paraId="6B4070FA" w14:textId="3CF29B34" w:rsidR="00E751CB" w:rsidRPr="00833388" w:rsidRDefault="00AA7E5C" w:rsidP="00AA7E5C">
      <w:pPr>
        <w:pStyle w:val="Caption"/>
        <w:rPr>
          <w:szCs w:val="26"/>
          <w:lang w:val="vi"/>
        </w:rPr>
      </w:pPr>
      <w:bookmarkStart w:id="254" w:name="_Toc232541710"/>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30</w:t>
      </w:r>
      <w:r w:rsidR="00F73565">
        <w:rPr>
          <w:noProof/>
        </w:rPr>
        <w:fldChar w:fldCharType="end"/>
      </w:r>
      <w:r>
        <w:t xml:space="preserve"> </w:t>
      </w:r>
      <w:r w:rsidR="00E751CB" w:rsidRPr="00833388">
        <w:rPr>
          <w:szCs w:val="26"/>
          <w:lang w:val="vi"/>
        </w:rPr>
        <w:t>Kiểm thử security middleware</w:t>
      </w:r>
      <w:bookmarkEnd w:id="254"/>
    </w:p>
    <w:p w14:paraId="134E7524" w14:textId="14B93129" w:rsidR="000531D7" w:rsidRPr="00AA7E5C" w:rsidRDefault="00AB5A7A" w:rsidP="001572AE">
      <w:pPr>
        <w:pStyle w:val="Heading4"/>
        <w:numPr>
          <w:ilvl w:val="1"/>
          <w:numId w:val="39"/>
        </w:numPr>
        <w:ind w:left="426"/>
        <w:rPr>
          <w:lang w:val="vi"/>
        </w:rPr>
      </w:pPr>
      <w:r w:rsidRPr="00AA7E5C">
        <w:rPr>
          <w:lang w:val="vi"/>
        </w:rPr>
        <w:t xml:space="preserve"> </w:t>
      </w:r>
      <w:r w:rsidR="000531D7" w:rsidRPr="00AA7E5C">
        <w:rPr>
          <w:lang w:val="vi"/>
        </w:rPr>
        <w:t>Kiểm thử Supabase sql – migration và phân quyền dữ liệu</w:t>
      </w:r>
    </w:p>
    <w:p w14:paraId="4BEEE4B4" w14:textId="34A39FA9" w:rsidR="000531D7"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0430E24D" wp14:editId="1991CFF5">
            <wp:extent cx="5943600" cy="2011045"/>
            <wp:effectExtent l="0" t="0" r="0" b="0"/>
            <wp:docPr id="63846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62741" name=""/>
                    <pic:cNvPicPr/>
                  </pic:nvPicPr>
                  <pic:blipFill>
                    <a:blip r:embed="rId89"/>
                    <a:stretch>
                      <a:fillRect/>
                    </a:stretch>
                  </pic:blipFill>
                  <pic:spPr>
                    <a:xfrm>
                      <a:off x="0" y="0"/>
                      <a:ext cx="5943600" cy="2011045"/>
                    </a:xfrm>
                    <a:prstGeom prst="rect">
                      <a:avLst/>
                    </a:prstGeom>
                  </pic:spPr>
                </pic:pic>
              </a:graphicData>
            </a:graphic>
          </wp:inline>
        </w:drawing>
      </w:r>
    </w:p>
    <w:p w14:paraId="3CE15908" w14:textId="3B2427A2" w:rsidR="00E751CB" w:rsidRPr="00833388" w:rsidRDefault="00AA7E5C" w:rsidP="00AA7E5C">
      <w:pPr>
        <w:pStyle w:val="Caption"/>
        <w:rPr>
          <w:szCs w:val="26"/>
          <w:lang w:val="vi"/>
        </w:rPr>
      </w:pPr>
      <w:bookmarkStart w:id="255" w:name="_Toc232541711"/>
      <w:r>
        <w:t xml:space="preserve">Hình </w:t>
      </w:r>
      <w:r w:rsidR="00F73565">
        <w:fldChar w:fldCharType="begin"/>
      </w:r>
      <w:r w:rsidR="00F73565">
        <w:instrText xml:space="preserve"> STYLEREF 1 \s </w:instrText>
      </w:r>
      <w:r w:rsidR="00F73565">
        <w:fldChar w:fldCharType="separate"/>
      </w:r>
      <w:r w:rsidR="00F73565">
        <w:rPr>
          <w:noProof/>
        </w:rPr>
        <w:t>4</w:t>
      </w:r>
      <w:r w:rsidR="00F73565">
        <w:rPr>
          <w:noProof/>
        </w:rPr>
        <w:fldChar w:fldCharType="end"/>
      </w:r>
      <w:r w:rsidR="00F73565">
        <w:t>.</w:t>
      </w:r>
      <w:r w:rsidR="00F73565">
        <w:fldChar w:fldCharType="begin"/>
      </w:r>
      <w:r w:rsidR="00F73565">
        <w:instrText xml:space="preserve"> SEQ Hình \* ARABIC \s 1 </w:instrText>
      </w:r>
      <w:r w:rsidR="00F73565">
        <w:fldChar w:fldCharType="separate"/>
      </w:r>
      <w:r w:rsidR="00F73565">
        <w:rPr>
          <w:noProof/>
        </w:rPr>
        <w:t>31</w:t>
      </w:r>
      <w:r w:rsidR="00F73565">
        <w:rPr>
          <w:noProof/>
        </w:rPr>
        <w:fldChar w:fldCharType="end"/>
      </w:r>
      <w:r w:rsidR="00E751CB" w:rsidRPr="00833388">
        <w:rPr>
          <w:szCs w:val="26"/>
          <w:lang w:val="vi"/>
        </w:rPr>
        <w:t xml:space="preserve"> Kiểm thử Supabase sql</w:t>
      </w:r>
      <w:bookmarkEnd w:id="255"/>
    </w:p>
    <w:p w14:paraId="492AEF9C" w14:textId="77857F0F" w:rsidR="000531D7" w:rsidRPr="00AA7E5C" w:rsidRDefault="000531D7" w:rsidP="001572AE">
      <w:pPr>
        <w:pStyle w:val="Heading4"/>
        <w:numPr>
          <w:ilvl w:val="1"/>
          <w:numId w:val="39"/>
        </w:numPr>
        <w:ind w:left="426"/>
        <w:rPr>
          <w:lang w:val="vi"/>
        </w:rPr>
      </w:pPr>
      <w:r w:rsidRPr="00AA7E5C">
        <w:rPr>
          <w:lang w:val="vi"/>
        </w:rPr>
        <w:lastRenderedPageBreak/>
        <w:t>Kiểm thử validation – kiểm tra dữ liệu đầu vào</w:t>
      </w:r>
    </w:p>
    <w:p w14:paraId="0D42E8AD" w14:textId="464B2A63" w:rsidR="00CC5C10" w:rsidRPr="00833388" w:rsidRDefault="000531D7" w:rsidP="00F85BA6">
      <w:pPr>
        <w:pStyle w:val="NormalWeb"/>
        <w:spacing w:before="0" w:beforeAutospacing="0" w:after="0" w:afterAutospacing="0" w:line="276" w:lineRule="auto"/>
        <w:jc w:val="both"/>
        <w:rPr>
          <w:sz w:val="26"/>
          <w:szCs w:val="26"/>
          <w:lang w:val="vi"/>
        </w:rPr>
      </w:pPr>
      <w:r w:rsidRPr="00833388">
        <w:rPr>
          <w:noProof/>
          <w:sz w:val="26"/>
          <w:szCs w:val="26"/>
          <w:lang w:val="vi"/>
        </w:rPr>
        <w:drawing>
          <wp:inline distT="0" distB="0" distL="0" distR="0" wp14:anchorId="4266EFE7" wp14:editId="1C57FDC2">
            <wp:extent cx="5943600" cy="2299970"/>
            <wp:effectExtent l="0" t="0" r="0" b="0"/>
            <wp:docPr id="7987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247" name=""/>
                    <pic:cNvPicPr/>
                  </pic:nvPicPr>
                  <pic:blipFill>
                    <a:blip r:embed="rId90"/>
                    <a:stretch>
                      <a:fillRect/>
                    </a:stretch>
                  </pic:blipFill>
                  <pic:spPr>
                    <a:xfrm>
                      <a:off x="0" y="0"/>
                      <a:ext cx="5943600" cy="2299970"/>
                    </a:xfrm>
                    <a:prstGeom prst="rect">
                      <a:avLst/>
                    </a:prstGeom>
                  </pic:spPr>
                </pic:pic>
              </a:graphicData>
            </a:graphic>
          </wp:inline>
        </w:drawing>
      </w:r>
    </w:p>
    <w:p w14:paraId="226E0649" w14:textId="66A8C4A4" w:rsidR="00E751CB" w:rsidRPr="00833388" w:rsidRDefault="00AA7E5C" w:rsidP="00AA7E5C">
      <w:pPr>
        <w:pStyle w:val="Caption"/>
        <w:rPr>
          <w:szCs w:val="26"/>
          <w:lang w:val="vi"/>
        </w:rPr>
      </w:pPr>
      <w:bookmarkStart w:id="256" w:name="_Toc232541712"/>
      <w:r w:rsidRPr="00F73A50">
        <w:rPr>
          <w:lang w:val="vi"/>
        </w:rPr>
        <w:t xml:space="preserve">Hình </w:t>
      </w:r>
      <w:r w:rsidR="00F73565">
        <w:rPr>
          <w:lang w:val="vi"/>
        </w:rPr>
        <w:fldChar w:fldCharType="begin"/>
      </w:r>
      <w:r w:rsidR="00F73565">
        <w:rPr>
          <w:lang w:val="vi"/>
        </w:rPr>
        <w:instrText xml:space="preserve"> STYLEREF 1 \s </w:instrText>
      </w:r>
      <w:r w:rsidR="00F73565">
        <w:rPr>
          <w:lang w:val="vi"/>
        </w:rPr>
        <w:fldChar w:fldCharType="separate"/>
      </w:r>
      <w:r w:rsidR="00F73565">
        <w:rPr>
          <w:noProof/>
          <w:lang w:val="vi"/>
        </w:rPr>
        <w:t>4</w:t>
      </w:r>
      <w:r w:rsidR="00F73565">
        <w:rPr>
          <w:lang w:val="vi"/>
        </w:rPr>
        <w:fldChar w:fldCharType="end"/>
      </w:r>
      <w:r w:rsidR="00F73565">
        <w:rPr>
          <w:lang w:val="vi"/>
        </w:rPr>
        <w:t>.</w:t>
      </w:r>
      <w:r w:rsidR="00F73565">
        <w:rPr>
          <w:lang w:val="vi"/>
        </w:rPr>
        <w:fldChar w:fldCharType="begin"/>
      </w:r>
      <w:r w:rsidR="00F73565">
        <w:rPr>
          <w:lang w:val="vi"/>
        </w:rPr>
        <w:instrText xml:space="preserve"> SEQ Hình \* ARABIC \s 1 </w:instrText>
      </w:r>
      <w:r w:rsidR="00F73565">
        <w:rPr>
          <w:lang w:val="vi"/>
        </w:rPr>
        <w:fldChar w:fldCharType="separate"/>
      </w:r>
      <w:r w:rsidR="00F73565">
        <w:rPr>
          <w:noProof/>
          <w:lang w:val="vi"/>
        </w:rPr>
        <w:t>32</w:t>
      </w:r>
      <w:r w:rsidR="00F73565">
        <w:rPr>
          <w:lang w:val="vi"/>
        </w:rPr>
        <w:fldChar w:fldCharType="end"/>
      </w:r>
      <w:r w:rsidRPr="00F73A50">
        <w:rPr>
          <w:lang w:val="vi"/>
        </w:rPr>
        <w:t xml:space="preserve"> </w:t>
      </w:r>
      <w:r w:rsidR="00E751CB" w:rsidRPr="00833388">
        <w:rPr>
          <w:szCs w:val="26"/>
          <w:lang w:val="vi"/>
        </w:rPr>
        <w:t>Kiểm thử validation dữ liệu đầu vào</w:t>
      </w:r>
      <w:bookmarkEnd w:id="256"/>
    </w:p>
    <w:p w14:paraId="78DBC782" w14:textId="77777777" w:rsidR="00AA7E5C" w:rsidRDefault="00AA7E5C">
      <w:pPr>
        <w:spacing w:after="160" w:line="278" w:lineRule="auto"/>
        <w:rPr>
          <w:rFonts w:eastAsiaTheme="majorEastAsia" w:cstheme="majorBidi"/>
          <w:b/>
          <w:szCs w:val="40"/>
          <w:lang w:val="vi-VN" w:eastAsia="ja-JP"/>
        </w:rPr>
      </w:pPr>
      <w:r>
        <w:rPr>
          <w:lang w:val="vi-VN" w:eastAsia="ja-JP"/>
        </w:rPr>
        <w:br w:type="page"/>
      </w:r>
    </w:p>
    <w:p w14:paraId="5DF5F056" w14:textId="69583AFC" w:rsidR="00CC5C10" w:rsidRPr="00833388" w:rsidRDefault="00CC5C10" w:rsidP="00AA7E5C">
      <w:pPr>
        <w:pStyle w:val="Heading1"/>
        <w:rPr>
          <w:b w:val="0"/>
          <w:lang w:val="vi-VN" w:eastAsia="ja-JP"/>
        </w:rPr>
      </w:pPr>
      <w:bookmarkStart w:id="257" w:name="_Toc232669988"/>
      <w:r w:rsidRPr="00833388">
        <w:rPr>
          <w:lang w:val="vi-VN" w:eastAsia="ja-JP"/>
        </w:rPr>
        <w:lastRenderedPageBreak/>
        <w:t>KẾT LUẬN VÀ HƯỚNG PHÁT TRIỂN</w:t>
      </w:r>
      <w:bookmarkEnd w:id="257"/>
    </w:p>
    <w:p w14:paraId="069B9D30" w14:textId="69B22314" w:rsidR="00E751CB" w:rsidRPr="003751DE" w:rsidRDefault="00E751CB" w:rsidP="00AA7E5C">
      <w:pPr>
        <w:pStyle w:val="Heading2"/>
        <w:rPr>
          <w:lang w:val="vi-VN"/>
        </w:rPr>
      </w:pPr>
      <w:bookmarkStart w:id="258" w:name="_Toc232669989"/>
      <w:r w:rsidRPr="003751DE">
        <w:rPr>
          <w:lang w:val="vi-VN"/>
        </w:rPr>
        <w:t>Kết quả đạt được</w:t>
      </w:r>
      <w:bookmarkEnd w:id="258"/>
    </w:p>
    <w:p w14:paraId="1AE9DE8E" w14:textId="5198291C" w:rsidR="00E751CB" w:rsidRDefault="00E751CB" w:rsidP="00F85BA6">
      <w:pPr>
        <w:pStyle w:val="NormalWeb"/>
        <w:spacing w:before="0" w:beforeAutospacing="0" w:after="0" w:afterAutospacing="0" w:line="276" w:lineRule="auto"/>
        <w:jc w:val="both"/>
        <w:rPr>
          <w:sz w:val="26"/>
          <w:szCs w:val="26"/>
          <w:lang w:val="vi-VN"/>
        </w:rPr>
      </w:pPr>
      <w:r w:rsidRPr="003751DE">
        <w:rPr>
          <w:sz w:val="26"/>
          <w:szCs w:val="26"/>
          <w:lang w:val="vi-VN"/>
        </w:rPr>
        <w:t>Trong quá trình nghiên cứu, tìm hiểu lý thuyết và triển khai đồ án, hệ thống đã được xây dựng nhằm hỗ trợ người dùng nhận diện bệnh cây trồng thông qua hình ảnh. Hệ thống cơ bản đáp ứng được các mục tiêu đã đề ra, bao gồm xây dựng ứng dụng iOS, phát triển backend API, tích hợp mô hình trí tuệ nhân tạo nhận diện bệnh cây, lưu trữ dữ liệu và cung cấp các chức năng hỗ trợ chăm sóc cây.</w:t>
      </w:r>
    </w:p>
    <w:p w14:paraId="04C2660E" w14:textId="77777777" w:rsidR="001561B7" w:rsidRPr="001561B7" w:rsidRDefault="001561B7" w:rsidP="001561B7">
      <w:pPr>
        <w:pStyle w:val="NormalWeb"/>
        <w:spacing w:before="0" w:beforeAutospacing="0" w:after="0" w:afterAutospacing="0" w:line="276" w:lineRule="auto"/>
        <w:jc w:val="both"/>
        <w:rPr>
          <w:sz w:val="26"/>
          <w:szCs w:val="26"/>
          <w:lang w:val="vi-VN"/>
        </w:rPr>
      </w:pPr>
      <w:r w:rsidRPr="001561B7">
        <w:rPr>
          <w:b/>
          <w:bCs/>
          <w:sz w:val="26"/>
          <w:szCs w:val="26"/>
          <w:lang w:val="vi-VN"/>
        </w:rPr>
        <w:t>Về mặt lý thuyết:</w:t>
      </w:r>
    </w:p>
    <w:p w14:paraId="30D1E7E6" w14:textId="77777777" w:rsidR="001561B7" w:rsidRPr="001561B7" w:rsidRDefault="001561B7" w:rsidP="001561B7">
      <w:pPr>
        <w:pStyle w:val="NormalWeb"/>
        <w:spacing w:before="0" w:beforeAutospacing="0" w:after="0" w:afterAutospacing="0" w:line="276" w:lineRule="auto"/>
        <w:jc w:val="both"/>
        <w:rPr>
          <w:sz w:val="26"/>
          <w:szCs w:val="26"/>
          <w:lang w:val="vi-VN"/>
        </w:rPr>
      </w:pPr>
      <w:r w:rsidRPr="001561B7">
        <w:rPr>
          <w:sz w:val="26"/>
          <w:szCs w:val="26"/>
          <w:lang w:val="vi-VN"/>
        </w:rPr>
        <w:t>• Vận dụng kiến thức phân tích và thiết kế hệ thống theo mô hình Client–Server.</w:t>
      </w:r>
    </w:p>
    <w:p w14:paraId="7FBA40F6" w14:textId="77777777" w:rsidR="001561B7" w:rsidRPr="001561B7" w:rsidRDefault="001561B7" w:rsidP="001561B7">
      <w:pPr>
        <w:pStyle w:val="NormalWeb"/>
        <w:spacing w:before="0" w:beforeAutospacing="0" w:after="0" w:afterAutospacing="0" w:line="276" w:lineRule="auto"/>
        <w:jc w:val="both"/>
        <w:rPr>
          <w:sz w:val="26"/>
          <w:szCs w:val="26"/>
          <w:lang w:val="vi-VN"/>
        </w:rPr>
      </w:pPr>
      <w:r w:rsidRPr="001561B7">
        <w:rPr>
          <w:sz w:val="26"/>
          <w:szCs w:val="26"/>
          <w:lang w:val="vi-VN"/>
        </w:rPr>
        <w:t>• Củng cố kiến thức về xây dựng API, xử lý dữ liệu, quản lý người dùng và thiết kế cơ sở dữ liệu.</w:t>
      </w:r>
    </w:p>
    <w:p w14:paraId="275B187A" w14:textId="77777777" w:rsidR="001561B7" w:rsidRPr="001561B7" w:rsidRDefault="001561B7" w:rsidP="001561B7">
      <w:pPr>
        <w:pStyle w:val="NormalWeb"/>
        <w:spacing w:before="0" w:beforeAutospacing="0" w:after="0" w:afterAutospacing="0" w:line="276" w:lineRule="auto"/>
        <w:jc w:val="both"/>
        <w:rPr>
          <w:sz w:val="26"/>
          <w:szCs w:val="26"/>
          <w:lang w:val="vi-VN"/>
        </w:rPr>
      </w:pPr>
      <w:r w:rsidRPr="001561B7">
        <w:rPr>
          <w:sz w:val="26"/>
          <w:szCs w:val="26"/>
          <w:lang w:val="vi-VN"/>
        </w:rPr>
        <w:t>• Áp dụng trí tuệ nhân tạo, học sâu và xử lý ảnh vào bài toán nhận diện bệnh cây trồng từ hình ảnh.</w:t>
      </w:r>
    </w:p>
    <w:p w14:paraId="6CC6C494"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Hiểu rõ quy trình xây dựng một hệ thống phần mềm hoàn chỉnh gồm ứng dụng di động, backend, cơ sở dữ liệu, mô hình AI và các dịch vụ bên ngoài.</w:t>
      </w:r>
    </w:p>
    <w:p w14:paraId="20704DD1"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Làm quen và vận dụng các công nghệ chính như Swift/SwiftUI, FastAPI, Supabase, Hugging Face, Gemini API, OpenWeather API và Render.</w:t>
      </w:r>
    </w:p>
    <w:p w14:paraId="0F65FBB5"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Áp dụng kiến thức kiểm thử phần mềm, kiểm thử API, kiểm tra dữ liệu đầu vào, bảo vệ API và xử lý lỗi hệ thống.</w:t>
      </w:r>
    </w:p>
    <w:p w14:paraId="56760BBF"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b/>
          <w:bCs/>
          <w:sz w:val="26"/>
          <w:szCs w:val="26"/>
          <w:lang w:val="vi-VN"/>
        </w:rPr>
        <w:t>Về mặt ứng dụng:</w:t>
      </w:r>
    </w:p>
    <w:p w14:paraId="09AD72AF"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Hỗ trợ người dùng chụp ảnh hoặc chọn ảnh từ thư viện để nhận diện bệnh cây trồng.</w:t>
      </w:r>
    </w:p>
    <w:p w14:paraId="5E156450"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Hiển thị kết quả chẩn đoán gồm loại cây, tên bệnh, độ tin cậy và hình ảnh liên quan.</w:t>
      </w:r>
    </w:p>
    <w:p w14:paraId="75B62880"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Cho phép người dùng đăng ký, đăng nhập, lưu lịch sử chẩn đoán và quản lý cây cá nhân.</w:t>
      </w:r>
    </w:p>
    <w:p w14:paraId="683CB5BA"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Cung cấp tư vấn chăm sóc, xử lý và phòng ngừa bệnh cây bằng tiếng Việt thông qua Gemini API.</w:t>
      </w:r>
    </w:p>
    <w:p w14:paraId="7C148AE4"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Hỗ trợ xem thông tin thời tiết và bản đồ vùng dịch để phục vụ quá trình chăm sóc cây trồng.</w:t>
      </w:r>
    </w:p>
    <w:p w14:paraId="3B21435E"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Cho phép tạo kế hoạch chăm sóc, công việc tưới nước, sử dụng thuốc và nhắc nhở người dùng.</w:t>
      </w:r>
    </w:p>
    <w:p w14:paraId="06222E6A"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Cung cấp tài nguyên như bài viết, hướng dẫn, báo cáo hoặc video liên quan đến cây trồng.</w:t>
      </w:r>
    </w:p>
    <w:p w14:paraId="685B5400" w14:textId="77777777" w:rsidR="001561B7" w:rsidRPr="000B2B6E" w:rsidRDefault="001561B7" w:rsidP="001561B7">
      <w:pPr>
        <w:pStyle w:val="NormalWeb"/>
        <w:spacing w:before="0" w:beforeAutospacing="0" w:after="0" w:afterAutospacing="0" w:line="276" w:lineRule="auto"/>
        <w:jc w:val="both"/>
        <w:rPr>
          <w:sz w:val="26"/>
          <w:szCs w:val="26"/>
          <w:lang w:val="vi-VN"/>
        </w:rPr>
      </w:pPr>
      <w:r w:rsidRPr="000B2B6E">
        <w:rPr>
          <w:sz w:val="26"/>
          <w:szCs w:val="26"/>
          <w:lang w:val="vi-VN"/>
        </w:rPr>
        <w:t>• Lưu lại các kết quả nghi ngờ hoặc phản hồi sai để chuyên gia xem xét, thẩm định và cải thiện hệ thống.</w:t>
      </w:r>
    </w:p>
    <w:p w14:paraId="12B26662" w14:textId="77777777" w:rsidR="001561B7" w:rsidRPr="00264A7F" w:rsidRDefault="001561B7" w:rsidP="001561B7">
      <w:pPr>
        <w:pStyle w:val="NormalWeb"/>
        <w:spacing w:before="0" w:beforeAutospacing="0" w:after="0" w:afterAutospacing="0" w:line="276" w:lineRule="auto"/>
        <w:jc w:val="both"/>
        <w:rPr>
          <w:sz w:val="26"/>
          <w:szCs w:val="26"/>
          <w:lang w:val="vi-VN"/>
        </w:rPr>
      </w:pPr>
      <w:r w:rsidRPr="00264A7F">
        <w:rPr>
          <w:sz w:val="26"/>
          <w:szCs w:val="26"/>
          <w:lang w:val="vi-VN"/>
        </w:rPr>
        <w:t>• Hỗ trợ phân quyền giữa người dùng thường và chuyên gia trong quá trình sử dụng hệ thống.</w:t>
      </w:r>
    </w:p>
    <w:p w14:paraId="70D7A2D3" w14:textId="77777777" w:rsidR="001561B7" w:rsidRPr="003751DE" w:rsidRDefault="001561B7" w:rsidP="00F85BA6">
      <w:pPr>
        <w:pStyle w:val="NormalWeb"/>
        <w:spacing w:before="0" w:beforeAutospacing="0" w:after="0" w:afterAutospacing="0" w:line="276" w:lineRule="auto"/>
        <w:jc w:val="both"/>
        <w:rPr>
          <w:sz w:val="26"/>
          <w:szCs w:val="26"/>
          <w:lang w:val="vi-VN"/>
        </w:rPr>
      </w:pPr>
    </w:p>
    <w:p w14:paraId="58AD3CC6" w14:textId="2281D0FF" w:rsidR="00E751CB" w:rsidRDefault="00E751CB" w:rsidP="00AA7E5C">
      <w:pPr>
        <w:pStyle w:val="Heading2"/>
        <w:rPr>
          <w:lang w:val="vi-VN"/>
        </w:rPr>
      </w:pPr>
      <w:bookmarkStart w:id="259" w:name="_Toc232669990"/>
      <w:r w:rsidRPr="001561B7">
        <w:rPr>
          <w:lang w:val="vi-VN"/>
        </w:rPr>
        <w:t>Những vấn đề còn lại</w:t>
      </w:r>
      <w:bookmarkEnd w:id="259"/>
    </w:p>
    <w:p w14:paraId="3A858F74" w14:textId="77777777" w:rsidR="008F19A2" w:rsidRPr="008F19A2" w:rsidRDefault="008F19A2" w:rsidP="008F19A2">
      <w:pPr>
        <w:pStyle w:val="isselectedend"/>
        <w:rPr>
          <w:sz w:val="26"/>
          <w:szCs w:val="26"/>
          <w:lang w:val="vi-VN"/>
        </w:rPr>
      </w:pPr>
      <w:r w:rsidRPr="008F19A2">
        <w:rPr>
          <w:sz w:val="26"/>
          <w:szCs w:val="26"/>
          <w:lang w:val="vi-VN"/>
        </w:rPr>
        <w:t>• Độ chính xác của mô hình AI còn phụ thuộc vào chất lượng ảnh, ánh sáng, góc chụp, phông nền và phạm vi dữ liệu huấn luyện.</w:t>
      </w:r>
    </w:p>
    <w:p w14:paraId="633BC35E" w14:textId="5CAABB6F" w:rsidR="008F19A2" w:rsidRPr="008F19A2" w:rsidRDefault="008F19A2" w:rsidP="008F19A2">
      <w:pPr>
        <w:pStyle w:val="isselectedend"/>
        <w:rPr>
          <w:sz w:val="26"/>
          <w:szCs w:val="26"/>
          <w:lang w:val="vi-VN"/>
        </w:rPr>
      </w:pPr>
      <w:r w:rsidRPr="008F19A2">
        <w:rPr>
          <w:sz w:val="26"/>
          <w:szCs w:val="26"/>
          <w:lang w:val="vi-VN"/>
        </w:rPr>
        <w:t xml:space="preserve">• Hệ thống phụ thuộc vào các dịch vụ bên ngoài như Hugging Face, Supabase, Gemini API và OpenWeather API nên tốc độ phản hồi có thể bị ảnh hưởng khi các dịch vụ này </w:t>
      </w:r>
      <w:r w:rsidR="008102A4">
        <w:rPr>
          <w:sz w:val="26"/>
          <w:szCs w:val="26"/>
          <w:lang w:val="vi-VN"/>
        </w:rPr>
        <w:t>bị</w:t>
      </w:r>
      <w:r w:rsidRPr="008F19A2">
        <w:rPr>
          <w:sz w:val="26"/>
          <w:szCs w:val="26"/>
          <w:lang w:val="vi-VN"/>
        </w:rPr>
        <w:t xml:space="preserve"> lỗi hoặc</w:t>
      </w:r>
      <w:r w:rsidR="008102A4">
        <w:rPr>
          <w:sz w:val="26"/>
          <w:szCs w:val="26"/>
          <w:lang w:val="vi-VN"/>
        </w:rPr>
        <w:t xml:space="preserve"> gặp Cold Start</w:t>
      </w:r>
      <w:r w:rsidRPr="008F19A2">
        <w:rPr>
          <w:sz w:val="26"/>
          <w:szCs w:val="26"/>
          <w:lang w:val="vi-VN"/>
        </w:rPr>
        <w:t xml:space="preserve"> .</w:t>
      </w:r>
    </w:p>
    <w:p w14:paraId="06C2D77A" w14:textId="77777777" w:rsidR="008F19A2" w:rsidRPr="008F19A2" w:rsidRDefault="008F19A2" w:rsidP="008F19A2">
      <w:pPr>
        <w:pStyle w:val="isselectedend"/>
        <w:rPr>
          <w:sz w:val="26"/>
          <w:szCs w:val="26"/>
          <w:lang w:val="vi-VN"/>
        </w:rPr>
      </w:pPr>
      <w:r w:rsidRPr="008F19A2">
        <w:rPr>
          <w:sz w:val="26"/>
          <w:szCs w:val="26"/>
          <w:lang w:val="vi-VN"/>
        </w:rPr>
        <w:t>• Nội dung tư vấn từ AI chỉ mang tính tham khảo, cần có chuyên gia xác nhận trong các trường hợp bệnh nặng hoặc có nhiều triệu chứng phức tạp.</w:t>
      </w:r>
    </w:p>
    <w:p w14:paraId="6118DDCD" w14:textId="724BED31" w:rsidR="008F19A2" w:rsidRPr="008102A4" w:rsidRDefault="008F19A2" w:rsidP="008102A4">
      <w:pPr>
        <w:pStyle w:val="isselectedend"/>
        <w:rPr>
          <w:sz w:val="26"/>
          <w:szCs w:val="26"/>
          <w:lang w:val="vi-VN"/>
        </w:rPr>
      </w:pPr>
      <w:r w:rsidRPr="008F19A2">
        <w:rPr>
          <w:sz w:val="26"/>
          <w:szCs w:val="26"/>
          <w:lang w:val="vi-VN"/>
        </w:rPr>
        <w:t>• Hệ thống cần tiếp tục hoàn thiện bảo mật dữ liệu người dùng, ảnh cây trồng, lịch sử chẩn đoán và phân quyền truy cập.</w:t>
      </w:r>
    </w:p>
    <w:p w14:paraId="75F41AEE" w14:textId="693B8965" w:rsidR="00E751CB" w:rsidRPr="00833388" w:rsidRDefault="00E751CB" w:rsidP="00AA7E5C">
      <w:pPr>
        <w:pStyle w:val="Heading2"/>
      </w:pPr>
      <w:bookmarkStart w:id="260" w:name="_Toc232669991"/>
      <w:r w:rsidRPr="00833388">
        <w:t>Hướng phát triển</w:t>
      </w:r>
      <w:bookmarkEnd w:id="260"/>
    </w:p>
    <w:p w14:paraId="30BA024A" w14:textId="25A54D6E" w:rsidR="00E751CB" w:rsidRPr="00833388" w:rsidRDefault="00E751CB" w:rsidP="00F85BA6">
      <w:pPr>
        <w:pStyle w:val="NormalWeb"/>
        <w:spacing w:before="0" w:beforeAutospacing="0" w:after="0" w:afterAutospacing="0" w:line="276" w:lineRule="auto"/>
        <w:jc w:val="both"/>
        <w:rPr>
          <w:sz w:val="26"/>
          <w:szCs w:val="26"/>
        </w:rPr>
      </w:pPr>
      <w:r w:rsidRPr="00833388">
        <w:rPr>
          <w:sz w:val="26"/>
          <w:szCs w:val="26"/>
        </w:rPr>
        <w:t>Trong tương lai, hệ thống  có thể được tiếp tục nghiên cứu và phát triển theo các hướng sau:</w:t>
      </w:r>
    </w:p>
    <w:p w14:paraId="6AF6A506" w14:textId="77777777" w:rsidR="00E751CB" w:rsidRPr="00833388" w:rsidRDefault="00E751CB" w:rsidP="001572AE">
      <w:pPr>
        <w:pStyle w:val="NormalWeb"/>
        <w:numPr>
          <w:ilvl w:val="0"/>
          <w:numId w:val="48"/>
        </w:numPr>
        <w:spacing w:before="0" w:beforeAutospacing="0" w:after="0" w:afterAutospacing="0" w:line="276" w:lineRule="auto"/>
        <w:jc w:val="both"/>
        <w:rPr>
          <w:sz w:val="26"/>
          <w:szCs w:val="26"/>
        </w:rPr>
      </w:pPr>
      <w:r w:rsidRPr="00833388">
        <w:rPr>
          <w:sz w:val="26"/>
          <w:szCs w:val="26"/>
        </w:rPr>
        <w:t>Nâng cao độ chính xác của mô hình AI bằng cách thu thập thêm dữ liệu ảnh cây trồng trong điều kiện thực tế, bao gồm nhiều điều kiện ánh sáng, góc chụp, phông nền và giai đoạn phát triển bệnh khác nhau.</w:t>
      </w:r>
    </w:p>
    <w:p w14:paraId="2DAABD70" w14:textId="77777777" w:rsidR="00E751CB" w:rsidRPr="00833388" w:rsidRDefault="00E751CB" w:rsidP="001572AE">
      <w:pPr>
        <w:pStyle w:val="NormalWeb"/>
        <w:numPr>
          <w:ilvl w:val="0"/>
          <w:numId w:val="48"/>
        </w:numPr>
        <w:spacing w:before="0" w:beforeAutospacing="0" w:after="0" w:afterAutospacing="0" w:line="276" w:lineRule="auto"/>
        <w:jc w:val="both"/>
        <w:rPr>
          <w:sz w:val="26"/>
          <w:szCs w:val="26"/>
        </w:rPr>
      </w:pPr>
      <w:r w:rsidRPr="00833388">
        <w:rPr>
          <w:sz w:val="26"/>
          <w:szCs w:val="26"/>
        </w:rPr>
        <w:t>Tối ưu mô hình nhận diện bằng cách thử nghiệm thêm các kiến trúc học sâu mới, cải thiện tốc độ suy luận và tăng khả năng phân biệt các bệnh có triệu chứng tương tự.</w:t>
      </w:r>
    </w:p>
    <w:p w14:paraId="0A3249CF" w14:textId="77777777" w:rsidR="00E751CB" w:rsidRPr="00833388" w:rsidRDefault="00E751CB" w:rsidP="001572AE">
      <w:pPr>
        <w:pStyle w:val="NormalWeb"/>
        <w:numPr>
          <w:ilvl w:val="0"/>
          <w:numId w:val="48"/>
        </w:numPr>
        <w:spacing w:before="0" w:beforeAutospacing="0" w:after="0" w:afterAutospacing="0" w:line="276" w:lineRule="auto"/>
        <w:jc w:val="both"/>
        <w:rPr>
          <w:sz w:val="26"/>
          <w:szCs w:val="26"/>
        </w:rPr>
      </w:pPr>
      <w:r w:rsidRPr="00833388">
        <w:rPr>
          <w:sz w:val="26"/>
          <w:szCs w:val="26"/>
        </w:rPr>
        <w:t>Phát triển khả năng phát hiện vùng tổn thương trên ảnh thay vì chỉ phân loại toàn bộ hình ảnh. Qua đó, hệ thống có thể làm nổi bật khu vực nghi ngờ mắc bệnh để người dùng dễ quan sát.</w:t>
      </w:r>
    </w:p>
    <w:p w14:paraId="1C93F893" w14:textId="77777777" w:rsidR="00E751CB" w:rsidRPr="00833388" w:rsidRDefault="00E751CB" w:rsidP="001572AE">
      <w:pPr>
        <w:pStyle w:val="NormalWeb"/>
        <w:numPr>
          <w:ilvl w:val="0"/>
          <w:numId w:val="48"/>
        </w:numPr>
        <w:spacing w:before="0" w:beforeAutospacing="0" w:after="0" w:afterAutospacing="0" w:line="276" w:lineRule="auto"/>
        <w:jc w:val="both"/>
        <w:rPr>
          <w:sz w:val="26"/>
          <w:szCs w:val="26"/>
        </w:rPr>
      </w:pPr>
      <w:r w:rsidRPr="00833388">
        <w:rPr>
          <w:sz w:val="26"/>
          <w:szCs w:val="26"/>
        </w:rPr>
        <w:t>Cải thiện chức năng tư vấn AI bằng cách tối ưu câu lệnh đầu vào, kết hợp dữ liệu thời tiết, vị trí, loại cây, lịch sử chẩn đoán và thông tin chăm sóc để đưa ra lời khuyên cụ thể hơn.</w:t>
      </w:r>
    </w:p>
    <w:p w14:paraId="1E5D680B" w14:textId="46920476" w:rsidR="003C206B" w:rsidRPr="000B2B6E" w:rsidRDefault="00E751CB" w:rsidP="00F85BA6">
      <w:pPr>
        <w:pStyle w:val="NormalWeb"/>
        <w:numPr>
          <w:ilvl w:val="0"/>
          <w:numId w:val="48"/>
        </w:numPr>
        <w:spacing w:before="0" w:beforeAutospacing="0" w:after="0" w:afterAutospacing="0" w:line="276" w:lineRule="auto"/>
        <w:jc w:val="both"/>
        <w:rPr>
          <w:sz w:val="26"/>
          <w:szCs w:val="26"/>
        </w:rPr>
      </w:pPr>
      <w:r w:rsidRPr="00833388">
        <w:rPr>
          <w:sz w:val="26"/>
          <w:szCs w:val="26"/>
        </w:rPr>
        <w:t>Hoàn thiện bản đồ vùng dịch bằng cách bổ sung bộ lọc theo loại cây, loại bệnh, mức độ nghiêm trọng, khu vực và thời gian ghi nhận.</w:t>
      </w:r>
    </w:p>
    <w:p w14:paraId="78AF2DD6" w14:textId="77777777" w:rsidR="003C206B" w:rsidRPr="00833388" w:rsidRDefault="003C206B" w:rsidP="00F85BA6">
      <w:pPr>
        <w:pStyle w:val="NormalWeb"/>
        <w:spacing w:before="0" w:beforeAutospacing="0" w:after="0" w:afterAutospacing="0" w:line="276" w:lineRule="auto"/>
        <w:jc w:val="both"/>
        <w:rPr>
          <w:sz w:val="26"/>
          <w:szCs w:val="26"/>
          <w:lang w:val="vi-VN"/>
        </w:rPr>
      </w:pPr>
    </w:p>
    <w:p w14:paraId="4A09AEE4" w14:textId="77777777" w:rsidR="003C206B" w:rsidRPr="00833388" w:rsidRDefault="003C206B" w:rsidP="00F85BA6">
      <w:pPr>
        <w:pStyle w:val="NormalWeb"/>
        <w:spacing w:before="0" w:beforeAutospacing="0" w:after="0" w:afterAutospacing="0" w:line="276" w:lineRule="auto"/>
        <w:jc w:val="both"/>
        <w:rPr>
          <w:sz w:val="26"/>
          <w:szCs w:val="26"/>
          <w:lang w:val="vi-VN"/>
        </w:rPr>
      </w:pPr>
    </w:p>
    <w:p w14:paraId="020EE37D" w14:textId="2B190BDC" w:rsidR="003C206B" w:rsidRPr="00AA7E5C" w:rsidRDefault="00AA7E5C" w:rsidP="002C45F3">
      <w:pPr>
        <w:spacing w:after="160" w:line="278" w:lineRule="auto"/>
        <w:jc w:val="center"/>
        <w:rPr>
          <w:b/>
          <w:bCs/>
          <w:lang w:val="vi-VN" w:eastAsia="ja-JP"/>
        </w:rPr>
      </w:pPr>
      <w:r>
        <w:rPr>
          <w:szCs w:val="26"/>
          <w:lang w:val="vi-VN"/>
        </w:rPr>
        <w:br w:type="page"/>
      </w:r>
      <w:r w:rsidR="003C206B" w:rsidRPr="00AA7E5C">
        <w:rPr>
          <w:b/>
          <w:bCs/>
          <w:lang w:val="vi-VN" w:eastAsia="ja-JP"/>
        </w:rPr>
        <w:lastRenderedPageBreak/>
        <w:t>TÀI LIỆU THAM KHẢO</w:t>
      </w:r>
    </w:p>
    <w:p w14:paraId="1C986BC0"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[1] Abdallah Ali Dev, “PlantVillage Dataset,” Kaggle, [Online]. Available:</w:t>
      </w:r>
      <w:r w:rsidRPr="000B2B6E">
        <w:rPr>
          <w:sz w:val="26"/>
          <w:szCs w:val="26"/>
        </w:rPr>
        <w:br/>
      </w:r>
      <w:hyperlink r:id="rId91" w:history="1">
        <w:r w:rsidRPr="000B2B6E">
          <w:rPr>
            <w:rStyle w:val="Hyperlink"/>
            <w:sz w:val="26"/>
            <w:szCs w:val="26"/>
          </w:rPr>
          <w:t>https://www.kaggle.com/datasets/abdallahalidev/plantvillage-dataset</w:t>
        </w:r>
      </w:hyperlink>
      <w:r w:rsidRPr="000B2B6E">
        <w:rPr>
          <w:sz w:val="26"/>
          <w:szCs w:val="26"/>
        </w:rPr>
        <w:t>. [Accessed 09 June 2026].</w:t>
      </w:r>
    </w:p>
    <w:p w14:paraId="1E6A6710"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[2] Apple Inc., “Swift Documentation,” [Online]. Available:</w:t>
      </w:r>
      <w:r w:rsidRPr="000B2B6E">
        <w:rPr>
          <w:sz w:val="26"/>
          <w:szCs w:val="26"/>
        </w:rPr>
        <w:br/>
      </w:r>
      <w:hyperlink r:id="rId92" w:history="1">
        <w:r w:rsidRPr="000B2B6E">
          <w:rPr>
            <w:rStyle w:val="Hyperlink"/>
            <w:sz w:val="26"/>
            <w:szCs w:val="26"/>
          </w:rPr>
          <w:t>https://developer.apple.com/documentation/swift</w:t>
        </w:r>
      </w:hyperlink>
      <w:r w:rsidRPr="000B2B6E">
        <w:rPr>
          <w:sz w:val="26"/>
          <w:szCs w:val="26"/>
        </w:rPr>
        <w:t>. [Accessed 09 June 2026].</w:t>
      </w:r>
    </w:p>
    <w:p w14:paraId="7300A122" w14:textId="77777777" w:rsidR="000B2B6E" w:rsidRPr="000B2B6E" w:rsidRDefault="000B2B6E" w:rsidP="000B2B6E">
      <w:pPr>
        <w:pStyle w:val="NormalWeb"/>
        <w:spacing w:before="0" w:beforeAutospacing="0" w:after="0" w:afterAutospacing="0" w:line="276" w:lineRule="auto"/>
        <w:rPr>
          <w:sz w:val="26"/>
          <w:szCs w:val="26"/>
          <w:lang w:val="fr-FR"/>
        </w:rPr>
      </w:pPr>
      <w:r w:rsidRPr="000B2B6E">
        <w:rPr>
          <w:sz w:val="26"/>
          <w:szCs w:val="26"/>
          <w:lang w:val="fr-FR"/>
        </w:rPr>
        <w:t>[3] Apple Inc., “SwiftUI Documentation,” [Online]. Available:</w:t>
      </w:r>
      <w:r w:rsidRPr="000B2B6E">
        <w:rPr>
          <w:sz w:val="26"/>
          <w:szCs w:val="26"/>
          <w:lang w:val="fr-FR"/>
        </w:rPr>
        <w:br/>
      </w:r>
      <w:hyperlink r:id="rId93" w:history="1">
        <w:r w:rsidRPr="000B2B6E">
          <w:rPr>
            <w:rStyle w:val="Hyperlink"/>
            <w:sz w:val="26"/>
            <w:szCs w:val="26"/>
            <w:lang w:val="fr-FR"/>
          </w:rPr>
          <w:t>https://developer.apple.com/documentation/swiftui</w:t>
        </w:r>
      </w:hyperlink>
      <w:r w:rsidRPr="000B2B6E">
        <w:rPr>
          <w:sz w:val="26"/>
          <w:szCs w:val="26"/>
          <w:lang w:val="fr-FR"/>
        </w:rPr>
        <w:t>. [Accessed 09 June 2026].</w:t>
      </w:r>
    </w:p>
    <w:p w14:paraId="7A328AC3"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lang w:val="fr-FR"/>
        </w:rPr>
        <w:t>[4] Apple Inc., “Xcode Documentation,” [Online]. Available:</w:t>
      </w:r>
      <w:r w:rsidRPr="000B2B6E">
        <w:rPr>
          <w:sz w:val="26"/>
          <w:szCs w:val="26"/>
          <w:lang w:val="fr-FR"/>
        </w:rPr>
        <w:br/>
      </w:r>
      <w:hyperlink r:id="rId94" w:history="1">
        <w:r w:rsidRPr="000B2B6E">
          <w:rPr>
            <w:rStyle w:val="Hyperlink"/>
            <w:sz w:val="26"/>
            <w:szCs w:val="26"/>
            <w:lang w:val="fr-FR"/>
          </w:rPr>
          <w:t>https://developer.apple.com/documentation/xcode</w:t>
        </w:r>
      </w:hyperlink>
      <w:r w:rsidRPr="000B2B6E">
        <w:rPr>
          <w:sz w:val="26"/>
          <w:szCs w:val="26"/>
          <w:lang w:val="fr-FR"/>
        </w:rPr>
        <w:t xml:space="preserve">. </w:t>
      </w:r>
      <w:r w:rsidRPr="000B2B6E">
        <w:rPr>
          <w:sz w:val="26"/>
          <w:szCs w:val="26"/>
        </w:rPr>
        <w:t>[Accessed 09 June 2026].</w:t>
      </w:r>
    </w:p>
    <w:p w14:paraId="00024CF6"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[5] FastAPI, “FastAPI Documentation,” [Online]. Available:</w:t>
      </w:r>
      <w:r w:rsidRPr="000B2B6E">
        <w:rPr>
          <w:sz w:val="26"/>
          <w:szCs w:val="26"/>
        </w:rPr>
        <w:br/>
      </w:r>
      <w:hyperlink r:id="rId95" w:history="1">
        <w:r w:rsidRPr="000B2B6E">
          <w:rPr>
            <w:rStyle w:val="Hyperlink"/>
            <w:sz w:val="26"/>
            <w:szCs w:val="26"/>
          </w:rPr>
          <w:t>https://fastapi.tiangolo.com</w:t>
        </w:r>
      </w:hyperlink>
      <w:r w:rsidRPr="000B2B6E">
        <w:rPr>
          <w:sz w:val="26"/>
          <w:szCs w:val="26"/>
        </w:rPr>
        <w:t>. [Accessed 09 June 2026].</w:t>
      </w:r>
    </w:p>
    <w:p w14:paraId="734F1F0E"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[6] Encode OSS Ltd., “Uvicorn Documentation,” [Online]. Available:</w:t>
      </w:r>
      <w:r w:rsidRPr="000B2B6E">
        <w:rPr>
          <w:sz w:val="26"/>
          <w:szCs w:val="26"/>
        </w:rPr>
        <w:br/>
      </w:r>
      <w:hyperlink r:id="rId96" w:history="1">
        <w:r w:rsidRPr="000B2B6E">
          <w:rPr>
            <w:rStyle w:val="Hyperlink"/>
            <w:sz w:val="26"/>
            <w:szCs w:val="26"/>
          </w:rPr>
          <w:t>https://www.uvicorn.org</w:t>
        </w:r>
      </w:hyperlink>
      <w:r w:rsidRPr="000B2B6E">
        <w:rPr>
          <w:sz w:val="26"/>
          <w:szCs w:val="26"/>
        </w:rPr>
        <w:t>. [Accessed 09 June 2026].</w:t>
      </w:r>
    </w:p>
    <w:p w14:paraId="3D6743F0"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[7] Supabase Inc., “Supabase Documentation,” [Online]. Available:</w:t>
      </w:r>
      <w:r w:rsidRPr="000B2B6E">
        <w:rPr>
          <w:sz w:val="26"/>
          <w:szCs w:val="26"/>
        </w:rPr>
        <w:br/>
      </w:r>
      <w:hyperlink r:id="rId97" w:history="1">
        <w:r w:rsidRPr="000B2B6E">
          <w:rPr>
            <w:rStyle w:val="Hyperlink"/>
            <w:sz w:val="26"/>
            <w:szCs w:val="26"/>
          </w:rPr>
          <w:t>https://supabase.com/docs</w:t>
        </w:r>
      </w:hyperlink>
      <w:r w:rsidRPr="000B2B6E">
        <w:rPr>
          <w:sz w:val="26"/>
          <w:szCs w:val="26"/>
        </w:rPr>
        <w:t>. [Accessed 09 June 2026].</w:t>
      </w:r>
    </w:p>
    <w:p w14:paraId="3DA62C86"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[8] Supabase Inc., “Supabase Database Documentation,” [Online]. Available:</w:t>
      </w:r>
      <w:r w:rsidRPr="000B2B6E">
        <w:rPr>
          <w:sz w:val="26"/>
          <w:szCs w:val="26"/>
        </w:rPr>
        <w:br/>
      </w:r>
      <w:hyperlink r:id="rId98" w:history="1">
        <w:r w:rsidRPr="000B2B6E">
          <w:rPr>
            <w:rStyle w:val="Hyperlink"/>
            <w:sz w:val="26"/>
            <w:szCs w:val="26"/>
          </w:rPr>
          <w:t>https://supabase.com/docs/guides/database</w:t>
        </w:r>
      </w:hyperlink>
      <w:r w:rsidRPr="000B2B6E">
        <w:rPr>
          <w:sz w:val="26"/>
          <w:szCs w:val="26"/>
        </w:rPr>
        <w:t>. [Accessed 09 June 2026].</w:t>
      </w:r>
    </w:p>
    <w:p w14:paraId="2B06DE75"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[9] Supabase Inc., “Supabase Authentication Documentation,” [Online]. Available:</w:t>
      </w:r>
      <w:r w:rsidRPr="000B2B6E">
        <w:rPr>
          <w:sz w:val="26"/>
          <w:szCs w:val="26"/>
        </w:rPr>
        <w:br/>
      </w:r>
      <w:hyperlink r:id="rId99" w:history="1">
        <w:r w:rsidRPr="000B2B6E">
          <w:rPr>
            <w:rStyle w:val="Hyperlink"/>
            <w:sz w:val="26"/>
            <w:szCs w:val="26"/>
          </w:rPr>
          <w:t>https://supabase.com/docs/guides/auth</w:t>
        </w:r>
      </w:hyperlink>
      <w:r w:rsidRPr="000B2B6E">
        <w:rPr>
          <w:sz w:val="26"/>
          <w:szCs w:val="26"/>
        </w:rPr>
        <w:t>. [Accessed 09 June 2026].</w:t>
      </w:r>
    </w:p>
    <w:p w14:paraId="4190F6CF"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[10] Supabase Inc., “Supabase Storage Documentation,” [Online]. Available:</w:t>
      </w:r>
      <w:r w:rsidRPr="000B2B6E">
        <w:rPr>
          <w:sz w:val="26"/>
          <w:szCs w:val="26"/>
        </w:rPr>
        <w:br/>
      </w:r>
      <w:hyperlink r:id="rId100" w:history="1">
        <w:r w:rsidRPr="000B2B6E">
          <w:rPr>
            <w:rStyle w:val="Hyperlink"/>
            <w:sz w:val="26"/>
            <w:szCs w:val="26"/>
          </w:rPr>
          <w:t>https://supabase.com/docs/guides/storage</w:t>
        </w:r>
      </w:hyperlink>
      <w:r w:rsidRPr="000B2B6E">
        <w:rPr>
          <w:sz w:val="26"/>
          <w:szCs w:val="26"/>
        </w:rPr>
        <w:t>. [Accessed 09 June 2026].</w:t>
      </w:r>
    </w:p>
    <w:p w14:paraId="715947E6" w14:textId="77777777" w:rsidR="000B2B6E" w:rsidRPr="000B2B6E" w:rsidRDefault="000B2B6E" w:rsidP="000B2B6E">
      <w:pPr>
        <w:pStyle w:val="NormalWeb"/>
        <w:spacing w:before="0" w:beforeAutospacing="0" w:after="0" w:afterAutospacing="0" w:line="276" w:lineRule="auto"/>
        <w:rPr>
          <w:sz w:val="26"/>
          <w:szCs w:val="26"/>
        </w:rPr>
      </w:pPr>
      <w:r w:rsidRPr="000B2B6E">
        <w:rPr>
          <w:sz w:val="26"/>
          <w:szCs w:val="26"/>
        </w:rPr>
        <w:t>[11] PostgreSQL Global Development Group, “PostgreSQL Documentation,” [Online]. Available:</w:t>
      </w:r>
      <w:r w:rsidRPr="000B2B6E">
        <w:rPr>
          <w:sz w:val="26"/>
          <w:szCs w:val="26"/>
        </w:rPr>
        <w:br/>
      </w:r>
      <w:hyperlink r:id="rId101" w:history="1">
        <w:r w:rsidRPr="000B2B6E">
          <w:rPr>
            <w:rStyle w:val="Hyperlink"/>
            <w:sz w:val="26"/>
            <w:szCs w:val="26"/>
          </w:rPr>
          <w:t>https://www.postgresql.org/docs/</w:t>
        </w:r>
      </w:hyperlink>
      <w:r w:rsidRPr="000B2B6E">
        <w:rPr>
          <w:sz w:val="26"/>
          <w:szCs w:val="26"/>
        </w:rPr>
        <w:t>. [Accessed 09 June 2026].</w:t>
      </w:r>
    </w:p>
    <w:p w14:paraId="0928478E" w14:textId="77777777" w:rsidR="000B2B6E" w:rsidRDefault="000B2B6E" w:rsidP="000B2B6E">
      <w:pPr>
        <w:pStyle w:val="NormalWeb"/>
        <w:spacing w:before="0" w:beforeAutospacing="0" w:after="0" w:afterAutospacing="0" w:line="276" w:lineRule="auto"/>
        <w:rPr>
          <w:sz w:val="26"/>
          <w:szCs w:val="26"/>
          <w:lang w:val="vi-VN"/>
        </w:rPr>
      </w:pPr>
      <w:r w:rsidRPr="000B2B6E">
        <w:rPr>
          <w:sz w:val="26"/>
          <w:szCs w:val="26"/>
        </w:rPr>
        <w:t>[12] Hugging Face, “Hugging Face Documentation,” [Online]. Available:</w:t>
      </w:r>
      <w:r w:rsidRPr="000B2B6E">
        <w:rPr>
          <w:sz w:val="26"/>
          <w:szCs w:val="26"/>
        </w:rPr>
        <w:br/>
      </w:r>
      <w:hyperlink r:id="rId102" w:history="1">
        <w:r w:rsidRPr="000B2B6E">
          <w:rPr>
            <w:rStyle w:val="Hyperlink"/>
            <w:sz w:val="26"/>
            <w:szCs w:val="26"/>
          </w:rPr>
          <w:t>https://huggingface.co/docs</w:t>
        </w:r>
      </w:hyperlink>
      <w:r w:rsidRPr="000B2B6E">
        <w:rPr>
          <w:sz w:val="26"/>
          <w:szCs w:val="26"/>
        </w:rPr>
        <w:t>. [Accessed 09 June 2026].</w:t>
      </w:r>
    </w:p>
    <w:p w14:paraId="293D3E93" w14:textId="642DFD9A" w:rsidR="007C3E94" w:rsidRPr="007C3E94" w:rsidRDefault="00FD2A5D" w:rsidP="000B2B6E">
      <w:pPr>
        <w:pStyle w:val="NormalWeb"/>
        <w:spacing w:before="0" w:beforeAutospacing="0" w:after="0" w:afterAutospacing="0" w:line="276" w:lineRule="auto"/>
        <w:rPr>
          <w:sz w:val="26"/>
          <w:szCs w:val="26"/>
          <w:lang w:val="vi-VN"/>
        </w:rPr>
      </w:pPr>
      <w:r w:rsidRPr="00FD2A5D">
        <w:rPr>
          <w:sz w:val="26"/>
          <w:szCs w:val="26"/>
        </w:rPr>
        <w:t xml:space="preserve">[13] thanglequoc, “Vietnamese Provinces Database,” GitHub repository. [Online]. Available: </w:t>
      </w:r>
      <w:hyperlink r:id="rId103" w:tgtFrame="_new" w:history="1">
        <w:r w:rsidRPr="00FD2A5D">
          <w:rPr>
            <w:rStyle w:val="Hyperlink"/>
            <w:sz w:val="26"/>
            <w:szCs w:val="26"/>
          </w:rPr>
          <w:t>https://github.com/thanglequoc/vietnamese-provinces-database</w:t>
        </w:r>
      </w:hyperlink>
      <w:r w:rsidRPr="00FD2A5D">
        <w:rPr>
          <w:sz w:val="26"/>
          <w:szCs w:val="26"/>
        </w:rPr>
        <w:t>. [Accessed 09 June 2026].</w:t>
      </w:r>
    </w:p>
    <w:p w14:paraId="3F874DC2" w14:textId="1B5ECA0D" w:rsidR="003C206B" w:rsidRPr="000327AB" w:rsidRDefault="000327AB" w:rsidP="000327AB">
      <w:pPr>
        <w:pStyle w:val="NormalWeb"/>
        <w:spacing w:before="0" w:beforeAutospacing="0" w:after="0" w:afterAutospacing="0" w:line="276" w:lineRule="auto"/>
        <w:rPr>
          <w:sz w:val="26"/>
          <w:szCs w:val="26"/>
          <w:lang w:val="vi-VN"/>
        </w:rPr>
      </w:pPr>
      <w:r w:rsidRPr="000327AB">
        <w:rPr>
          <w:sz w:val="26"/>
          <w:szCs w:val="26"/>
        </w:rPr>
        <w:t>[14] Huynh Khoi Nguyen, “Train 71 Final 2: Training Notebook for Plant Disease Recognition Model,” Kaggle Notebook. [Online]. Available:</w:t>
      </w:r>
      <w:r w:rsidRPr="000327AB">
        <w:rPr>
          <w:sz w:val="26"/>
          <w:szCs w:val="26"/>
        </w:rPr>
        <w:br/>
      </w:r>
      <w:hyperlink r:id="rId104" w:history="1">
        <w:r w:rsidRPr="000327AB">
          <w:rPr>
            <w:rStyle w:val="Hyperlink"/>
            <w:sz w:val="26"/>
            <w:szCs w:val="26"/>
          </w:rPr>
          <w:t>https://www.kaggle.com/code/nguyen2004/train-71-final-2</w:t>
        </w:r>
      </w:hyperlink>
      <w:r w:rsidRPr="000327AB">
        <w:rPr>
          <w:sz w:val="26"/>
          <w:szCs w:val="26"/>
        </w:rPr>
        <w:t>. [Accessed 09 June 2026].</w:t>
      </w:r>
      <w:r>
        <w:rPr>
          <w:sz w:val="26"/>
          <w:szCs w:val="26"/>
          <w:lang w:val="vi-VN"/>
        </w:rPr>
        <w:br/>
      </w:r>
      <w:r w:rsidRPr="000327AB">
        <w:rPr>
          <w:sz w:val="26"/>
          <w:szCs w:val="26"/>
        </w:rPr>
        <w:t xml:space="preserve">[15] Huynh Khoi Nguyen, “Server-AI-Plant-Disease: Source Code for Graduation </w:t>
      </w:r>
      <w:r w:rsidRPr="000327AB">
        <w:rPr>
          <w:sz w:val="26"/>
          <w:szCs w:val="26"/>
        </w:rPr>
        <w:lastRenderedPageBreak/>
        <w:t>Project,” GitHub repository. [Online]. Available:</w:t>
      </w:r>
      <w:r w:rsidRPr="000327AB">
        <w:rPr>
          <w:sz w:val="26"/>
          <w:szCs w:val="26"/>
        </w:rPr>
        <w:br/>
      </w:r>
      <w:hyperlink r:id="rId105" w:history="1">
        <w:r w:rsidRPr="000327AB">
          <w:rPr>
            <w:rStyle w:val="Hyperlink"/>
            <w:sz w:val="26"/>
            <w:szCs w:val="26"/>
          </w:rPr>
          <w:t>https://github.com/thachdua/Server-AI-Plant-Disease.git</w:t>
        </w:r>
      </w:hyperlink>
      <w:r w:rsidRPr="000327AB">
        <w:rPr>
          <w:sz w:val="26"/>
          <w:szCs w:val="26"/>
        </w:rPr>
        <w:t>. [Accessed 09 June 2026].</w:t>
      </w:r>
    </w:p>
    <w:sectPr w:rsidR="003C206B" w:rsidRPr="000327AB" w:rsidSect="006277C4">
      <w:headerReference w:type="default" r:id="rId106"/>
      <w:footerReference w:type="default" r:id="rId107"/>
      <w:pgNumType w:start="6"/>
      <w:pgSz w:w="12240" w:h="15840"/>
      <w:pgMar w:top="1418"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dtthoa@dut.udn.vn" w:date="2026-06-11T21:54:00Z" w:initials="DH">
    <w:p w14:paraId="576B2D17" w14:textId="77777777" w:rsidR="00560916" w:rsidRDefault="00A0613C" w:rsidP="00560916">
      <w:pPr>
        <w:pStyle w:val="CommentText"/>
      </w:pPr>
      <w:r>
        <w:rPr>
          <w:rStyle w:val="CommentReference"/>
        </w:rPr>
        <w:annotationRef/>
      </w:r>
      <w:r w:rsidR="00560916">
        <w:t>Canh giữa</w:t>
      </w:r>
    </w:p>
    <w:p w14:paraId="79013667" w14:textId="77777777" w:rsidR="00560916" w:rsidRDefault="00560916" w:rsidP="00560916">
      <w:pPr>
        <w:pStyle w:val="CommentText"/>
      </w:pPr>
      <w:r>
        <w:t>Khoảng trắng bên phải lớn -&gt; chỉnh lại right margin</w:t>
      </w:r>
    </w:p>
  </w:comment>
  <w:comment w:id="18" w:author="dtthoa@dut.udn.vn" w:date="2026-06-11T22:33:00Z" w:initials="DH">
    <w:p w14:paraId="30474C8A" w14:textId="77777777" w:rsidR="005866DA" w:rsidRDefault="00057EBD" w:rsidP="005866DA">
      <w:pPr>
        <w:pStyle w:val="CommentText"/>
      </w:pPr>
      <w:r>
        <w:rPr>
          <w:rStyle w:val="CommentReference"/>
        </w:rPr>
        <w:annotationRef/>
      </w:r>
      <w:r w:rsidR="005866DA">
        <w:t>Sao mở đầu là trang 23 ?</w:t>
      </w:r>
    </w:p>
    <w:p w14:paraId="66E58B04" w14:textId="77777777" w:rsidR="005866DA" w:rsidRDefault="005866DA" w:rsidP="005866DA">
      <w:pPr>
        <w:pStyle w:val="CommentText"/>
      </w:pPr>
      <w:r>
        <w:t>Đánh số tt trang bắt đâù từ phần “Mở đầu”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9013667" w15:done="1"/>
  <w15:commentEx w15:paraId="66E58B0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DEE8ABA" w16cex:dateUtc="2026-06-11T14:54:00Z"/>
  <w16cex:commentExtensible w16cex:durableId="6BE05BB3" w16cex:dateUtc="2026-06-11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9013667" w16cid:durableId="7DEE8ABA"/>
  <w16cid:commentId w16cid:paraId="66E58B04" w16cid:durableId="6BE05B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D1417A" w14:textId="77777777" w:rsidR="00E3413C" w:rsidRDefault="00E3413C">
      <w:pPr>
        <w:spacing w:line="240" w:lineRule="auto"/>
      </w:pPr>
      <w:r>
        <w:separator/>
      </w:r>
    </w:p>
  </w:endnote>
  <w:endnote w:type="continuationSeparator" w:id="0">
    <w:p w14:paraId="700FC784" w14:textId="77777777" w:rsidR="00E3413C" w:rsidRDefault="00E341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92877415"/>
      <w:docPartObj>
        <w:docPartGallery w:val="Page Numbers (Bottom of Page)"/>
        <w:docPartUnique/>
      </w:docPartObj>
    </w:sdtPr>
    <w:sdtEndPr>
      <w:rPr>
        <w:noProof/>
      </w:rPr>
    </w:sdtEndPr>
    <w:sdtContent>
      <w:p w14:paraId="465DB67E" w14:textId="77777777" w:rsidR="00FC2C98" w:rsidRDefault="00FC2C98">
        <w:pPr>
          <w:jc w:val="right"/>
        </w:pPr>
        <w:r>
          <w:fldChar w:fldCharType="begin"/>
        </w:r>
        <w:r>
          <w:instrText xml:space="preserve"> PAGE   \* MERGEFORMAT </w:instrText>
        </w:r>
        <w:r>
          <w:fldChar w:fldCharType="separate"/>
        </w:r>
        <w:r>
          <w:rPr>
            <w:noProof/>
          </w:rPr>
          <w:t>2</w:t>
        </w:r>
        <w:r>
          <w:rPr>
            <w:noProof/>
          </w:rPr>
          <w:fldChar w:fldCharType="end"/>
        </w:r>
      </w:p>
    </w:sdtContent>
  </w:sdt>
  <w:p w14:paraId="142EDD70" w14:textId="77777777" w:rsidR="00FC2C98" w:rsidRDefault="00FC2C9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590939"/>
      <w:docPartObj>
        <w:docPartGallery w:val="Page Numbers (Bottom of Page)"/>
        <w:docPartUnique/>
      </w:docPartObj>
    </w:sdtPr>
    <w:sdtEndPr>
      <w:rPr>
        <w:noProof/>
      </w:rPr>
    </w:sdtEndPr>
    <w:sdtContent>
      <w:p w14:paraId="2A706A92" w14:textId="2AE3E92F" w:rsidR="00FC2C98" w:rsidRDefault="00000000">
        <w:pPr>
          <w:jc w:val="right"/>
        </w:pPr>
      </w:p>
    </w:sdtContent>
  </w:sdt>
  <w:p w14:paraId="35B51E02" w14:textId="77777777" w:rsidR="00FC2C98" w:rsidRDefault="00FC2C9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3131EC" w14:textId="557F549E" w:rsidR="00880DCB" w:rsidRDefault="00880DCB">
    <w:pPr>
      <w:jc w:val="right"/>
    </w:pPr>
  </w:p>
  <w:p w14:paraId="5354FBA8" w14:textId="77777777" w:rsidR="00880DCB" w:rsidRDefault="00880DC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309733"/>
      <w:docPartObj>
        <w:docPartGallery w:val="Page Numbers (Bottom of Page)"/>
        <w:docPartUnique/>
      </w:docPartObj>
    </w:sdtPr>
    <w:sdtEndPr>
      <w:rPr>
        <w:noProof/>
      </w:rPr>
    </w:sdtEndPr>
    <w:sdtContent>
      <w:p w14:paraId="12A9A42D" w14:textId="153CC1D8" w:rsidR="00264A7F" w:rsidRDefault="00264A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sdt>
    <w:sdtPr>
      <w:id w:val="465166055"/>
      <w:docPartObj>
        <w:docPartGallery w:val="Page Numbers (Bottom of Page)"/>
        <w:docPartUnique/>
      </w:docPartObj>
    </w:sdtPr>
    <w:sdtEndPr>
      <w:rPr>
        <w:noProof/>
      </w:rPr>
    </w:sdtEndPr>
    <w:sdtContent>
      <w:p w14:paraId="531E6408" w14:textId="03E003E7" w:rsidR="0091246A" w:rsidRDefault="0091246A" w:rsidP="0091246A">
        <w:r>
          <w:t>GVHD: ThS.Đỗ Thị Tuyết Hoa</w:t>
        </w:r>
        <w:r>
          <w:tab/>
        </w:r>
        <w:r>
          <w:tab/>
        </w:r>
        <w:r>
          <w:tab/>
        </w:r>
        <w:r>
          <w:tab/>
          <w:t>SV: Huỳnh Khôi Nguyên</w:t>
        </w:r>
      </w:p>
    </w:sdtContent>
  </w:sdt>
  <w:p w14:paraId="2AB4706B" w14:textId="77777777" w:rsidR="00880DCB" w:rsidRDefault="00880DC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95958982"/>
      <w:docPartObj>
        <w:docPartGallery w:val="Page Numbers (Bottom of Page)"/>
        <w:docPartUnique/>
      </w:docPartObj>
    </w:sdtPr>
    <w:sdtEndPr>
      <w:rPr>
        <w:noProof/>
      </w:rPr>
    </w:sdtEndPr>
    <w:sdtContent>
      <w:p w14:paraId="125E6A8B" w14:textId="095330AA" w:rsidR="00D2745A" w:rsidRDefault="006277C4" w:rsidP="006277C4">
        <w:r>
          <w:t>GVHD: ThS.Đỗ Thị Tuyết Hoa</w:t>
        </w:r>
        <w:r>
          <w:tab/>
        </w:r>
        <w:r>
          <w:tab/>
        </w:r>
        <w:r>
          <w:tab/>
        </w:r>
        <w:r>
          <w:tab/>
          <w:t xml:space="preserve">      SV: Huỳnh Khôi Nguyên</w:t>
        </w:r>
      </w:p>
    </w:sdtContent>
  </w:sdt>
  <w:p w14:paraId="4B2A15A9" w14:textId="77777777" w:rsidR="00D2745A" w:rsidRDefault="00D2745A">
    <w:r>
      <w:fldChar w:fldCharType="begin"/>
    </w:r>
    <w:r>
      <w:instrText xml:space="preserve"> PAGE   \* MERGEFORMAT </w:instrText>
    </w:r>
    <w:r>
      <w:fldChar w:fldCharType="separate"/>
    </w:r>
    <w: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3223CB" w14:textId="77777777" w:rsidR="00E3413C" w:rsidRDefault="00E3413C">
      <w:pPr>
        <w:spacing w:line="240" w:lineRule="auto"/>
      </w:pPr>
      <w:r>
        <w:separator/>
      </w:r>
    </w:p>
  </w:footnote>
  <w:footnote w:type="continuationSeparator" w:id="0">
    <w:p w14:paraId="7F58D51D" w14:textId="77777777" w:rsidR="00E3413C" w:rsidRDefault="00E341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E3F6D" w14:textId="77777777" w:rsidR="00880DCB" w:rsidRDefault="00880D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6A2C1" w14:textId="77777777" w:rsidR="0091246A" w:rsidRDefault="0091246A" w:rsidP="0091246A">
    <w:pPr>
      <w:pStyle w:val="Header"/>
    </w:pPr>
    <w:r>
      <w:t>Phát hiện và chuẩn đoán bệnh của các cây thông qua hình ảnh lá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5A7992" w14:textId="15110FB8" w:rsidR="00D2745A" w:rsidRDefault="006277C4">
    <w:pPr>
      <w:pStyle w:val="Header"/>
    </w:pPr>
    <w:r>
      <w:t>Phát hiện và chuẩn đoán bệnh của các cây thông qua hình ảnh lá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9718D"/>
    <w:multiLevelType w:val="multilevel"/>
    <w:tmpl w:val="1BE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C030C"/>
    <w:multiLevelType w:val="multilevel"/>
    <w:tmpl w:val="08A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7C7D"/>
    <w:multiLevelType w:val="multilevel"/>
    <w:tmpl w:val="4C3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4BC3"/>
    <w:multiLevelType w:val="multilevel"/>
    <w:tmpl w:val="8FF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1102"/>
    <w:multiLevelType w:val="multilevel"/>
    <w:tmpl w:val="47B0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A1743"/>
    <w:multiLevelType w:val="multilevel"/>
    <w:tmpl w:val="20EA13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B520B"/>
    <w:multiLevelType w:val="multilevel"/>
    <w:tmpl w:val="563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C787B"/>
    <w:multiLevelType w:val="multilevel"/>
    <w:tmpl w:val="8FF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21A14"/>
    <w:multiLevelType w:val="multilevel"/>
    <w:tmpl w:val="3DB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A48DB"/>
    <w:multiLevelType w:val="multilevel"/>
    <w:tmpl w:val="813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E61C4"/>
    <w:multiLevelType w:val="multilevel"/>
    <w:tmpl w:val="AB0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66988"/>
    <w:multiLevelType w:val="hybridMultilevel"/>
    <w:tmpl w:val="ADE6D514"/>
    <w:lvl w:ilvl="0" w:tplc="CDB64FBC">
      <w:start w:val="10"/>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1E6836F1"/>
    <w:multiLevelType w:val="multilevel"/>
    <w:tmpl w:val="0E6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26051"/>
    <w:multiLevelType w:val="multilevel"/>
    <w:tmpl w:val="97FE71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972CA"/>
    <w:multiLevelType w:val="multilevel"/>
    <w:tmpl w:val="FC3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50497"/>
    <w:multiLevelType w:val="multilevel"/>
    <w:tmpl w:val="A54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B5AC8"/>
    <w:multiLevelType w:val="multilevel"/>
    <w:tmpl w:val="3E76AF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C1DB4"/>
    <w:multiLevelType w:val="multilevel"/>
    <w:tmpl w:val="6696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12C7A"/>
    <w:multiLevelType w:val="multilevel"/>
    <w:tmpl w:val="F85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20E9B"/>
    <w:multiLevelType w:val="multilevel"/>
    <w:tmpl w:val="F3E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03A5E"/>
    <w:multiLevelType w:val="multilevel"/>
    <w:tmpl w:val="EEF0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6771D"/>
    <w:multiLevelType w:val="multilevel"/>
    <w:tmpl w:val="D766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4435C"/>
    <w:multiLevelType w:val="multilevel"/>
    <w:tmpl w:val="D8EC593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4"/>
      <w:numFmt w:val="bullet"/>
      <w:lvlText w:val=""/>
      <w:lvlJc w:val="left"/>
      <w:pPr>
        <w:ind w:left="2160" w:hanging="360"/>
      </w:pPr>
      <w:rPr>
        <w:rFonts w:ascii="Wingdings" w:eastAsia="Times New Roman" w:hAnsi="Wingdings"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431CD4"/>
    <w:multiLevelType w:val="multilevel"/>
    <w:tmpl w:val="3BD4A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F074E"/>
    <w:multiLevelType w:val="multilevel"/>
    <w:tmpl w:val="DC9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22DE0"/>
    <w:multiLevelType w:val="multilevel"/>
    <w:tmpl w:val="696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D5125"/>
    <w:multiLevelType w:val="multilevel"/>
    <w:tmpl w:val="74B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52651"/>
    <w:multiLevelType w:val="multilevel"/>
    <w:tmpl w:val="749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C76A7"/>
    <w:multiLevelType w:val="multilevel"/>
    <w:tmpl w:val="515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F7922"/>
    <w:multiLevelType w:val="multilevel"/>
    <w:tmpl w:val="C16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81187"/>
    <w:multiLevelType w:val="multilevel"/>
    <w:tmpl w:val="390AB1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B17C8F"/>
    <w:multiLevelType w:val="multilevel"/>
    <w:tmpl w:val="7B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630C1"/>
    <w:multiLevelType w:val="multilevel"/>
    <w:tmpl w:val="44B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D1D16"/>
    <w:multiLevelType w:val="multilevel"/>
    <w:tmpl w:val="12F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150B9"/>
    <w:multiLevelType w:val="multilevel"/>
    <w:tmpl w:val="197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B4028"/>
    <w:multiLevelType w:val="multilevel"/>
    <w:tmpl w:val="FD7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66080F"/>
    <w:multiLevelType w:val="multilevel"/>
    <w:tmpl w:val="AA1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64F3C"/>
    <w:multiLevelType w:val="multilevel"/>
    <w:tmpl w:val="0E3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B5442"/>
    <w:multiLevelType w:val="hybridMultilevel"/>
    <w:tmpl w:val="0046FA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865FB5"/>
    <w:multiLevelType w:val="multilevel"/>
    <w:tmpl w:val="DBD07E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BF4F00"/>
    <w:multiLevelType w:val="multilevel"/>
    <w:tmpl w:val="ED44CFB6"/>
    <w:lvl w:ilvl="0">
      <w:start w:val="1"/>
      <w:numFmt w:val="decimal"/>
      <w:pStyle w:val="Heading1"/>
      <w:suff w:val="space"/>
      <w:lvlText w:val="CHƯƠNG %1:"/>
      <w:lvlJc w:val="left"/>
      <w:pPr>
        <w:ind w:left="432" w:hanging="432"/>
      </w:pPr>
      <w:rPr>
        <w:rFonts w:hint="default"/>
        <w:b/>
        <w:bCs/>
        <w:i w:val="0"/>
        <w:sz w:val="26"/>
        <w:szCs w:val="26"/>
        <w:u w:val="none"/>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bCs w:val="0"/>
        <w:lang w:val="vi-VN"/>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5D97472D"/>
    <w:multiLevelType w:val="multilevel"/>
    <w:tmpl w:val="86A8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89681F"/>
    <w:multiLevelType w:val="multilevel"/>
    <w:tmpl w:val="61D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D10F1"/>
    <w:multiLevelType w:val="multilevel"/>
    <w:tmpl w:val="A008EF82"/>
    <w:lvl w:ilvl="0">
      <w:start w:val="1"/>
      <w:numFmt w:val="decimal"/>
      <w:lvlText w:val="%1."/>
      <w:lvlJc w:val="left"/>
      <w:pPr>
        <w:ind w:left="720" w:hanging="360"/>
      </w:pPr>
    </w:lvl>
    <w:lvl w:ilvl="1">
      <w:start w:val="1"/>
      <w:numFmt w:val="decimal"/>
      <w:isLgl/>
      <w:lvlText w:val="%1.%2."/>
      <w:lvlJc w:val="left"/>
      <w:pPr>
        <w:ind w:left="1267" w:hanging="720"/>
      </w:pPr>
      <w:rPr>
        <w:rFonts w:hint="default"/>
      </w:rPr>
    </w:lvl>
    <w:lvl w:ilvl="2">
      <w:start w:val="1"/>
      <w:numFmt w:val="decimal"/>
      <w:isLgl/>
      <w:lvlText w:val="%1.%2.%3."/>
      <w:lvlJc w:val="left"/>
      <w:pPr>
        <w:ind w:left="1454" w:hanging="720"/>
      </w:pPr>
      <w:rPr>
        <w:rFonts w:hint="default"/>
      </w:rPr>
    </w:lvl>
    <w:lvl w:ilvl="3">
      <w:start w:val="1"/>
      <w:numFmt w:val="decimal"/>
      <w:isLgl/>
      <w:lvlText w:val="%1.%2.%3.%4."/>
      <w:lvlJc w:val="left"/>
      <w:pPr>
        <w:ind w:left="2001" w:hanging="1080"/>
      </w:pPr>
      <w:rPr>
        <w:rFonts w:hint="default"/>
      </w:rPr>
    </w:lvl>
    <w:lvl w:ilvl="4">
      <w:start w:val="1"/>
      <w:numFmt w:val="decimal"/>
      <w:isLgl/>
      <w:lvlText w:val="%1.%2.%3.%4.%5."/>
      <w:lvlJc w:val="left"/>
      <w:pPr>
        <w:ind w:left="2188" w:hanging="1080"/>
      </w:pPr>
      <w:rPr>
        <w:rFonts w:hint="default"/>
      </w:rPr>
    </w:lvl>
    <w:lvl w:ilvl="5">
      <w:start w:val="1"/>
      <w:numFmt w:val="decimal"/>
      <w:isLgl/>
      <w:lvlText w:val="%1.%2.%3.%4.%5.%6."/>
      <w:lvlJc w:val="left"/>
      <w:pPr>
        <w:ind w:left="2735" w:hanging="1440"/>
      </w:pPr>
      <w:rPr>
        <w:rFonts w:hint="default"/>
      </w:rPr>
    </w:lvl>
    <w:lvl w:ilvl="6">
      <w:start w:val="1"/>
      <w:numFmt w:val="decimal"/>
      <w:isLgl/>
      <w:lvlText w:val="%1.%2.%3.%4.%5.%6.%7."/>
      <w:lvlJc w:val="left"/>
      <w:pPr>
        <w:ind w:left="2922" w:hanging="1440"/>
      </w:pPr>
      <w:rPr>
        <w:rFonts w:hint="default"/>
      </w:rPr>
    </w:lvl>
    <w:lvl w:ilvl="7">
      <w:start w:val="1"/>
      <w:numFmt w:val="decimal"/>
      <w:isLgl/>
      <w:lvlText w:val="%1.%2.%3.%4.%5.%6.%7.%8."/>
      <w:lvlJc w:val="left"/>
      <w:pPr>
        <w:ind w:left="3469" w:hanging="1800"/>
      </w:pPr>
      <w:rPr>
        <w:rFonts w:hint="default"/>
      </w:rPr>
    </w:lvl>
    <w:lvl w:ilvl="8">
      <w:start w:val="1"/>
      <w:numFmt w:val="decimal"/>
      <w:isLgl/>
      <w:lvlText w:val="%1.%2.%3.%4.%5.%6.%7.%8.%9."/>
      <w:lvlJc w:val="left"/>
      <w:pPr>
        <w:ind w:left="3656" w:hanging="1800"/>
      </w:pPr>
      <w:rPr>
        <w:rFonts w:hint="default"/>
      </w:rPr>
    </w:lvl>
  </w:abstractNum>
  <w:abstractNum w:abstractNumId="45" w15:restartNumberingAfterBreak="0">
    <w:nsid w:val="67A4491A"/>
    <w:multiLevelType w:val="multilevel"/>
    <w:tmpl w:val="4ED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51B7E"/>
    <w:multiLevelType w:val="multilevel"/>
    <w:tmpl w:val="C24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55281"/>
    <w:multiLevelType w:val="multilevel"/>
    <w:tmpl w:val="D6F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326F4"/>
    <w:multiLevelType w:val="multilevel"/>
    <w:tmpl w:val="285CBB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B65B1D"/>
    <w:multiLevelType w:val="multilevel"/>
    <w:tmpl w:val="542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231667">
    <w:abstractNumId w:val="23"/>
  </w:num>
  <w:num w:numId="2" w16cid:durableId="95829508">
    <w:abstractNumId w:val="11"/>
  </w:num>
  <w:num w:numId="3" w16cid:durableId="1276790783">
    <w:abstractNumId w:val="44"/>
  </w:num>
  <w:num w:numId="4" w16cid:durableId="1988195187">
    <w:abstractNumId w:val="4"/>
  </w:num>
  <w:num w:numId="5" w16cid:durableId="1639795287">
    <w:abstractNumId w:val="5"/>
  </w:num>
  <w:num w:numId="6" w16cid:durableId="1619988511">
    <w:abstractNumId w:val="47"/>
  </w:num>
  <w:num w:numId="7" w16cid:durableId="1346204497">
    <w:abstractNumId w:val="31"/>
  </w:num>
  <w:num w:numId="8" w16cid:durableId="790392682">
    <w:abstractNumId w:val="32"/>
  </w:num>
  <w:num w:numId="9" w16cid:durableId="517042102">
    <w:abstractNumId w:val="8"/>
  </w:num>
  <w:num w:numId="10" w16cid:durableId="184289148">
    <w:abstractNumId w:val="21"/>
  </w:num>
  <w:num w:numId="11" w16cid:durableId="1534733926">
    <w:abstractNumId w:val="26"/>
  </w:num>
  <w:num w:numId="12" w16cid:durableId="2091920606">
    <w:abstractNumId w:val="17"/>
  </w:num>
  <w:num w:numId="13" w16cid:durableId="1458258335">
    <w:abstractNumId w:val="40"/>
  </w:num>
  <w:num w:numId="14" w16cid:durableId="487404823">
    <w:abstractNumId w:val="49"/>
  </w:num>
  <w:num w:numId="15" w16cid:durableId="770703736">
    <w:abstractNumId w:val="13"/>
  </w:num>
  <w:num w:numId="16" w16cid:durableId="1367294621">
    <w:abstractNumId w:val="38"/>
  </w:num>
  <w:num w:numId="17" w16cid:durableId="1464617532">
    <w:abstractNumId w:val="27"/>
  </w:num>
  <w:num w:numId="18" w16cid:durableId="970136882">
    <w:abstractNumId w:val="48"/>
  </w:num>
  <w:num w:numId="19" w16cid:durableId="390539575">
    <w:abstractNumId w:val="36"/>
  </w:num>
  <w:num w:numId="20" w16cid:durableId="479620852">
    <w:abstractNumId w:val="3"/>
  </w:num>
  <w:num w:numId="21" w16cid:durableId="1349255240">
    <w:abstractNumId w:val="45"/>
  </w:num>
  <w:num w:numId="22" w16cid:durableId="579214568">
    <w:abstractNumId w:val="46"/>
  </w:num>
  <w:num w:numId="23" w16cid:durableId="1379352550">
    <w:abstractNumId w:val="33"/>
  </w:num>
  <w:num w:numId="24" w16cid:durableId="278147183">
    <w:abstractNumId w:val="43"/>
  </w:num>
  <w:num w:numId="25" w16cid:durableId="1219511531">
    <w:abstractNumId w:val="37"/>
  </w:num>
  <w:num w:numId="26" w16cid:durableId="1205606248">
    <w:abstractNumId w:val="0"/>
  </w:num>
  <w:num w:numId="27" w16cid:durableId="219291702">
    <w:abstractNumId w:val="29"/>
  </w:num>
  <w:num w:numId="28" w16cid:durableId="306399262">
    <w:abstractNumId w:val="34"/>
  </w:num>
  <w:num w:numId="29" w16cid:durableId="369762826">
    <w:abstractNumId w:val="2"/>
  </w:num>
  <w:num w:numId="30" w16cid:durableId="1262058742">
    <w:abstractNumId w:val="1"/>
  </w:num>
  <w:num w:numId="31" w16cid:durableId="1519587482">
    <w:abstractNumId w:val="15"/>
  </w:num>
  <w:num w:numId="32" w16cid:durableId="1328099150">
    <w:abstractNumId w:val="7"/>
  </w:num>
  <w:num w:numId="33" w16cid:durableId="1423799562">
    <w:abstractNumId w:val="19"/>
  </w:num>
  <w:num w:numId="34" w16cid:durableId="180894808">
    <w:abstractNumId w:val="25"/>
  </w:num>
  <w:num w:numId="35" w16cid:durableId="1032729022">
    <w:abstractNumId w:val="10"/>
  </w:num>
  <w:num w:numId="36" w16cid:durableId="376706107">
    <w:abstractNumId w:val="16"/>
  </w:num>
  <w:num w:numId="37" w16cid:durableId="1150711640">
    <w:abstractNumId w:val="18"/>
  </w:num>
  <w:num w:numId="38" w16cid:durableId="1730807644">
    <w:abstractNumId w:val="30"/>
  </w:num>
  <w:num w:numId="39" w16cid:durableId="185682191">
    <w:abstractNumId w:val="22"/>
  </w:num>
  <w:num w:numId="40" w16cid:durableId="1974821120">
    <w:abstractNumId w:val="35"/>
  </w:num>
  <w:num w:numId="41" w16cid:durableId="1225679472">
    <w:abstractNumId w:val="42"/>
  </w:num>
  <w:num w:numId="42" w16cid:durableId="1910798160">
    <w:abstractNumId w:val="14"/>
  </w:num>
  <w:num w:numId="43" w16cid:durableId="2003771742">
    <w:abstractNumId w:val="6"/>
  </w:num>
  <w:num w:numId="44" w16cid:durableId="663629408">
    <w:abstractNumId w:val="28"/>
  </w:num>
  <w:num w:numId="45" w16cid:durableId="1626081072">
    <w:abstractNumId w:val="24"/>
  </w:num>
  <w:num w:numId="46" w16cid:durableId="1108769984">
    <w:abstractNumId w:val="12"/>
  </w:num>
  <w:num w:numId="47" w16cid:durableId="251083249">
    <w:abstractNumId w:val="20"/>
  </w:num>
  <w:num w:numId="48" w16cid:durableId="1286737877">
    <w:abstractNumId w:val="9"/>
  </w:num>
  <w:num w:numId="49" w16cid:durableId="939214538">
    <w:abstractNumId w:val="41"/>
  </w:num>
  <w:num w:numId="50" w16cid:durableId="1119032743">
    <w:abstractNumId w:val="39"/>
  </w:num>
  <w:num w:numId="51" w16cid:durableId="781269563">
    <w:abstractNumId w:val="41"/>
  </w:num>
  <w:num w:numId="52" w16cid:durableId="124927901">
    <w:abstractNumId w:val="41"/>
  </w:num>
  <w:num w:numId="53" w16cid:durableId="197670898">
    <w:abstractNumId w:val="41"/>
  </w:num>
  <w:num w:numId="54" w16cid:durableId="791753294">
    <w:abstractNumId w:val="41"/>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uỳnh Khôi Nguyên">
    <w15:presenceInfo w15:providerId="AD" w15:userId="S::102220287@sv1.dut.udn.vn::218cd8a7-60a8-4659-88c2-73da2646f2ad"/>
  </w15:person>
  <w15:person w15:author="dtthoa@dut.udn.vn">
    <w15:presenceInfo w15:providerId="AD" w15:userId="S::dtthoa@dut.udn.vn::17ab46ef-fe5b-4081-95f2-ab571035264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BA"/>
    <w:rsid w:val="00027DBB"/>
    <w:rsid w:val="000327AB"/>
    <w:rsid w:val="00037DCD"/>
    <w:rsid w:val="00043208"/>
    <w:rsid w:val="000531D7"/>
    <w:rsid w:val="00057EBD"/>
    <w:rsid w:val="0006651A"/>
    <w:rsid w:val="00075467"/>
    <w:rsid w:val="000913F0"/>
    <w:rsid w:val="000A7DA8"/>
    <w:rsid w:val="000B2B6E"/>
    <w:rsid w:val="000C02B1"/>
    <w:rsid w:val="000D4CED"/>
    <w:rsid w:val="000E7E55"/>
    <w:rsid w:val="000F6FA6"/>
    <w:rsid w:val="001123D2"/>
    <w:rsid w:val="00131406"/>
    <w:rsid w:val="001402BD"/>
    <w:rsid w:val="00140728"/>
    <w:rsid w:val="00143233"/>
    <w:rsid w:val="001436ED"/>
    <w:rsid w:val="00143DD7"/>
    <w:rsid w:val="001561B7"/>
    <w:rsid w:val="001572AE"/>
    <w:rsid w:val="0017006E"/>
    <w:rsid w:val="00171130"/>
    <w:rsid w:val="00180CC7"/>
    <w:rsid w:val="001A7941"/>
    <w:rsid w:val="001D533E"/>
    <w:rsid w:val="0020272A"/>
    <w:rsid w:val="00217DD1"/>
    <w:rsid w:val="00222745"/>
    <w:rsid w:val="00233DF2"/>
    <w:rsid w:val="00234E70"/>
    <w:rsid w:val="00250534"/>
    <w:rsid w:val="0026394C"/>
    <w:rsid w:val="00264A7F"/>
    <w:rsid w:val="002654D7"/>
    <w:rsid w:val="00271633"/>
    <w:rsid w:val="00285771"/>
    <w:rsid w:val="002A135D"/>
    <w:rsid w:val="002C45F3"/>
    <w:rsid w:val="002C7732"/>
    <w:rsid w:val="002F1674"/>
    <w:rsid w:val="00316FFD"/>
    <w:rsid w:val="003529B8"/>
    <w:rsid w:val="00365920"/>
    <w:rsid w:val="003751DE"/>
    <w:rsid w:val="003B5593"/>
    <w:rsid w:val="003B6644"/>
    <w:rsid w:val="003C206B"/>
    <w:rsid w:val="003C2875"/>
    <w:rsid w:val="003C75F1"/>
    <w:rsid w:val="003E251F"/>
    <w:rsid w:val="003E25A0"/>
    <w:rsid w:val="003F65EF"/>
    <w:rsid w:val="00414665"/>
    <w:rsid w:val="004247BD"/>
    <w:rsid w:val="0043598E"/>
    <w:rsid w:val="00440CC0"/>
    <w:rsid w:val="00454B8E"/>
    <w:rsid w:val="00462EF2"/>
    <w:rsid w:val="0049275E"/>
    <w:rsid w:val="004A09FB"/>
    <w:rsid w:val="004A2E9D"/>
    <w:rsid w:val="004E1B05"/>
    <w:rsid w:val="005051A7"/>
    <w:rsid w:val="005079CC"/>
    <w:rsid w:val="00542FBD"/>
    <w:rsid w:val="00560916"/>
    <w:rsid w:val="005732A6"/>
    <w:rsid w:val="005841F4"/>
    <w:rsid w:val="005866DA"/>
    <w:rsid w:val="00596F2B"/>
    <w:rsid w:val="005A35E2"/>
    <w:rsid w:val="005C33FB"/>
    <w:rsid w:val="005E0374"/>
    <w:rsid w:val="005E50FB"/>
    <w:rsid w:val="005F48C7"/>
    <w:rsid w:val="005F565E"/>
    <w:rsid w:val="00622B8C"/>
    <w:rsid w:val="006274BC"/>
    <w:rsid w:val="006277C4"/>
    <w:rsid w:val="00630B7E"/>
    <w:rsid w:val="00630FEF"/>
    <w:rsid w:val="00644CD7"/>
    <w:rsid w:val="00671A34"/>
    <w:rsid w:val="00671BF6"/>
    <w:rsid w:val="00673FF0"/>
    <w:rsid w:val="006851B9"/>
    <w:rsid w:val="00695F5B"/>
    <w:rsid w:val="006B3580"/>
    <w:rsid w:val="006D106C"/>
    <w:rsid w:val="006E7EE4"/>
    <w:rsid w:val="00705F51"/>
    <w:rsid w:val="007249CC"/>
    <w:rsid w:val="00735CDF"/>
    <w:rsid w:val="00753657"/>
    <w:rsid w:val="00766AC7"/>
    <w:rsid w:val="00782170"/>
    <w:rsid w:val="007C3E94"/>
    <w:rsid w:val="007C69DD"/>
    <w:rsid w:val="007C6C60"/>
    <w:rsid w:val="007D1D5B"/>
    <w:rsid w:val="008102A4"/>
    <w:rsid w:val="008250E5"/>
    <w:rsid w:val="00833388"/>
    <w:rsid w:val="008562E3"/>
    <w:rsid w:val="00873A2F"/>
    <w:rsid w:val="00875841"/>
    <w:rsid w:val="00880DCB"/>
    <w:rsid w:val="008862E7"/>
    <w:rsid w:val="008919B2"/>
    <w:rsid w:val="0089382E"/>
    <w:rsid w:val="008A5A1A"/>
    <w:rsid w:val="008C207F"/>
    <w:rsid w:val="008D5172"/>
    <w:rsid w:val="008E4161"/>
    <w:rsid w:val="008E7D98"/>
    <w:rsid w:val="008F19A2"/>
    <w:rsid w:val="009013FE"/>
    <w:rsid w:val="00901CD9"/>
    <w:rsid w:val="00902BBC"/>
    <w:rsid w:val="0091246A"/>
    <w:rsid w:val="009244D0"/>
    <w:rsid w:val="009363CB"/>
    <w:rsid w:val="0095312D"/>
    <w:rsid w:val="00970E9F"/>
    <w:rsid w:val="00982DA6"/>
    <w:rsid w:val="00982F3C"/>
    <w:rsid w:val="00983733"/>
    <w:rsid w:val="009A08B6"/>
    <w:rsid w:val="009A54E0"/>
    <w:rsid w:val="009A7605"/>
    <w:rsid w:val="009B60D3"/>
    <w:rsid w:val="009B7124"/>
    <w:rsid w:val="009D3FED"/>
    <w:rsid w:val="009E6D99"/>
    <w:rsid w:val="00A0613C"/>
    <w:rsid w:val="00A31A8F"/>
    <w:rsid w:val="00A403BB"/>
    <w:rsid w:val="00A8453A"/>
    <w:rsid w:val="00AA0728"/>
    <w:rsid w:val="00AA18FF"/>
    <w:rsid w:val="00AA7E5C"/>
    <w:rsid w:val="00AB1D34"/>
    <w:rsid w:val="00AB5A7A"/>
    <w:rsid w:val="00AC36BB"/>
    <w:rsid w:val="00AC6A13"/>
    <w:rsid w:val="00AD4C7A"/>
    <w:rsid w:val="00AD4D44"/>
    <w:rsid w:val="00AF392E"/>
    <w:rsid w:val="00AF4372"/>
    <w:rsid w:val="00B54FA0"/>
    <w:rsid w:val="00B87CB8"/>
    <w:rsid w:val="00BB5FAC"/>
    <w:rsid w:val="00BD7A73"/>
    <w:rsid w:val="00BE3628"/>
    <w:rsid w:val="00BE3806"/>
    <w:rsid w:val="00BE4791"/>
    <w:rsid w:val="00C03056"/>
    <w:rsid w:val="00C045D0"/>
    <w:rsid w:val="00C12D65"/>
    <w:rsid w:val="00C140B1"/>
    <w:rsid w:val="00C54E94"/>
    <w:rsid w:val="00C76E7D"/>
    <w:rsid w:val="00CA36BA"/>
    <w:rsid w:val="00CB44B9"/>
    <w:rsid w:val="00CC5C10"/>
    <w:rsid w:val="00CD3D84"/>
    <w:rsid w:val="00CF6B79"/>
    <w:rsid w:val="00D0019E"/>
    <w:rsid w:val="00D20739"/>
    <w:rsid w:val="00D25566"/>
    <w:rsid w:val="00D2663C"/>
    <w:rsid w:val="00D2745A"/>
    <w:rsid w:val="00D31D98"/>
    <w:rsid w:val="00D45548"/>
    <w:rsid w:val="00D5618C"/>
    <w:rsid w:val="00D60E99"/>
    <w:rsid w:val="00D65399"/>
    <w:rsid w:val="00D66042"/>
    <w:rsid w:val="00D6619B"/>
    <w:rsid w:val="00D753AC"/>
    <w:rsid w:val="00D76992"/>
    <w:rsid w:val="00DC20AB"/>
    <w:rsid w:val="00DD4A5B"/>
    <w:rsid w:val="00DE243A"/>
    <w:rsid w:val="00DE7C7F"/>
    <w:rsid w:val="00E3413C"/>
    <w:rsid w:val="00E40891"/>
    <w:rsid w:val="00E54796"/>
    <w:rsid w:val="00E561C9"/>
    <w:rsid w:val="00E65C09"/>
    <w:rsid w:val="00E718F4"/>
    <w:rsid w:val="00E71D61"/>
    <w:rsid w:val="00E751CB"/>
    <w:rsid w:val="00E83499"/>
    <w:rsid w:val="00E87297"/>
    <w:rsid w:val="00E97ECC"/>
    <w:rsid w:val="00EA31B3"/>
    <w:rsid w:val="00EA7C2B"/>
    <w:rsid w:val="00EB6014"/>
    <w:rsid w:val="00ED3AF4"/>
    <w:rsid w:val="00F04688"/>
    <w:rsid w:val="00F516C0"/>
    <w:rsid w:val="00F64507"/>
    <w:rsid w:val="00F66E1B"/>
    <w:rsid w:val="00F671E4"/>
    <w:rsid w:val="00F67A95"/>
    <w:rsid w:val="00F73565"/>
    <w:rsid w:val="00F73A50"/>
    <w:rsid w:val="00F76778"/>
    <w:rsid w:val="00F85BA6"/>
    <w:rsid w:val="00F966D8"/>
    <w:rsid w:val="00FC2C98"/>
    <w:rsid w:val="00FD2A5D"/>
    <w:rsid w:val="00FD32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43CA"/>
  <w15:chartTrackingRefBased/>
  <w15:docId w15:val="{BEC44208-F9CA-BA4E-AED4-6C8D4813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46A"/>
    <w:pPr>
      <w:spacing w:after="0" w:line="312" w:lineRule="auto"/>
    </w:pPr>
    <w:rPr>
      <w:rFonts w:ascii="Times New Roman" w:eastAsia="Times New Roman" w:hAnsi="Times New Roman" w:cs="Times New Roman"/>
      <w:kern w:val="0"/>
      <w:sz w:val="26"/>
      <w:lang w:eastAsia="en-US"/>
      <w14:ligatures w14:val="none"/>
    </w:rPr>
  </w:style>
  <w:style w:type="paragraph" w:styleId="Heading1">
    <w:name w:val="heading 1"/>
    <w:basedOn w:val="Normal"/>
    <w:next w:val="Normal"/>
    <w:link w:val="Heading1Char"/>
    <w:uiPriority w:val="9"/>
    <w:qFormat/>
    <w:rsid w:val="00DD4A5B"/>
    <w:pPr>
      <w:keepNext/>
      <w:keepLines/>
      <w:numPr>
        <w:numId w:val="49"/>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71A34"/>
    <w:pPr>
      <w:keepNext/>
      <w:keepLines/>
      <w:numPr>
        <w:ilvl w:val="1"/>
        <w:numId w:val="4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D7A73"/>
    <w:pPr>
      <w:keepNext/>
      <w:keepLines/>
      <w:numPr>
        <w:ilvl w:val="2"/>
        <w:numId w:val="49"/>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F6FA6"/>
    <w:pPr>
      <w:keepNext/>
      <w:keepLines/>
      <w:numPr>
        <w:ilvl w:val="3"/>
        <w:numId w:val="49"/>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A36BA"/>
    <w:pPr>
      <w:keepNext/>
      <w:keepLines/>
      <w:numPr>
        <w:ilvl w:val="4"/>
        <w:numId w:val="4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6BA"/>
    <w:pPr>
      <w:keepNext/>
      <w:keepLines/>
      <w:numPr>
        <w:ilvl w:val="5"/>
        <w:numId w:val="4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6BA"/>
    <w:pPr>
      <w:keepNext/>
      <w:keepLines/>
      <w:numPr>
        <w:ilvl w:val="6"/>
        <w:numId w:val="4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6BA"/>
    <w:pPr>
      <w:keepNext/>
      <w:keepLines/>
      <w:numPr>
        <w:ilvl w:val="7"/>
        <w:numId w:val="4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6BA"/>
    <w:pPr>
      <w:keepNext/>
      <w:keepLines/>
      <w:numPr>
        <w:ilvl w:val="8"/>
        <w:numId w:val="49"/>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A5B"/>
    <w:rPr>
      <w:rFonts w:ascii="Times New Roman" w:eastAsiaTheme="majorEastAsia" w:hAnsi="Times New Roman" w:cstheme="majorBidi"/>
      <w:b/>
      <w:kern w:val="0"/>
      <w:sz w:val="26"/>
      <w:szCs w:val="40"/>
      <w:lang w:eastAsia="en-US"/>
      <w14:ligatures w14:val="none"/>
    </w:rPr>
  </w:style>
  <w:style w:type="character" w:customStyle="1" w:styleId="Heading2Char">
    <w:name w:val="Heading 2 Char"/>
    <w:basedOn w:val="DefaultParagraphFont"/>
    <w:link w:val="Heading2"/>
    <w:uiPriority w:val="9"/>
    <w:rsid w:val="00671A34"/>
    <w:rPr>
      <w:rFonts w:ascii="Times New Roman" w:eastAsiaTheme="majorEastAsia" w:hAnsi="Times New Roman" w:cstheme="majorBidi"/>
      <w:b/>
      <w:color w:val="000000" w:themeColor="text1"/>
      <w:kern w:val="0"/>
      <w:sz w:val="26"/>
      <w:szCs w:val="32"/>
      <w:lang w:eastAsia="en-US"/>
      <w14:ligatures w14:val="none"/>
    </w:rPr>
  </w:style>
  <w:style w:type="character" w:customStyle="1" w:styleId="Heading3Char">
    <w:name w:val="Heading 3 Char"/>
    <w:basedOn w:val="DefaultParagraphFont"/>
    <w:link w:val="Heading3"/>
    <w:uiPriority w:val="9"/>
    <w:rsid w:val="00BD7A73"/>
    <w:rPr>
      <w:rFonts w:ascii="Times New Roman" w:eastAsiaTheme="majorEastAsia" w:hAnsi="Times New Roman" w:cstheme="majorBidi"/>
      <w:b/>
      <w:kern w:val="0"/>
      <w:sz w:val="26"/>
      <w:szCs w:val="28"/>
      <w:lang w:eastAsia="en-US"/>
      <w14:ligatures w14:val="none"/>
    </w:rPr>
  </w:style>
  <w:style w:type="character" w:customStyle="1" w:styleId="Heading4Char">
    <w:name w:val="Heading 4 Char"/>
    <w:basedOn w:val="DefaultParagraphFont"/>
    <w:link w:val="Heading4"/>
    <w:uiPriority w:val="9"/>
    <w:rsid w:val="000F6FA6"/>
    <w:rPr>
      <w:rFonts w:ascii="Times New Roman" w:eastAsiaTheme="majorEastAsia" w:hAnsi="Times New Roman"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CA36BA"/>
    <w:rPr>
      <w:rFonts w:ascii="Times New Roman" w:eastAsiaTheme="majorEastAsia" w:hAnsi="Times New Roman" w:cstheme="majorBidi"/>
      <w:color w:val="0F4761" w:themeColor="accent1" w:themeShade="BF"/>
      <w:kern w:val="0"/>
      <w:sz w:val="26"/>
      <w:lang w:eastAsia="en-US"/>
      <w14:ligatures w14:val="none"/>
    </w:rPr>
  </w:style>
  <w:style w:type="character" w:customStyle="1" w:styleId="Heading6Char">
    <w:name w:val="Heading 6 Char"/>
    <w:basedOn w:val="DefaultParagraphFont"/>
    <w:link w:val="Heading6"/>
    <w:uiPriority w:val="9"/>
    <w:semiHidden/>
    <w:rsid w:val="00CA36BA"/>
    <w:rPr>
      <w:rFonts w:ascii="Times New Roman" w:eastAsiaTheme="majorEastAsia" w:hAnsi="Times New Roman" w:cstheme="majorBidi"/>
      <w:i/>
      <w:iCs/>
      <w:color w:val="595959" w:themeColor="text1" w:themeTint="A6"/>
      <w:kern w:val="0"/>
      <w:sz w:val="26"/>
      <w:lang w:eastAsia="en-US"/>
      <w14:ligatures w14:val="none"/>
    </w:rPr>
  </w:style>
  <w:style w:type="character" w:customStyle="1" w:styleId="Heading7Char">
    <w:name w:val="Heading 7 Char"/>
    <w:basedOn w:val="DefaultParagraphFont"/>
    <w:link w:val="Heading7"/>
    <w:uiPriority w:val="9"/>
    <w:semiHidden/>
    <w:rsid w:val="00CA36BA"/>
    <w:rPr>
      <w:rFonts w:ascii="Times New Roman" w:eastAsiaTheme="majorEastAsia" w:hAnsi="Times New Roman" w:cstheme="majorBidi"/>
      <w:color w:val="595959" w:themeColor="text1" w:themeTint="A6"/>
      <w:kern w:val="0"/>
      <w:sz w:val="26"/>
      <w:lang w:eastAsia="en-US"/>
      <w14:ligatures w14:val="none"/>
    </w:rPr>
  </w:style>
  <w:style w:type="character" w:customStyle="1" w:styleId="Heading8Char">
    <w:name w:val="Heading 8 Char"/>
    <w:basedOn w:val="DefaultParagraphFont"/>
    <w:link w:val="Heading8"/>
    <w:uiPriority w:val="9"/>
    <w:semiHidden/>
    <w:rsid w:val="00CA36BA"/>
    <w:rPr>
      <w:rFonts w:ascii="Times New Roman" w:eastAsiaTheme="majorEastAsia" w:hAnsi="Times New Roman" w:cstheme="majorBidi"/>
      <w:i/>
      <w:iCs/>
      <w:color w:val="272727" w:themeColor="text1" w:themeTint="D8"/>
      <w:kern w:val="0"/>
      <w:sz w:val="26"/>
      <w:lang w:eastAsia="en-US"/>
      <w14:ligatures w14:val="none"/>
    </w:rPr>
  </w:style>
  <w:style w:type="character" w:customStyle="1" w:styleId="Heading9Char">
    <w:name w:val="Heading 9 Char"/>
    <w:basedOn w:val="DefaultParagraphFont"/>
    <w:link w:val="Heading9"/>
    <w:uiPriority w:val="9"/>
    <w:semiHidden/>
    <w:rsid w:val="00CA36BA"/>
    <w:rPr>
      <w:rFonts w:ascii="Times New Roman" w:eastAsiaTheme="majorEastAsia" w:hAnsi="Times New Roman" w:cstheme="majorBidi"/>
      <w:color w:val="272727" w:themeColor="text1" w:themeTint="D8"/>
      <w:kern w:val="0"/>
      <w:sz w:val="26"/>
      <w:lang w:eastAsia="en-US"/>
      <w14:ligatures w14:val="none"/>
    </w:rPr>
  </w:style>
  <w:style w:type="paragraph" w:styleId="Title">
    <w:name w:val="Title"/>
    <w:basedOn w:val="Normal"/>
    <w:next w:val="Normal"/>
    <w:link w:val="TitleChar"/>
    <w:uiPriority w:val="10"/>
    <w:qFormat/>
    <w:rsid w:val="00CA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6BA"/>
    <w:pPr>
      <w:spacing w:before="160"/>
      <w:jc w:val="center"/>
    </w:pPr>
    <w:rPr>
      <w:i/>
      <w:iCs/>
      <w:color w:val="404040" w:themeColor="text1" w:themeTint="BF"/>
    </w:rPr>
  </w:style>
  <w:style w:type="character" w:customStyle="1" w:styleId="QuoteChar">
    <w:name w:val="Quote Char"/>
    <w:basedOn w:val="DefaultParagraphFont"/>
    <w:link w:val="Quote"/>
    <w:uiPriority w:val="29"/>
    <w:rsid w:val="00CA36BA"/>
    <w:rPr>
      <w:i/>
      <w:iCs/>
      <w:color w:val="404040" w:themeColor="text1" w:themeTint="BF"/>
    </w:rPr>
  </w:style>
  <w:style w:type="paragraph" w:styleId="ListParagraph">
    <w:name w:val="List Paragraph"/>
    <w:basedOn w:val="Normal"/>
    <w:link w:val="ListParagraphChar"/>
    <w:uiPriority w:val="1"/>
    <w:qFormat/>
    <w:rsid w:val="00CA36BA"/>
    <w:pPr>
      <w:ind w:left="720"/>
      <w:contextualSpacing/>
    </w:pPr>
  </w:style>
  <w:style w:type="character" w:customStyle="1" w:styleId="ListParagraphChar">
    <w:name w:val="List Paragraph Char"/>
    <w:link w:val="ListParagraph"/>
    <w:uiPriority w:val="34"/>
    <w:rsid w:val="00FC2C98"/>
  </w:style>
  <w:style w:type="character" w:styleId="IntenseEmphasis">
    <w:name w:val="Intense Emphasis"/>
    <w:basedOn w:val="DefaultParagraphFont"/>
    <w:uiPriority w:val="21"/>
    <w:qFormat/>
    <w:rsid w:val="00CA36BA"/>
    <w:rPr>
      <w:i/>
      <w:iCs/>
      <w:color w:val="0F4761" w:themeColor="accent1" w:themeShade="BF"/>
    </w:rPr>
  </w:style>
  <w:style w:type="paragraph" w:styleId="IntenseQuote">
    <w:name w:val="Intense Quote"/>
    <w:basedOn w:val="Normal"/>
    <w:next w:val="Normal"/>
    <w:link w:val="IntenseQuoteChar"/>
    <w:uiPriority w:val="30"/>
    <w:qFormat/>
    <w:rsid w:val="00CA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6BA"/>
    <w:rPr>
      <w:i/>
      <w:iCs/>
      <w:color w:val="0F4761" w:themeColor="accent1" w:themeShade="BF"/>
    </w:rPr>
  </w:style>
  <w:style w:type="character" w:styleId="IntenseReference">
    <w:name w:val="Intense Reference"/>
    <w:basedOn w:val="DefaultParagraphFont"/>
    <w:uiPriority w:val="32"/>
    <w:qFormat/>
    <w:rsid w:val="00CA36BA"/>
    <w:rPr>
      <w:b/>
      <w:bCs/>
      <w:smallCaps/>
      <w:color w:val="0F4761" w:themeColor="accent1" w:themeShade="BF"/>
      <w:spacing w:val="5"/>
    </w:rPr>
  </w:style>
  <w:style w:type="paragraph" w:styleId="Footer">
    <w:name w:val="footer"/>
    <w:basedOn w:val="Normal"/>
    <w:link w:val="FooterChar"/>
    <w:uiPriority w:val="99"/>
    <w:unhideWhenUsed/>
    <w:rsid w:val="00FC2C98"/>
    <w:pPr>
      <w:tabs>
        <w:tab w:val="center" w:pos="4680"/>
        <w:tab w:val="right" w:pos="9360"/>
      </w:tabs>
    </w:pPr>
  </w:style>
  <w:style w:type="character" w:customStyle="1" w:styleId="FooterChar">
    <w:name w:val="Footer Char"/>
    <w:basedOn w:val="DefaultParagraphFont"/>
    <w:link w:val="Footer"/>
    <w:uiPriority w:val="99"/>
    <w:rsid w:val="00FC2C98"/>
    <w:rPr>
      <w:rFonts w:ascii="Times New Roman" w:eastAsia="Times New Roman" w:hAnsi="Times New Roman" w:cs="Times New Roman"/>
      <w:kern w:val="0"/>
      <w:sz w:val="26"/>
      <w:lang w:val="en-US" w:eastAsia="en-US"/>
      <w14:ligatures w14:val="none"/>
    </w:rPr>
  </w:style>
  <w:style w:type="paragraph" w:styleId="Caption">
    <w:name w:val="caption"/>
    <w:basedOn w:val="Normal"/>
    <w:next w:val="Normal"/>
    <w:link w:val="CaptionChar"/>
    <w:uiPriority w:val="35"/>
    <w:unhideWhenUsed/>
    <w:qFormat/>
    <w:rsid w:val="00671A34"/>
    <w:pPr>
      <w:spacing w:after="200" w:line="240" w:lineRule="auto"/>
      <w:jc w:val="center"/>
    </w:pPr>
    <w:rPr>
      <w:b/>
      <w:iCs/>
      <w:szCs w:val="18"/>
    </w:rPr>
  </w:style>
  <w:style w:type="character" w:customStyle="1" w:styleId="CaptionChar">
    <w:name w:val="Caption Char"/>
    <w:basedOn w:val="DefaultParagraphFont"/>
    <w:link w:val="Caption"/>
    <w:uiPriority w:val="35"/>
    <w:rsid w:val="00671A34"/>
    <w:rPr>
      <w:rFonts w:ascii="Times New Roman" w:eastAsia="Times New Roman" w:hAnsi="Times New Roman" w:cs="Times New Roman"/>
      <w:b/>
      <w:iCs/>
      <w:kern w:val="0"/>
      <w:sz w:val="26"/>
      <w:szCs w:val="18"/>
      <w:lang w:val="en-US" w:eastAsia="en-US"/>
      <w14:ligatures w14:val="none"/>
    </w:rPr>
  </w:style>
  <w:style w:type="paragraph" w:styleId="NormalWeb">
    <w:name w:val="Normal (Web)"/>
    <w:basedOn w:val="Normal"/>
    <w:uiPriority w:val="99"/>
    <w:unhideWhenUsed/>
    <w:rsid w:val="00FD3287"/>
    <w:pPr>
      <w:spacing w:before="100" w:beforeAutospacing="1" w:after="100" w:afterAutospacing="1" w:line="240" w:lineRule="auto"/>
    </w:pPr>
    <w:rPr>
      <w:sz w:val="24"/>
      <w:lang w:eastAsia="ja-JP"/>
    </w:rPr>
  </w:style>
  <w:style w:type="character" w:styleId="Hyperlink">
    <w:name w:val="Hyperlink"/>
    <w:basedOn w:val="DefaultParagraphFont"/>
    <w:uiPriority w:val="99"/>
    <w:unhideWhenUsed/>
    <w:rsid w:val="00222745"/>
    <w:rPr>
      <w:color w:val="467886" w:themeColor="hyperlink"/>
      <w:u w:val="single"/>
    </w:rPr>
  </w:style>
  <w:style w:type="character" w:styleId="UnresolvedMention">
    <w:name w:val="Unresolved Mention"/>
    <w:basedOn w:val="DefaultParagraphFont"/>
    <w:uiPriority w:val="99"/>
    <w:semiHidden/>
    <w:unhideWhenUsed/>
    <w:rsid w:val="00222745"/>
    <w:rPr>
      <w:color w:val="605E5C"/>
      <w:shd w:val="clear" w:color="auto" w:fill="E1DFDD"/>
    </w:rPr>
  </w:style>
  <w:style w:type="table" w:styleId="TableGrid">
    <w:name w:val="Table Grid"/>
    <w:basedOn w:val="TableNormal"/>
    <w:uiPriority w:val="39"/>
    <w:rsid w:val="0089382E"/>
    <w:pPr>
      <w:spacing w:after="0" w:line="240" w:lineRule="auto"/>
    </w:pPr>
    <w:rPr>
      <w:kern w:val="0"/>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673FF0"/>
    <w:pPr>
      <w:spacing w:after="0" w:line="276" w:lineRule="auto"/>
    </w:pPr>
    <w:rPr>
      <w:rFonts w:ascii="Arial" w:eastAsia="Arial" w:hAnsi="Arial" w:cs="Arial"/>
      <w:kern w:val="0"/>
      <w:sz w:val="22"/>
      <w:szCs w:val="22"/>
      <w:lang w:val="vi"/>
      <w14:ligatures w14:val="none"/>
    </w:rPr>
    <w:tblPr>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73FF0"/>
    <w:rPr>
      <w:sz w:val="16"/>
      <w:szCs w:val="16"/>
    </w:rPr>
  </w:style>
  <w:style w:type="paragraph" w:styleId="CommentText">
    <w:name w:val="annotation text"/>
    <w:basedOn w:val="Normal"/>
    <w:link w:val="CommentTextChar"/>
    <w:uiPriority w:val="99"/>
    <w:unhideWhenUsed/>
    <w:rsid w:val="00673FF0"/>
    <w:pPr>
      <w:spacing w:line="240" w:lineRule="auto"/>
    </w:pPr>
    <w:rPr>
      <w:sz w:val="20"/>
      <w:szCs w:val="20"/>
      <w:lang w:eastAsia="ja-JP"/>
    </w:rPr>
  </w:style>
  <w:style w:type="character" w:customStyle="1" w:styleId="CommentTextChar">
    <w:name w:val="Comment Text Char"/>
    <w:basedOn w:val="DefaultParagraphFont"/>
    <w:link w:val="CommentText"/>
    <w:uiPriority w:val="99"/>
    <w:rsid w:val="00673FF0"/>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73FF0"/>
    <w:rPr>
      <w:b/>
      <w:bCs/>
    </w:rPr>
  </w:style>
  <w:style w:type="character" w:customStyle="1" w:styleId="CommentSubjectChar">
    <w:name w:val="Comment Subject Char"/>
    <w:basedOn w:val="CommentTextChar"/>
    <w:link w:val="CommentSubject"/>
    <w:uiPriority w:val="99"/>
    <w:semiHidden/>
    <w:rsid w:val="00673FF0"/>
    <w:rPr>
      <w:rFonts w:ascii="Times New Roman" w:eastAsia="Times New Roman" w:hAnsi="Times New Roman" w:cs="Times New Roman"/>
      <w:b/>
      <w:bCs/>
      <w:kern w:val="0"/>
      <w:sz w:val="20"/>
      <w:szCs w:val="20"/>
      <w14:ligatures w14:val="none"/>
    </w:rPr>
  </w:style>
  <w:style w:type="character" w:styleId="Strong">
    <w:name w:val="Strong"/>
    <w:basedOn w:val="DefaultParagraphFont"/>
    <w:uiPriority w:val="22"/>
    <w:qFormat/>
    <w:rsid w:val="00673FF0"/>
    <w:rPr>
      <w:b/>
      <w:bCs/>
    </w:rPr>
  </w:style>
  <w:style w:type="character" w:styleId="HTMLCode">
    <w:name w:val="HTML Code"/>
    <w:basedOn w:val="DefaultParagraphFont"/>
    <w:uiPriority w:val="99"/>
    <w:semiHidden/>
    <w:unhideWhenUsed/>
    <w:rsid w:val="00673FF0"/>
    <w:rPr>
      <w:rFonts w:ascii="Courier New" w:eastAsia="Times New Roman" w:hAnsi="Courier New" w:cs="Courier New"/>
      <w:sz w:val="20"/>
      <w:szCs w:val="20"/>
    </w:rPr>
  </w:style>
  <w:style w:type="table" w:styleId="TableGridLight">
    <w:name w:val="Grid Table Light"/>
    <w:basedOn w:val="TableNormal"/>
    <w:uiPriority w:val="40"/>
    <w:rsid w:val="00673FF0"/>
    <w:pPr>
      <w:spacing w:after="0" w:line="240" w:lineRule="auto"/>
    </w:pPr>
    <w:rPr>
      <w:rFonts w:ascii="Arial" w:eastAsia="Arial" w:hAnsi="Arial" w:cs="Arial"/>
      <w:kern w:val="0"/>
      <w:sz w:val="22"/>
      <w:szCs w:val="22"/>
      <w:lang w:val="vi"/>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673FF0"/>
    <w:pPr>
      <w:spacing w:after="0" w:line="240" w:lineRule="auto"/>
    </w:pPr>
    <w:rPr>
      <w:rFonts w:ascii="Arial" w:eastAsia="Arial" w:hAnsi="Arial" w:cs="Arial"/>
      <w:kern w:val="0"/>
      <w:sz w:val="22"/>
      <w:szCs w:val="22"/>
      <w:lang w:val="vi"/>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673FF0"/>
    <w:pPr>
      <w:spacing w:after="0" w:line="240" w:lineRule="auto"/>
    </w:pPr>
    <w:rPr>
      <w:rFonts w:ascii="Arial" w:eastAsia="Arial" w:hAnsi="Arial" w:cs="Arial"/>
      <w:color w:val="000000" w:themeColor="text1"/>
      <w:kern w:val="0"/>
      <w:sz w:val="22"/>
      <w:szCs w:val="22"/>
      <w:lang w:val="vi"/>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695F5B"/>
    <w:pPr>
      <w:spacing w:before="100" w:beforeAutospacing="1" w:after="100" w:afterAutospacing="1" w:line="240" w:lineRule="auto"/>
    </w:pPr>
    <w:rPr>
      <w:sz w:val="24"/>
      <w:lang w:eastAsia="ja-JP"/>
    </w:rPr>
  </w:style>
  <w:style w:type="paragraph" w:styleId="BodyText">
    <w:name w:val="Body Text"/>
    <w:basedOn w:val="Normal"/>
    <w:link w:val="BodyTextChar"/>
    <w:uiPriority w:val="1"/>
    <w:qFormat/>
    <w:rsid w:val="000C02B1"/>
    <w:pPr>
      <w:widowControl w:val="0"/>
      <w:autoSpaceDE w:val="0"/>
      <w:autoSpaceDN w:val="0"/>
      <w:spacing w:line="240" w:lineRule="auto"/>
      <w:ind w:left="140"/>
    </w:pPr>
    <w:rPr>
      <w:szCs w:val="26"/>
      <w:lang w:val="vi"/>
    </w:rPr>
  </w:style>
  <w:style w:type="character" w:customStyle="1" w:styleId="BodyTextChar">
    <w:name w:val="Body Text Char"/>
    <w:basedOn w:val="DefaultParagraphFont"/>
    <w:link w:val="BodyText"/>
    <w:uiPriority w:val="1"/>
    <w:rsid w:val="000C02B1"/>
    <w:rPr>
      <w:rFonts w:ascii="Times New Roman" w:eastAsia="Times New Roman" w:hAnsi="Times New Roman" w:cs="Times New Roman"/>
      <w:kern w:val="0"/>
      <w:sz w:val="26"/>
      <w:szCs w:val="26"/>
      <w:lang w:val="vi" w:eastAsia="en-US"/>
      <w14:ligatures w14:val="none"/>
    </w:rPr>
  </w:style>
  <w:style w:type="character" w:styleId="FollowedHyperlink">
    <w:name w:val="FollowedHyperlink"/>
    <w:basedOn w:val="DefaultParagraphFont"/>
    <w:uiPriority w:val="99"/>
    <w:semiHidden/>
    <w:unhideWhenUsed/>
    <w:rsid w:val="003C206B"/>
    <w:rPr>
      <w:color w:val="96607D" w:themeColor="followedHyperlink"/>
      <w:u w:val="single"/>
    </w:rPr>
  </w:style>
  <w:style w:type="paragraph" w:styleId="NoSpacing">
    <w:name w:val="No Spacing"/>
    <w:uiPriority w:val="1"/>
    <w:qFormat/>
    <w:rsid w:val="003F65EF"/>
    <w:pPr>
      <w:spacing w:after="0" w:line="240" w:lineRule="auto"/>
    </w:pPr>
    <w:rPr>
      <w:rFonts w:ascii="Times New Roman" w:eastAsia="Times New Roman" w:hAnsi="Times New Roman" w:cs="Times New Roman"/>
      <w:kern w:val="0"/>
      <w:sz w:val="26"/>
      <w:lang w:eastAsia="en-US"/>
      <w14:ligatures w14:val="none"/>
    </w:rPr>
  </w:style>
  <w:style w:type="paragraph" w:styleId="TOC1">
    <w:name w:val="toc 1"/>
    <w:basedOn w:val="Normal"/>
    <w:next w:val="Normal"/>
    <w:autoRedefine/>
    <w:uiPriority w:val="39"/>
    <w:unhideWhenUsed/>
    <w:rsid w:val="00AA7E5C"/>
    <w:pPr>
      <w:spacing w:after="100"/>
    </w:pPr>
    <w:rPr>
      <w:b/>
    </w:rPr>
  </w:style>
  <w:style w:type="paragraph" w:styleId="TOC2">
    <w:name w:val="toc 2"/>
    <w:basedOn w:val="Normal"/>
    <w:next w:val="Normal"/>
    <w:autoRedefine/>
    <w:uiPriority w:val="39"/>
    <w:unhideWhenUsed/>
    <w:rsid w:val="008562E3"/>
    <w:pPr>
      <w:spacing w:after="100"/>
      <w:ind w:left="260"/>
    </w:pPr>
    <w:rPr>
      <w:b/>
    </w:rPr>
  </w:style>
  <w:style w:type="paragraph" w:styleId="TOC3">
    <w:name w:val="toc 3"/>
    <w:basedOn w:val="Normal"/>
    <w:next w:val="Normal"/>
    <w:autoRedefine/>
    <w:uiPriority w:val="39"/>
    <w:unhideWhenUsed/>
    <w:rsid w:val="00AA7E5C"/>
    <w:pPr>
      <w:spacing w:after="100"/>
      <w:ind w:left="520"/>
    </w:pPr>
  </w:style>
  <w:style w:type="paragraph" w:styleId="TOC4">
    <w:name w:val="toc 4"/>
    <w:basedOn w:val="Normal"/>
    <w:next w:val="Normal"/>
    <w:autoRedefine/>
    <w:uiPriority w:val="39"/>
    <w:unhideWhenUsed/>
    <w:rsid w:val="00AA7E5C"/>
    <w:pPr>
      <w:spacing w:after="100"/>
      <w:ind w:left="780"/>
    </w:pPr>
  </w:style>
  <w:style w:type="paragraph" w:styleId="Header">
    <w:name w:val="header"/>
    <w:basedOn w:val="Normal"/>
    <w:link w:val="HeaderChar"/>
    <w:uiPriority w:val="99"/>
    <w:unhideWhenUsed/>
    <w:rsid w:val="00880DCB"/>
    <w:pPr>
      <w:tabs>
        <w:tab w:val="center" w:pos="4680"/>
        <w:tab w:val="right" w:pos="9360"/>
      </w:tabs>
      <w:spacing w:line="240" w:lineRule="auto"/>
    </w:pPr>
  </w:style>
  <w:style w:type="character" w:customStyle="1" w:styleId="HeaderChar">
    <w:name w:val="Header Char"/>
    <w:basedOn w:val="DefaultParagraphFont"/>
    <w:link w:val="Header"/>
    <w:uiPriority w:val="99"/>
    <w:rsid w:val="00880DCB"/>
    <w:rPr>
      <w:rFonts w:ascii="Times New Roman" w:eastAsia="Times New Roman" w:hAnsi="Times New Roman" w:cs="Times New Roman"/>
      <w:kern w:val="0"/>
      <w:sz w:val="26"/>
      <w:lang w:eastAsia="en-US"/>
      <w14:ligatures w14:val="none"/>
    </w:rPr>
  </w:style>
  <w:style w:type="paragraph" w:styleId="TableofFigures">
    <w:name w:val="table of figures"/>
    <w:basedOn w:val="Normal"/>
    <w:next w:val="Normal"/>
    <w:uiPriority w:val="99"/>
    <w:unhideWhenUsed/>
    <w:rsid w:val="00880DCB"/>
  </w:style>
  <w:style w:type="paragraph" w:styleId="TOC5">
    <w:name w:val="toc 5"/>
    <w:basedOn w:val="Normal"/>
    <w:next w:val="Normal"/>
    <w:autoRedefine/>
    <w:uiPriority w:val="39"/>
    <w:unhideWhenUsed/>
    <w:rsid w:val="008562E3"/>
    <w:pPr>
      <w:spacing w:after="100" w:line="259" w:lineRule="auto"/>
      <w:ind w:left="880"/>
    </w:pPr>
    <w:rPr>
      <w:rFonts w:asciiTheme="minorHAnsi" w:eastAsiaTheme="minorEastAsia" w:hAnsiTheme="minorHAnsi" w:cstheme="minorBidi"/>
      <w:sz w:val="22"/>
      <w:szCs w:val="22"/>
      <w:lang w:eastAsia="zh-CN"/>
    </w:rPr>
  </w:style>
  <w:style w:type="paragraph" w:styleId="TOC6">
    <w:name w:val="toc 6"/>
    <w:basedOn w:val="Normal"/>
    <w:next w:val="Normal"/>
    <w:autoRedefine/>
    <w:uiPriority w:val="39"/>
    <w:unhideWhenUsed/>
    <w:rsid w:val="008562E3"/>
    <w:pPr>
      <w:spacing w:after="100" w:line="259" w:lineRule="auto"/>
      <w:ind w:left="1100"/>
    </w:pPr>
    <w:rPr>
      <w:rFonts w:asciiTheme="minorHAnsi" w:eastAsiaTheme="minorEastAsia" w:hAnsiTheme="minorHAnsi" w:cstheme="minorBidi"/>
      <w:sz w:val="22"/>
      <w:szCs w:val="22"/>
      <w:lang w:eastAsia="zh-CN"/>
    </w:rPr>
  </w:style>
  <w:style w:type="paragraph" w:styleId="TOC7">
    <w:name w:val="toc 7"/>
    <w:basedOn w:val="Normal"/>
    <w:next w:val="Normal"/>
    <w:autoRedefine/>
    <w:uiPriority w:val="39"/>
    <w:unhideWhenUsed/>
    <w:rsid w:val="008562E3"/>
    <w:pPr>
      <w:spacing w:after="100" w:line="259" w:lineRule="auto"/>
      <w:ind w:left="1320"/>
    </w:pPr>
    <w:rPr>
      <w:rFonts w:asciiTheme="minorHAnsi" w:eastAsiaTheme="minorEastAsia" w:hAnsiTheme="minorHAnsi" w:cstheme="minorBidi"/>
      <w:sz w:val="22"/>
      <w:szCs w:val="22"/>
      <w:lang w:eastAsia="zh-CN"/>
    </w:rPr>
  </w:style>
  <w:style w:type="paragraph" w:styleId="TOC8">
    <w:name w:val="toc 8"/>
    <w:basedOn w:val="Normal"/>
    <w:next w:val="Normal"/>
    <w:autoRedefine/>
    <w:uiPriority w:val="39"/>
    <w:unhideWhenUsed/>
    <w:rsid w:val="008562E3"/>
    <w:pPr>
      <w:spacing w:after="100" w:line="259" w:lineRule="auto"/>
      <w:ind w:left="1540"/>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8562E3"/>
    <w:pPr>
      <w:spacing w:after="100" w:line="259" w:lineRule="auto"/>
      <w:ind w:left="1760"/>
    </w:pPr>
    <w:rPr>
      <w:rFonts w:asciiTheme="minorHAnsi" w:eastAsiaTheme="minorEastAsia" w:hAnsiTheme="minorHAnsi" w:cstheme="minorBidi"/>
      <w:sz w:val="22"/>
      <w:szCs w:val="22"/>
      <w:lang w:eastAsia="zh-CN"/>
    </w:rPr>
  </w:style>
  <w:style w:type="paragraph" w:styleId="Revision">
    <w:name w:val="Revision"/>
    <w:hidden/>
    <w:uiPriority w:val="99"/>
    <w:semiHidden/>
    <w:rsid w:val="00BB5FAC"/>
    <w:pPr>
      <w:spacing w:after="0" w:line="240" w:lineRule="auto"/>
    </w:pPr>
    <w:rPr>
      <w:rFonts w:ascii="Times New Roman" w:eastAsia="Times New Roman" w:hAnsi="Times New Roman" w:cs="Times New Roman"/>
      <w:kern w:val="0"/>
      <w:sz w:val="2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jp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6" Type="http://schemas.openxmlformats.org/officeDocument/2006/relationships/footer" Target="footer2.xml"/><Relationship Id="rId107" Type="http://schemas.openxmlformats.org/officeDocument/2006/relationships/footer" Target="footer5.xml"/><Relationship Id="rId11" Type="http://schemas.openxmlformats.org/officeDocument/2006/relationships/comments" Target="comments.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jp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jpeg"/><Relationship Id="rId102" Type="http://schemas.openxmlformats.org/officeDocument/2006/relationships/hyperlink" Target="https://huggingface.co/docs" TargetMode="External"/><Relationship Id="rId5" Type="http://schemas.openxmlformats.org/officeDocument/2006/relationships/numbering" Target="numbering.xml"/><Relationship Id="rId90" Type="http://schemas.openxmlformats.org/officeDocument/2006/relationships/image" Target="media/image70.png"/><Relationship Id="rId95" Type="http://schemas.openxmlformats.org/officeDocument/2006/relationships/hyperlink" Target="https://fastapi.tiangolo.com" TargetMode="External"/><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jpeg"/><Relationship Id="rId69" Type="http://schemas.openxmlformats.org/officeDocument/2006/relationships/image" Target="media/image49.png"/><Relationship Id="rId80" Type="http://schemas.openxmlformats.org/officeDocument/2006/relationships/image" Target="media/image60.png"/><Relationship Id="rId85" Type="http://schemas.openxmlformats.org/officeDocument/2006/relationships/image" Target="media/image65.png"/><Relationship Id="rId12" Type="http://schemas.microsoft.com/office/2011/relationships/commentsExtended" Target="commentsExtended.xml"/><Relationship Id="rId17" Type="http://schemas.openxmlformats.org/officeDocument/2006/relationships/header" Target="header1.xm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hyperlink" Target="https://github.com/thanglequoc/vietnamese-provinces-database" TargetMode="External"/><Relationship Id="rId108" Type="http://schemas.openxmlformats.org/officeDocument/2006/relationships/fontTable" Target="fontTable.xml"/><Relationship Id="rId54" Type="http://schemas.openxmlformats.org/officeDocument/2006/relationships/image" Target="media/image34.jpg"/><Relationship Id="rId70" Type="http://schemas.openxmlformats.org/officeDocument/2006/relationships/image" Target="media/image50.png"/><Relationship Id="rId75" Type="http://schemas.openxmlformats.org/officeDocument/2006/relationships/image" Target="media/image55.jpeg"/><Relationship Id="rId91" Type="http://schemas.openxmlformats.org/officeDocument/2006/relationships/hyperlink" Target="https://www.kaggle.com/datasets/abdallahalidev/plantvillage-dataset" TargetMode="External"/><Relationship Id="rId96" Type="http://schemas.openxmlformats.org/officeDocument/2006/relationships/hyperlink" Target="https://www.uvicorn.or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6"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jpe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hyperlink" Target="https://developer.apple.com/documentation/xcode" TargetMode="External"/><Relationship Id="rId99" Type="http://schemas.openxmlformats.org/officeDocument/2006/relationships/hyperlink" Target="https://supabase.com/docs/guides/auth" TargetMode="External"/><Relationship Id="rId101" Type="http://schemas.openxmlformats.org/officeDocument/2006/relationships/hyperlink" Target="https://www.postgresql.org/doc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3.xml"/><Relationship Id="rId39" Type="http://schemas.openxmlformats.org/officeDocument/2006/relationships/image" Target="media/image19.png"/><Relationship Id="rId109" Type="http://schemas.microsoft.com/office/2011/relationships/people" Target="people.xml"/><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jpeg"/><Relationship Id="rId76" Type="http://schemas.openxmlformats.org/officeDocument/2006/relationships/image" Target="media/image56.jpeg"/><Relationship Id="rId97" Type="http://schemas.openxmlformats.org/officeDocument/2006/relationships/hyperlink" Target="https://supabase.com/docs" TargetMode="External"/><Relationship Id="rId104" Type="http://schemas.openxmlformats.org/officeDocument/2006/relationships/hyperlink" Target="https://www.kaggle.com/code/nguyen2004/train-71-final-2" TargetMode="External"/><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hyperlink" Target="https://developer.apple.com/documentation/swift" TargetMode="Externa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theme" Target="theme/theme1.xml"/><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header" Target="header2.xml"/><Relationship Id="rId14" Type="http://schemas.microsoft.com/office/2018/08/relationships/commentsExtensible" Target="commentsExtensible.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jpeg"/><Relationship Id="rId100" Type="http://schemas.openxmlformats.org/officeDocument/2006/relationships/hyperlink" Target="https://supabase.com/docs/guides/storage" TargetMode="External"/><Relationship Id="rId105" Type="http://schemas.openxmlformats.org/officeDocument/2006/relationships/hyperlink" Target="https://github.com/thachdua/Server-AI-Plant-Disease.git" TargetMode="Externa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hyperlink" Target="https://developer.apple.com/documentation/swiftui" TargetMode="External"/><Relationship Id="rId98" Type="http://schemas.openxmlformats.org/officeDocument/2006/relationships/hyperlink" Target="https://supabase.com/docs/guides/database" TargetMode="External"/><Relationship Id="rId3" Type="http://schemas.openxmlformats.org/officeDocument/2006/relationships/customXml" Target="../customXml/item3.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image" Target="media/image47.png"/><Relationship Id="rId20" Type="http://schemas.openxmlformats.org/officeDocument/2006/relationships/footer" Target="footer4.xml"/><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7BDF2D11D7041B4EEB0614918EE87" ma:contentTypeVersion="4" ma:contentTypeDescription="Create a new document." ma:contentTypeScope="" ma:versionID="b16176604334e3a58c5b8bf3aa4befde">
  <xsd:schema xmlns:xsd="http://www.w3.org/2001/XMLSchema" xmlns:xs="http://www.w3.org/2001/XMLSchema" xmlns:p="http://schemas.microsoft.com/office/2006/metadata/properties" xmlns:ns2="845f54ea-3691-47fc-83c0-38702fcd5204" targetNamespace="http://schemas.microsoft.com/office/2006/metadata/properties" ma:root="true" ma:fieldsID="2d24e8156caaca1f0a0ed3a97c6b659a" ns2:_="">
    <xsd:import namespace="845f54ea-3691-47fc-83c0-38702fcd520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5f54ea-3691-47fc-83c0-38702fcd520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845f54ea-3691-47fc-83c0-38702fcd5204" xsi:nil="true"/>
  </documentManagement>
</p:properties>
</file>

<file path=customXml/itemProps1.xml><?xml version="1.0" encoding="utf-8"?>
<ds:datastoreItem xmlns:ds="http://schemas.openxmlformats.org/officeDocument/2006/customXml" ds:itemID="{3FC83F16-6029-4469-94E9-6F95F76FF7F3}">
  <ds:schemaRefs>
    <ds:schemaRef ds:uri="http://schemas.openxmlformats.org/officeDocument/2006/bibliography"/>
  </ds:schemaRefs>
</ds:datastoreItem>
</file>

<file path=customXml/itemProps2.xml><?xml version="1.0" encoding="utf-8"?>
<ds:datastoreItem xmlns:ds="http://schemas.openxmlformats.org/officeDocument/2006/customXml" ds:itemID="{2E71F6E8-EC35-402A-BC39-93771F60ADA6}">
  <ds:schemaRefs>
    <ds:schemaRef ds:uri="http://schemas.microsoft.com/sharepoint/v3/contenttype/forms"/>
  </ds:schemaRefs>
</ds:datastoreItem>
</file>

<file path=customXml/itemProps3.xml><?xml version="1.0" encoding="utf-8"?>
<ds:datastoreItem xmlns:ds="http://schemas.openxmlformats.org/officeDocument/2006/customXml" ds:itemID="{4929A574-2278-4DB2-A10F-638C850E5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5f54ea-3691-47fc-83c0-38702fcd5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8EA4B9-4860-4A03-80FD-697F29CA64D1}">
  <ds:schemaRefs>
    <ds:schemaRef ds:uri="http://schemas.microsoft.com/office/2006/metadata/properties"/>
    <ds:schemaRef ds:uri="http://schemas.microsoft.com/office/infopath/2007/PartnerControls"/>
    <ds:schemaRef ds:uri="845f54ea-3691-47fc-83c0-38702fcd5204"/>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134</Pages>
  <Words>22315</Words>
  <Characters>127200</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Khôi Nguyên</dc:creator>
  <cp:keywords/>
  <dc:description/>
  <cp:lastModifiedBy>Huỳnh Khôi Nguyên</cp:lastModifiedBy>
  <cp:revision>16</cp:revision>
  <dcterms:created xsi:type="dcterms:W3CDTF">2026-06-16T15:18:00Z</dcterms:created>
  <dcterms:modified xsi:type="dcterms:W3CDTF">2026-06-30T11:34:00Z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0x010100F887BDF2D11D7041B4EEB0614918EE87</vt:lpwstr>
  </property>
</Properties>
</file>